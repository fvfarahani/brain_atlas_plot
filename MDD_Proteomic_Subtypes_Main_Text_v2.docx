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561B4" w14:textId="13C77466" w:rsidR="006D1C0C" w:rsidRPr="00B8706B" w:rsidRDefault="000574B2" w:rsidP="00B8706B">
      <w:pPr>
        <w:jc w:val="center"/>
        <w:outlineLvl w:val="0"/>
        <w:rPr>
          <w:b/>
          <w:bCs/>
          <w:color w:val="000000" w:themeColor="text1"/>
          <w:sz w:val="72"/>
          <w:szCs w:val="72"/>
        </w:rPr>
      </w:pPr>
      <w:r w:rsidRPr="00B8706B">
        <w:rPr>
          <w:b/>
          <w:bCs/>
          <w:color w:val="000000" w:themeColor="text1"/>
          <w:sz w:val="56"/>
          <w:szCs w:val="56"/>
        </w:rPr>
        <w:t xml:space="preserve">Molecular subtypes of major depressive disorder identified using </w:t>
      </w:r>
      <w:r w:rsidR="00B8706B">
        <w:rPr>
          <w:b/>
          <w:bCs/>
          <w:color w:val="000000" w:themeColor="text1"/>
          <w:sz w:val="56"/>
          <w:szCs w:val="56"/>
        </w:rPr>
        <w:t xml:space="preserve">high-dimensional </w:t>
      </w:r>
      <w:r w:rsidRPr="00B8706B">
        <w:rPr>
          <w:b/>
          <w:bCs/>
          <w:color w:val="000000" w:themeColor="text1"/>
          <w:sz w:val="56"/>
          <w:szCs w:val="56"/>
        </w:rPr>
        <w:t>plasma proteomics</w:t>
      </w:r>
    </w:p>
    <w:p w14:paraId="70700079" w14:textId="77777777" w:rsidR="003D7141" w:rsidRPr="00A278D0" w:rsidRDefault="003D7141" w:rsidP="003D7141">
      <w:pPr>
        <w:autoSpaceDE w:val="0"/>
        <w:autoSpaceDN w:val="0"/>
        <w:adjustRightInd w:val="0"/>
        <w:rPr>
          <w:rFonts w:ascii="Times" w:eastAsiaTheme="minorEastAsia" w:hAnsi="Times" w:cs="Times"/>
          <w:color w:val="000000"/>
        </w:rPr>
      </w:pPr>
    </w:p>
    <w:p w14:paraId="08A5EC26" w14:textId="77777777" w:rsidR="00B8706B" w:rsidRDefault="00B8706B" w:rsidP="00783326">
      <w:pPr>
        <w:autoSpaceDE w:val="0"/>
        <w:autoSpaceDN w:val="0"/>
        <w:adjustRightInd w:val="0"/>
        <w:spacing w:line="360" w:lineRule="auto"/>
        <w:jc w:val="both"/>
        <w:rPr>
          <w:rFonts w:ascii="Times" w:eastAsiaTheme="minorEastAsia" w:hAnsi="Times" w:cs="Times"/>
          <w:color w:val="000000" w:themeColor="text1"/>
          <w:sz w:val="22"/>
          <w:szCs w:val="22"/>
        </w:rPr>
      </w:pPr>
    </w:p>
    <w:p w14:paraId="679C9787" w14:textId="169ED404" w:rsidR="001220E4" w:rsidRPr="001734B4" w:rsidRDefault="001C66C2" w:rsidP="00255E2F">
      <w:pPr>
        <w:autoSpaceDE w:val="0"/>
        <w:autoSpaceDN w:val="0"/>
        <w:adjustRightInd w:val="0"/>
        <w:spacing w:line="360" w:lineRule="auto"/>
        <w:jc w:val="both"/>
        <w:rPr>
          <w:rFonts w:ascii="Times" w:eastAsiaTheme="minorEastAsia" w:hAnsi="Times" w:cs="Times"/>
          <w:color w:val="000000" w:themeColor="text1"/>
          <w:vertAlign w:val="superscript"/>
        </w:rPr>
      </w:pPr>
      <w:r w:rsidRPr="001734B4">
        <w:rPr>
          <w:rFonts w:ascii="Times" w:eastAsiaTheme="minorEastAsia" w:hAnsi="Times" w:cs="Times"/>
          <w:color w:val="000000" w:themeColor="text1"/>
        </w:rPr>
        <w:t>Kevin Blighe</w:t>
      </w:r>
      <w:r w:rsidR="001158AC" w:rsidRPr="001734B4">
        <w:rPr>
          <w:rFonts w:ascii="Times" w:eastAsiaTheme="minorEastAsia" w:hAnsi="Times" w:cs="Times"/>
          <w:color w:val="000000" w:themeColor="text1"/>
          <w:vertAlign w:val="superscript"/>
        </w:rPr>
        <w:t>1</w:t>
      </w:r>
      <w:r w:rsidRPr="001734B4">
        <w:rPr>
          <w:rFonts w:ascii="Times" w:eastAsiaTheme="minorEastAsia" w:hAnsi="Times" w:cs="Times"/>
          <w:color w:val="000000" w:themeColor="text1"/>
        </w:rPr>
        <w:t xml:space="preserve">, </w:t>
      </w:r>
      <w:r w:rsidR="002D6B9C" w:rsidRPr="001734B4">
        <w:rPr>
          <w:rFonts w:ascii="Times" w:eastAsiaTheme="minorEastAsia" w:hAnsi="Times" w:cs="Times"/>
          <w:color w:val="000000" w:themeColor="text1"/>
        </w:rPr>
        <w:t>Liping Hou</w:t>
      </w:r>
      <w:r w:rsidR="001158AC" w:rsidRPr="001734B4">
        <w:rPr>
          <w:rFonts w:ascii="Times" w:eastAsiaTheme="minorEastAsia" w:hAnsi="Times" w:cs="Times"/>
          <w:color w:val="000000" w:themeColor="text1"/>
          <w:vertAlign w:val="superscript"/>
        </w:rPr>
        <w:t>2</w:t>
      </w:r>
      <w:r w:rsidR="002D6B9C" w:rsidRPr="001734B4">
        <w:rPr>
          <w:rFonts w:ascii="Times" w:eastAsiaTheme="minorEastAsia" w:hAnsi="Times" w:cs="Times"/>
          <w:color w:val="000000" w:themeColor="text1"/>
        </w:rPr>
        <w:t xml:space="preserve">, </w:t>
      </w:r>
      <w:proofErr w:type="spellStart"/>
      <w:r w:rsidR="002D6B9C" w:rsidRPr="001734B4">
        <w:rPr>
          <w:rFonts w:ascii="Times" w:eastAsiaTheme="minorEastAsia" w:hAnsi="Times" w:cs="Times"/>
          <w:color w:val="000000" w:themeColor="text1"/>
        </w:rPr>
        <w:t>Dongnhu</w:t>
      </w:r>
      <w:proofErr w:type="spellEnd"/>
      <w:r w:rsidR="002D6B9C" w:rsidRPr="001734B4">
        <w:rPr>
          <w:rFonts w:ascii="Times" w:eastAsiaTheme="minorEastAsia" w:hAnsi="Times" w:cs="Times"/>
          <w:color w:val="000000" w:themeColor="text1"/>
        </w:rPr>
        <w:t xml:space="preserve"> T. Truong</w:t>
      </w:r>
      <w:r w:rsidR="001158AC" w:rsidRPr="001734B4">
        <w:rPr>
          <w:rFonts w:ascii="Times" w:eastAsiaTheme="minorEastAsia" w:hAnsi="Times" w:cs="Times"/>
          <w:color w:val="000000" w:themeColor="text1"/>
          <w:vertAlign w:val="superscript"/>
        </w:rPr>
        <w:t>3</w:t>
      </w:r>
      <w:r w:rsidR="002D6B9C" w:rsidRPr="001734B4">
        <w:rPr>
          <w:rFonts w:ascii="Times" w:eastAsiaTheme="minorEastAsia" w:hAnsi="Times" w:cs="Times"/>
          <w:color w:val="000000" w:themeColor="text1"/>
        </w:rPr>
        <w:t>, Gamal Abdel-Azim</w:t>
      </w:r>
      <w:r w:rsidR="00AF59C6" w:rsidRPr="001734B4">
        <w:rPr>
          <w:rFonts w:ascii="Times" w:eastAsiaTheme="minorEastAsia" w:hAnsi="Times" w:cs="Times"/>
          <w:color w:val="000000" w:themeColor="text1"/>
          <w:vertAlign w:val="superscript"/>
        </w:rPr>
        <w:t>2</w:t>
      </w:r>
      <w:r w:rsidR="002D6B9C" w:rsidRPr="001734B4">
        <w:rPr>
          <w:rFonts w:ascii="Times" w:eastAsiaTheme="minorEastAsia" w:hAnsi="Times" w:cs="Times"/>
          <w:color w:val="000000" w:themeColor="text1"/>
        </w:rPr>
        <w:t>,</w:t>
      </w:r>
      <w:r w:rsidR="001158AC" w:rsidRPr="001734B4">
        <w:rPr>
          <w:rFonts w:ascii="Times" w:eastAsiaTheme="minorEastAsia" w:hAnsi="Times" w:cs="Times"/>
          <w:color w:val="000000" w:themeColor="text1"/>
        </w:rPr>
        <w:t xml:space="preserve"> </w:t>
      </w:r>
      <w:r w:rsidR="00A868A2">
        <w:rPr>
          <w:rFonts w:ascii="Times" w:eastAsiaTheme="minorEastAsia" w:hAnsi="Times" w:cs="Times"/>
          <w:color w:val="000000" w:themeColor="text1"/>
        </w:rPr>
        <w:t>Mar</w:t>
      </w:r>
      <w:r w:rsidR="00764172">
        <w:rPr>
          <w:rFonts w:ascii="Times" w:eastAsiaTheme="minorEastAsia" w:hAnsi="Times" w:cs="Times"/>
          <w:color w:val="000000" w:themeColor="text1"/>
        </w:rPr>
        <w:t>jolein Spr</w:t>
      </w:r>
      <w:r w:rsidR="00206ED4">
        <w:rPr>
          <w:rFonts w:ascii="Times" w:eastAsiaTheme="minorEastAsia" w:hAnsi="Times" w:cs="Times"/>
          <w:color w:val="000000" w:themeColor="text1"/>
        </w:rPr>
        <w:t>onk</w:t>
      </w:r>
      <w:r w:rsidR="00206ED4" w:rsidRPr="001734B4">
        <w:rPr>
          <w:rFonts w:ascii="Times" w:eastAsiaTheme="minorEastAsia" w:hAnsi="Times" w:cs="Times"/>
          <w:color w:val="000000" w:themeColor="text1"/>
          <w:vertAlign w:val="superscript"/>
        </w:rPr>
        <w:t>1</w:t>
      </w:r>
      <w:r w:rsidR="00206ED4">
        <w:rPr>
          <w:rFonts w:ascii="Times" w:eastAsiaTheme="minorEastAsia" w:hAnsi="Times" w:cs="Times"/>
          <w:color w:val="000000" w:themeColor="text1"/>
        </w:rPr>
        <w:t xml:space="preserve">, </w:t>
      </w:r>
      <w:r w:rsidR="001158AC" w:rsidRPr="001734B4">
        <w:rPr>
          <w:rFonts w:ascii="Times" w:eastAsiaTheme="minorEastAsia" w:hAnsi="Times" w:cs="Times"/>
          <w:color w:val="000000" w:themeColor="text1"/>
        </w:rPr>
        <w:t>Farzad Farahani Vasheghani</w:t>
      </w:r>
      <w:r w:rsidR="00AF59C6" w:rsidRPr="001734B4">
        <w:rPr>
          <w:rFonts w:ascii="Times" w:eastAsiaTheme="minorEastAsia" w:hAnsi="Times" w:cs="Times"/>
          <w:color w:val="000000" w:themeColor="text1"/>
          <w:vertAlign w:val="superscript"/>
        </w:rPr>
        <w:t>2</w:t>
      </w:r>
      <w:r w:rsidR="001158AC" w:rsidRPr="001734B4">
        <w:rPr>
          <w:rFonts w:ascii="Times" w:eastAsiaTheme="minorEastAsia" w:hAnsi="Times" w:cs="Times"/>
          <w:color w:val="000000" w:themeColor="text1"/>
        </w:rPr>
        <w:t>,</w:t>
      </w:r>
      <w:r w:rsidR="002D6B9C" w:rsidRPr="001734B4">
        <w:rPr>
          <w:rFonts w:ascii="Times" w:eastAsiaTheme="minorEastAsia" w:hAnsi="Times" w:cs="Times"/>
          <w:color w:val="000000" w:themeColor="text1"/>
        </w:rPr>
        <w:t xml:space="preserve"> </w:t>
      </w:r>
      <w:r w:rsidR="00B974BA" w:rsidRPr="001734B4">
        <w:rPr>
          <w:rFonts w:ascii="Times" w:eastAsiaTheme="minorEastAsia" w:hAnsi="Times" w:cs="Times"/>
          <w:color w:val="000000" w:themeColor="text1"/>
        </w:rPr>
        <w:t>Wayne C. Drevets</w:t>
      </w:r>
      <w:r w:rsidR="00AF59C6" w:rsidRPr="001734B4">
        <w:rPr>
          <w:rFonts w:ascii="Times" w:eastAsiaTheme="minorEastAsia" w:hAnsi="Times" w:cs="Times"/>
          <w:color w:val="000000" w:themeColor="text1"/>
          <w:vertAlign w:val="superscript"/>
        </w:rPr>
        <w:t>4</w:t>
      </w:r>
      <w:r w:rsidR="00B974BA" w:rsidRPr="001734B4">
        <w:rPr>
          <w:rFonts w:ascii="Times" w:eastAsiaTheme="minorEastAsia" w:hAnsi="Times" w:cs="Times"/>
          <w:color w:val="000000" w:themeColor="text1"/>
        </w:rPr>
        <w:t>, Srini Vairavan</w:t>
      </w:r>
      <w:r w:rsidR="00AF59C6" w:rsidRPr="001734B4">
        <w:rPr>
          <w:rFonts w:ascii="Times" w:eastAsiaTheme="minorEastAsia" w:hAnsi="Times" w:cs="Times"/>
          <w:color w:val="000000" w:themeColor="text1"/>
          <w:vertAlign w:val="superscript"/>
        </w:rPr>
        <w:t>5</w:t>
      </w:r>
      <w:r w:rsidR="0011105B" w:rsidRPr="001734B4">
        <w:rPr>
          <w:color w:val="4D5156"/>
          <w:sz w:val="22"/>
          <w:szCs w:val="22"/>
          <w:shd w:val="clear" w:color="auto" w:fill="FFFFFF"/>
          <w:vertAlign w:val="superscript"/>
        </w:rPr>
        <w:t>‡</w:t>
      </w:r>
      <w:r w:rsidR="00B974BA" w:rsidRPr="001734B4">
        <w:rPr>
          <w:rFonts w:ascii="Times" w:eastAsiaTheme="minorEastAsia" w:hAnsi="Times" w:cs="Times"/>
          <w:color w:val="000000" w:themeColor="text1"/>
        </w:rPr>
        <w:t>, Christopher D. Whelan</w:t>
      </w:r>
      <w:r w:rsidR="008908DE">
        <w:rPr>
          <w:rFonts w:ascii="Times" w:eastAsiaTheme="minorEastAsia" w:hAnsi="Times" w:cs="Times"/>
          <w:color w:val="000000" w:themeColor="text1"/>
          <w:vertAlign w:val="superscript"/>
        </w:rPr>
        <w:t>6</w:t>
      </w:r>
      <w:r w:rsidR="0011105B" w:rsidRPr="001734B4">
        <w:rPr>
          <w:color w:val="4D5156"/>
          <w:sz w:val="22"/>
          <w:szCs w:val="22"/>
          <w:shd w:val="clear" w:color="auto" w:fill="FFFFFF"/>
          <w:vertAlign w:val="superscript"/>
        </w:rPr>
        <w:t>‡</w:t>
      </w:r>
    </w:p>
    <w:p w14:paraId="09A27DCA" w14:textId="7B7289A3" w:rsidR="00744218" w:rsidRPr="001734B4" w:rsidRDefault="00744218" w:rsidP="00255E2F">
      <w:pPr>
        <w:autoSpaceDE w:val="0"/>
        <w:autoSpaceDN w:val="0"/>
        <w:adjustRightInd w:val="0"/>
        <w:spacing w:line="360" w:lineRule="auto"/>
        <w:jc w:val="both"/>
        <w:rPr>
          <w:rFonts w:ascii="Times" w:eastAsiaTheme="minorEastAsia" w:hAnsi="Times" w:cs="Times"/>
          <w:color w:val="000000"/>
        </w:rPr>
      </w:pPr>
    </w:p>
    <w:p w14:paraId="476784F8" w14:textId="307C9629" w:rsidR="00A1189F" w:rsidRPr="001734B4" w:rsidRDefault="00EF7ECF" w:rsidP="00255E2F">
      <w:pPr>
        <w:autoSpaceDE w:val="0"/>
        <w:autoSpaceDN w:val="0"/>
        <w:adjustRightInd w:val="0"/>
        <w:spacing w:line="360" w:lineRule="auto"/>
        <w:jc w:val="both"/>
        <w:rPr>
          <w:rFonts w:ascii="Times" w:eastAsiaTheme="minorEastAsia" w:hAnsi="Times" w:cs="Times"/>
          <w:color w:val="000000"/>
          <w:sz w:val="23"/>
          <w:szCs w:val="23"/>
        </w:rPr>
      </w:pPr>
      <w:r w:rsidRPr="001734B4">
        <w:rPr>
          <w:color w:val="4D5156"/>
          <w:sz w:val="22"/>
          <w:szCs w:val="22"/>
          <w:shd w:val="clear" w:color="auto" w:fill="FFFFFF"/>
          <w:vertAlign w:val="superscript"/>
        </w:rPr>
        <w:t>†</w:t>
      </w:r>
      <w:r w:rsidR="000574B2" w:rsidRPr="001734B4">
        <w:rPr>
          <w:rFonts w:ascii="Times" w:eastAsiaTheme="minorEastAsia" w:hAnsi="Times" w:cs="Times"/>
          <w:color w:val="000000" w:themeColor="text1"/>
          <w:sz w:val="23"/>
          <w:szCs w:val="23"/>
        </w:rPr>
        <w:t>Correspondence to</w:t>
      </w:r>
      <w:r w:rsidR="00494387" w:rsidRPr="001734B4">
        <w:rPr>
          <w:rFonts w:ascii="Times" w:eastAsiaTheme="minorEastAsia" w:hAnsi="Times" w:cs="Times"/>
          <w:color w:val="000000" w:themeColor="text1"/>
          <w:sz w:val="23"/>
          <w:szCs w:val="23"/>
        </w:rPr>
        <w:t>: Christopher D. Whelan (christopherdwhelan@outlook.com)</w:t>
      </w:r>
      <w:r w:rsidR="000574B2" w:rsidRPr="001734B4">
        <w:rPr>
          <w:rFonts w:ascii="Times" w:eastAsiaTheme="minorEastAsia" w:hAnsi="Times" w:cs="Times"/>
          <w:color w:val="000000" w:themeColor="text1"/>
          <w:sz w:val="23"/>
          <w:szCs w:val="23"/>
        </w:rPr>
        <w:t>.</w:t>
      </w:r>
    </w:p>
    <w:p w14:paraId="780D1087" w14:textId="44C1193F" w:rsidR="00DB475B" w:rsidRPr="001734B4" w:rsidRDefault="00EF7ECF" w:rsidP="00255E2F">
      <w:pPr>
        <w:autoSpaceDE w:val="0"/>
        <w:autoSpaceDN w:val="0"/>
        <w:adjustRightInd w:val="0"/>
        <w:spacing w:line="360" w:lineRule="auto"/>
        <w:jc w:val="both"/>
        <w:rPr>
          <w:rFonts w:ascii="Times" w:eastAsiaTheme="minorEastAsia" w:hAnsi="Times" w:cs="Times"/>
          <w:color w:val="000000"/>
          <w:sz w:val="26"/>
          <w:szCs w:val="26"/>
        </w:rPr>
      </w:pPr>
      <w:r w:rsidRPr="001734B4">
        <w:rPr>
          <w:color w:val="4D5156"/>
          <w:sz w:val="22"/>
          <w:szCs w:val="22"/>
          <w:shd w:val="clear" w:color="auto" w:fill="FFFFFF"/>
          <w:vertAlign w:val="superscript"/>
        </w:rPr>
        <w:t>‡</w:t>
      </w:r>
      <w:r w:rsidR="00494387" w:rsidRPr="001734B4">
        <w:rPr>
          <w:rFonts w:ascii="Times" w:eastAsiaTheme="minorEastAsia" w:hAnsi="Times" w:cs="Times"/>
          <w:color w:val="000000" w:themeColor="text1"/>
          <w:sz w:val="23"/>
          <w:szCs w:val="23"/>
        </w:rPr>
        <w:t>These authors contributed equally</w:t>
      </w:r>
      <w:r w:rsidR="00DB475B" w:rsidRPr="001734B4">
        <w:rPr>
          <w:rFonts w:ascii="Times" w:eastAsiaTheme="minorEastAsia" w:hAnsi="Times" w:cs="Times"/>
          <w:color w:val="000000" w:themeColor="text1"/>
          <w:sz w:val="23"/>
          <w:szCs w:val="23"/>
        </w:rPr>
        <w:t>.</w:t>
      </w:r>
    </w:p>
    <w:p w14:paraId="103D825D" w14:textId="77777777" w:rsidR="00DB475B" w:rsidRPr="001734B4" w:rsidRDefault="00DB475B" w:rsidP="00783326">
      <w:pPr>
        <w:autoSpaceDE w:val="0"/>
        <w:autoSpaceDN w:val="0"/>
        <w:adjustRightInd w:val="0"/>
        <w:spacing w:line="360" w:lineRule="auto"/>
        <w:rPr>
          <w:rFonts w:ascii="Times" w:eastAsiaTheme="minorEastAsia" w:hAnsi="Times" w:cs="Times"/>
          <w:color w:val="000000"/>
          <w:sz w:val="26"/>
          <w:szCs w:val="26"/>
        </w:rPr>
      </w:pPr>
    </w:p>
    <w:p w14:paraId="62F62B87" w14:textId="77777777" w:rsidR="00DB475B" w:rsidRPr="001734B4" w:rsidRDefault="00DB475B" w:rsidP="00783326">
      <w:pPr>
        <w:autoSpaceDE w:val="0"/>
        <w:autoSpaceDN w:val="0"/>
        <w:adjustRightInd w:val="0"/>
        <w:spacing w:line="360" w:lineRule="auto"/>
        <w:rPr>
          <w:rFonts w:ascii="Times" w:eastAsiaTheme="minorEastAsia" w:hAnsi="Times" w:cs="Times"/>
          <w:color w:val="000000"/>
          <w:sz w:val="26"/>
          <w:szCs w:val="26"/>
        </w:rPr>
      </w:pPr>
    </w:p>
    <w:p w14:paraId="6BD8DD7E" w14:textId="77777777" w:rsidR="00DB475B" w:rsidRPr="001734B4" w:rsidRDefault="00DB475B" w:rsidP="00783326">
      <w:pPr>
        <w:autoSpaceDE w:val="0"/>
        <w:autoSpaceDN w:val="0"/>
        <w:adjustRightInd w:val="0"/>
        <w:spacing w:line="360" w:lineRule="auto"/>
        <w:rPr>
          <w:rFonts w:ascii="Times" w:eastAsiaTheme="minorEastAsia" w:hAnsi="Times" w:cs="Times"/>
          <w:color w:val="000000"/>
          <w:sz w:val="26"/>
          <w:szCs w:val="26"/>
        </w:rPr>
      </w:pPr>
    </w:p>
    <w:p w14:paraId="0388E4D7" w14:textId="3673DD4E" w:rsidR="000574B2" w:rsidRPr="001734B4" w:rsidRDefault="00AF59C6" w:rsidP="00B8706B">
      <w:pPr>
        <w:numPr>
          <w:ilvl w:val="0"/>
          <w:numId w:val="10"/>
        </w:numPr>
        <w:spacing w:line="360" w:lineRule="auto"/>
        <w:rPr>
          <w:sz w:val="20"/>
          <w:szCs w:val="20"/>
        </w:rPr>
      </w:pPr>
      <w:r w:rsidRPr="001734B4">
        <w:rPr>
          <w:sz w:val="20"/>
          <w:szCs w:val="20"/>
        </w:rPr>
        <w:t xml:space="preserve">Rancho Biosciences, LLC, San Diego, California, United States of America. </w:t>
      </w:r>
    </w:p>
    <w:p w14:paraId="3A64737C" w14:textId="15FDBA00" w:rsidR="000574B2" w:rsidRPr="001734B4" w:rsidRDefault="00422E17" w:rsidP="00B8706B">
      <w:pPr>
        <w:numPr>
          <w:ilvl w:val="0"/>
          <w:numId w:val="10"/>
        </w:numPr>
        <w:spacing w:line="360" w:lineRule="auto"/>
        <w:rPr>
          <w:sz w:val="20"/>
          <w:szCs w:val="20"/>
        </w:rPr>
      </w:pPr>
      <w:r w:rsidRPr="001734B4">
        <w:rPr>
          <w:sz w:val="20"/>
          <w:szCs w:val="20"/>
        </w:rPr>
        <w:t>Population Analytics &amp; Insights, AI/ML, Data Science &amp; Digital Health, Janssen Research &amp; Development, LLC, Spring House, PA, USA</w:t>
      </w:r>
    </w:p>
    <w:p w14:paraId="647E95D7" w14:textId="41D56279" w:rsidR="000574B2" w:rsidRPr="001734B4" w:rsidRDefault="00422E17" w:rsidP="00B8706B">
      <w:pPr>
        <w:numPr>
          <w:ilvl w:val="0"/>
          <w:numId w:val="10"/>
        </w:numPr>
        <w:spacing w:line="360" w:lineRule="auto"/>
        <w:rPr>
          <w:sz w:val="20"/>
          <w:szCs w:val="20"/>
        </w:rPr>
      </w:pPr>
      <w:proofErr w:type="spellStart"/>
      <w:r w:rsidRPr="001734B4">
        <w:rPr>
          <w:sz w:val="20"/>
          <w:szCs w:val="20"/>
        </w:rPr>
        <w:t>Foresite</w:t>
      </w:r>
      <w:proofErr w:type="spellEnd"/>
      <w:r w:rsidRPr="001734B4">
        <w:rPr>
          <w:sz w:val="20"/>
          <w:szCs w:val="20"/>
        </w:rPr>
        <w:t xml:space="preserve"> Labs, </w:t>
      </w:r>
      <w:r w:rsidR="004F21AA" w:rsidRPr="001734B4">
        <w:rPr>
          <w:sz w:val="20"/>
          <w:szCs w:val="20"/>
        </w:rPr>
        <w:t xml:space="preserve">San Francisco, California, 94108, United States of America. </w:t>
      </w:r>
    </w:p>
    <w:p w14:paraId="7B148D27" w14:textId="322F98F2" w:rsidR="000574B2" w:rsidRPr="001734B4" w:rsidRDefault="004F21AA" w:rsidP="00B8706B">
      <w:pPr>
        <w:numPr>
          <w:ilvl w:val="0"/>
          <w:numId w:val="10"/>
        </w:numPr>
        <w:spacing w:line="360" w:lineRule="auto"/>
        <w:rPr>
          <w:sz w:val="20"/>
          <w:szCs w:val="20"/>
        </w:rPr>
      </w:pPr>
      <w:r w:rsidRPr="001734B4">
        <w:rPr>
          <w:sz w:val="20"/>
          <w:szCs w:val="20"/>
        </w:rPr>
        <w:t xml:space="preserve">Neuroscience </w:t>
      </w:r>
      <w:r w:rsidR="000346FC" w:rsidRPr="001734B4">
        <w:rPr>
          <w:sz w:val="20"/>
          <w:szCs w:val="20"/>
        </w:rPr>
        <w:t xml:space="preserve">Research Unit, Janssen Research &amp; Development, LLC, La Jolla, California, USA </w:t>
      </w:r>
    </w:p>
    <w:p w14:paraId="040DA9F9" w14:textId="145603BF" w:rsidR="00DB475B" w:rsidRPr="001734B4" w:rsidRDefault="000346FC" w:rsidP="00B8706B">
      <w:pPr>
        <w:numPr>
          <w:ilvl w:val="0"/>
          <w:numId w:val="10"/>
        </w:numPr>
        <w:spacing w:line="360" w:lineRule="auto"/>
        <w:rPr>
          <w:sz w:val="20"/>
          <w:szCs w:val="20"/>
        </w:rPr>
      </w:pPr>
      <w:r w:rsidRPr="001734B4">
        <w:rPr>
          <w:sz w:val="20"/>
          <w:szCs w:val="20"/>
        </w:rPr>
        <w:t>Neuroscience Data Science &amp; Digital Health, Janssen Research &amp; Development, LLC, Titusville, NJ, USA</w:t>
      </w:r>
    </w:p>
    <w:p w14:paraId="5098EC10" w14:textId="538B4264" w:rsidR="00475891" w:rsidRPr="008407F4" w:rsidRDefault="000346FC" w:rsidP="00DB475B">
      <w:pPr>
        <w:numPr>
          <w:ilvl w:val="0"/>
          <w:numId w:val="10"/>
        </w:numPr>
        <w:spacing w:line="360" w:lineRule="auto"/>
        <w:rPr>
          <w:sz w:val="18"/>
          <w:szCs w:val="18"/>
        </w:rPr>
      </w:pPr>
      <w:r w:rsidRPr="001734B4">
        <w:rPr>
          <w:sz w:val="20"/>
          <w:szCs w:val="20"/>
        </w:rPr>
        <w:t xml:space="preserve">Neuroscience Data Science &amp; Digital Health, Janssen Research &amp; Development, LLC, </w:t>
      </w:r>
      <w:r w:rsidRPr="001734B4">
        <w:rPr>
          <w:sz w:val="20"/>
          <w:szCs w:val="20"/>
        </w:rPr>
        <w:t>Cambridge</w:t>
      </w:r>
      <w:r w:rsidRPr="001734B4">
        <w:rPr>
          <w:sz w:val="20"/>
          <w:szCs w:val="20"/>
        </w:rPr>
        <w:t xml:space="preserve">, </w:t>
      </w:r>
      <w:r w:rsidRPr="001734B4">
        <w:rPr>
          <w:sz w:val="20"/>
          <w:szCs w:val="20"/>
        </w:rPr>
        <w:t>MA</w:t>
      </w:r>
      <w:r w:rsidRPr="001734B4">
        <w:rPr>
          <w:sz w:val="20"/>
          <w:szCs w:val="20"/>
        </w:rPr>
        <w:t>, USA</w:t>
      </w:r>
      <w:r w:rsidR="00475891" w:rsidRPr="53D442A2">
        <w:rPr>
          <w:i/>
          <w:color w:val="000000" w:themeColor="text1"/>
        </w:rPr>
        <w:br w:type="page"/>
      </w:r>
    </w:p>
    <w:p w14:paraId="7179802C" w14:textId="58BD3B12" w:rsidR="7FD4025D" w:rsidRDefault="00F94C2B" w:rsidP="20E54D52">
      <w:pPr>
        <w:spacing w:line="480" w:lineRule="auto"/>
        <w:outlineLvl w:val="0"/>
        <w:rPr>
          <w:rFonts w:asciiTheme="minorHAnsi" w:hAnsiTheme="minorHAnsi"/>
          <w:sz w:val="28"/>
          <w:szCs w:val="28"/>
        </w:rPr>
      </w:pPr>
      <w:r w:rsidRPr="00A278D0">
        <w:rPr>
          <w:b/>
          <w:bCs/>
          <w:color w:val="000000" w:themeColor="text1"/>
          <w:sz w:val="36"/>
          <w:szCs w:val="36"/>
        </w:rPr>
        <w:lastRenderedPageBreak/>
        <w:t>Abstract</w:t>
      </w:r>
    </w:p>
    <w:p w14:paraId="6A15AD2B" w14:textId="5072781E" w:rsidR="654154E6" w:rsidRDefault="00AC5A73" w:rsidP="00661EAB">
      <w:pPr>
        <w:spacing w:line="480" w:lineRule="auto"/>
        <w:jc w:val="both"/>
      </w:pPr>
      <w:r>
        <w:t xml:space="preserve">High-dimensional proteomics </w:t>
      </w:r>
      <w:r w:rsidR="00DA0764">
        <w:t xml:space="preserve">is emerging as a promising tool for </w:t>
      </w:r>
      <w:r w:rsidR="00155D7C">
        <w:t xml:space="preserve">precision medicine, </w:t>
      </w:r>
      <w:r w:rsidR="00846920">
        <w:t xml:space="preserve">facilitating </w:t>
      </w:r>
      <w:r w:rsidR="00415B9D">
        <w:t xml:space="preserve">the </w:t>
      </w:r>
      <w:r w:rsidR="00846920">
        <w:t>stratification</w:t>
      </w:r>
      <w:r w:rsidR="00155D7C">
        <w:t xml:space="preserve"> of heterogeneous illnesses</w:t>
      </w:r>
      <w:r w:rsidR="00846920">
        <w:t xml:space="preserve"> </w:t>
      </w:r>
      <w:r w:rsidR="00415B9D">
        <w:t xml:space="preserve">like major depressive disorder (MDD) </w:t>
      </w:r>
      <w:r w:rsidR="00846920">
        <w:t xml:space="preserve">into more precise, biologically homogeneous </w:t>
      </w:r>
      <w:r w:rsidR="00155D7C">
        <w:t>sub</w:t>
      </w:r>
      <w:r w:rsidR="00846920">
        <w:t>populations</w:t>
      </w:r>
      <w:r w:rsidR="00415B9D">
        <w:t xml:space="preserve">. Here, for the first time at large scale, </w:t>
      </w:r>
      <w:r w:rsidR="004E2084">
        <w:t>we employed semi-supervised</w:t>
      </w:r>
      <w:r w:rsidR="00430C33">
        <w:t xml:space="preserve"> proteomic</w:t>
      </w:r>
      <w:r w:rsidR="004E2084">
        <w:t xml:space="preserve"> clustering </w:t>
      </w:r>
      <w:r w:rsidR="007F69D9">
        <w:t>in</w:t>
      </w:r>
      <w:r w:rsidR="004E2084">
        <w:t xml:space="preserve"> </w:t>
      </w:r>
      <w:r w:rsidR="005A1080">
        <w:t xml:space="preserve">MDD, leveraging </w:t>
      </w:r>
      <w:r w:rsidR="00E61F9E">
        <w:t xml:space="preserve">2,923 unique </w:t>
      </w:r>
      <w:r w:rsidR="005466DE">
        <w:t xml:space="preserve">plasma </w:t>
      </w:r>
      <w:r w:rsidR="00E61F9E">
        <w:t>protein</w:t>
      </w:r>
      <w:r w:rsidR="005A1080">
        <w:t xml:space="preserve"> measurements </w:t>
      </w:r>
      <w:r w:rsidR="00E61F9E">
        <w:t>across</w:t>
      </w:r>
      <w:r w:rsidR="00FA46D2">
        <w:t xml:space="preserve"> </w:t>
      </w:r>
      <w:r w:rsidR="00A83B08">
        <w:t xml:space="preserve">4,300 MDD cases and </w:t>
      </w:r>
      <w:r w:rsidR="00E61F9E">
        <w:t xml:space="preserve">12,158 </w:t>
      </w:r>
      <w:r w:rsidR="005466DE">
        <w:t>controls in the UK Biobank (UKB)</w:t>
      </w:r>
      <w:r w:rsidR="00F87BC4">
        <w:t xml:space="preserve">. We divided </w:t>
      </w:r>
      <w:r w:rsidR="00A465A7">
        <w:t xml:space="preserve">clinically diagnosed MDD </w:t>
      </w:r>
      <w:r w:rsidR="00F87BC4">
        <w:t>c</w:t>
      </w:r>
      <w:r w:rsidR="001E0AA5">
        <w:t xml:space="preserve">ases into </w:t>
      </w:r>
      <w:r w:rsidR="00E36472">
        <w:t xml:space="preserve">a </w:t>
      </w:r>
      <w:r w:rsidR="001E0AA5">
        <w:t xml:space="preserve">more stringently defined </w:t>
      </w:r>
      <w:r w:rsidR="00824CB6">
        <w:t>discovery cohort</w:t>
      </w:r>
      <w:r w:rsidR="001E0AA5">
        <w:t xml:space="preserve"> (</w:t>
      </w:r>
      <w:r w:rsidR="001E0AA5" w:rsidRPr="20E54D52">
        <w:rPr>
          <w:i/>
        </w:rPr>
        <w:t>n</w:t>
      </w:r>
      <w:r w:rsidR="001E0AA5">
        <w:t xml:space="preserve"> = 1,403 cases, 4,209 controls) and</w:t>
      </w:r>
      <w:r w:rsidR="00824CB6">
        <w:t xml:space="preserve"> a less stringently defined</w:t>
      </w:r>
      <w:r w:rsidR="001E0AA5">
        <w:t xml:space="preserve"> replication cohort (</w:t>
      </w:r>
      <w:r w:rsidR="00824CB6" w:rsidRPr="20E54D52">
        <w:rPr>
          <w:i/>
        </w:rPr>
        <w:t>n</w:t>
      </w:r>
      <w:r w:rsidR="00824CB6">
        <w:t xml:space="preserve"> = </w:t>
      </w:r>
      <w:r w:rsidR="001E0AA5">
        <w:t>2,927 cases, 8,781 controls)</w:t>
      </w:r>
      <w:r w:rsidR="00B40AF4">
        <w:t xml:space="preserve">. We </w:t>
      </w:r>
      <w:r w:rsidR="00111C1A">
        <w:t xml:space="preserve">then </w:t>
      </w:r>
      <w:r w:rsidR="006061D8">
        <w:t xml:space="preserve">performed clustering using </w:t>
      </w:r>
      <w:r w:rsidR="006061D8" w:rsidRPr="00943D08">
        <w:t>Heterogeneity Through Discriminative Analysis (HYDRA)</w:t>
      </w:r>
      <w:r w:rsidR="006061D8">
        <w:t xml:space="preserve">, </w:t>
      </w:r>
      <w:r w:rsidR="00D822BE">
        <w:t>producing</w:t>
      </w:r>
      <w:r w:rsidR="006061D8">
        <w:t xml:space="preserve"> a three-cluster solution </w:t>
      </w:r>
      <w:r w:rsidR="00657403">
        <w:t>across discovery and replication</w:t>
      </w:r>
      <w:r w:rsidR="00B23153">
        <w:t xml:space="preserve"> cohorts</w:t>
      </w:r>
      <w:r w:rsidR="00657403">
        <w:t>.</w:t>
      </w:r>
      <w:r w:rsidR="00111C1A">
        <w:t xml:space="preserve"> We </w:t>
      </w:r>
      <w:r w:rsidR="00D822BE">
        <w:t xml:space="preserve">characterized clusters </w:t>
      </w:r>
      <w:r w:rsidR="00494680">
        <w:t>using</w:t>
      </w:r>
      <w:r w:rsidR="00997026">
        <w:t xml:space="preserve"> </w:t>
      </w:r>
      <w:r w:rsidR="00494680" w:rsidRPr="20E54D52">
        <w:rPr>
          <w:i/>
        </w:rPr>
        <w:t>in-silico</w:t>
      </w:r>
      <w:r w:rsidR="00494680">
        <w:t xml:space="preserve"> biological pathway enrichment tools, </w:t>
      </w:r>
      <w:r w:rsidR="00997026">
        <w:t>and assessed differences between clusters</w:t>
      </w:r>
      <w:r w:rsidR="00494680">
        <w:t xml:space="preserve"> </w:t>
      </w:r>
      <w:r w:rsidR="00275FB7">
        <w:t>using</w:t>
      </w:r>
      <w:r w:rsidR="00494680">
        <w:t xml:space="preserve"> blood biochemistry, </w:t>
      </w:r>
      <w:r w:rsidR="00997026">
        <w:t xml:space="preserve">polygenic risk scores, co-morbid diagnoses, </w:t>
      </w:r>
      <w:r w:rsidR="000E3602">
        <w:t>mental well-being</w:t>
      </w:r>
      <w:r w:rsidR="00275FB7">
        <w:t xml:space="preserve"> questionnaire</w:t>
      </w:r>
      <w:r w:rsidR="000B1C58">
        <w:t>s</w:t>
      </w:r>
      <w:r w:rsidR="00275FB7">
        <w:t>, and</w:t>
      </w:r>
      <w:r w:rsidR="000B1C58">
        <w:t xml:space="preserve"> </w:t>
      </w:r>
      <w:r w:rsidR="00275FB7">
        <w:t xml:space="preserve">brain MRI </w:t>
      </w:r>
      <w:r w:rsidR="00216E0D">
        <w:t>measures</w:t>
      </w:r>
      <w:r w:rsidR="00275FB7">
        <w:t>.</w:t>
      </w:r>
      <w:r w:rsidR="00216E0D">
        <w:t xml:space="preserve"> </w:t>
      </w:r>
      <w:r w:rsidR="00BD10AD">
        <w:t>Th</w:t>
      </w:r>
      <w:r w:rsidR="000B1C58">
        <w:t>e</w:t>
      </w:r>
      <w:r w:rsidR="00BD10AD">
        <w:t>s</w:t>
      </w:r>
      <w:r w:rsidR="000B1C58">
        <w:t>e</w:t>
      </w:r>
      <w:r w:rsidR="00BD10AD">
        <w:t xml:space="preserve"> analys</w:t>
      </w:r>
      <w:r w:rsidR="000B1C58">
        <w:t xml:space="preserve">es </w:t>
      </w:r>
      <w:r w:rsidR="00272393">
        <w:t>identified</w:t>
      </w:r>
      <w:r w:rsidR="00EA2052">
        <w:t xml:space="preserve"> </w:t>
      </w:r>
      <w:r w:rsidR="00BD10AD">
        <w:t xml:space="preserve">and replicated </w:t>
      </w:r>
      <w:r w:rsidR="00272393">
        <w:t>(</w:t>
      </w:r>
      <w:proofErr w:type="spellStart"/>
      <w:r w:rsidR="00272393">
        <w:t>i</w:t>
      </w:r>
      <w:proofErr w:type="spellEnd"/>
      <w:r w:rsidR="00272393">
        <w:t xml:space="preserve">) </w:t>
      </w:r>
      <w:commentRangeStart w:id="0"/>
      <w:r w:rsidR="00272393">
        <w:t>a</w:t>
      </w:r>
      <w:r w:rsidR="005C6516">
        <w:t>n</w:t>
      </w:r>
      <w:commentRangeEnd w:id="0"/>
      <w:r>
        <w:rPr>
          <w:rStyle w:val="CommentReference"/>
        </w:rPr>
        <w:commentReference w:id="0"/>
      </w:r>
      <w:r w:rsidR="005C6516">
        <w:t xml:space="preserve"> </w:t>
      </w:r>
      <w:r w:rsidR="41CBBC9F">
        <w:t>“</w:t>
      </w:r>
      <w:proofErr w:type="spellStart"/>
      <w:r w:rsidR="005C6516">
        <w:t>immunometabolic</w:t>
      </w:r>
      <w:proofErr w:type="spellEnd"/>
      <w:r w:rsidR="4E15E184">
        <w:t>”</w:t>
      </w:r>
      <w:r w:rsidR="005C6516">
        <w:t xml:space="preserve"> depression subtype, largely characterized by </w:t>
      </w:r>
      <w:r w:rsidR="001F1783">
        <w:t>higher body mass index</w:t>
      </w:r>
      <w:r w:rsidR="005C6516">
        <w:t xml:space="preserve">, </w:t>
      </w:r>
      <w:r w:rsidR="00212B93">
        <w:t>metabolic biomarker alterations</w:t>
      </w:r>
      <w:r w:rsidR="00565DAC">
        <w:t xml:space="preserve">, </w:t>
      </w:r>
      <w:r w:rsidR="007F330E">
        <w:t xml:space="preserve">and </w:t>
      </w:r>
      <w:r w:rsidR="00212B93">
        <w:t xml:space="preserve">widespread inflammation, </w:t>
      </w:r>
      <w:r w:rsidR="00727BCE">
        <w:t xml:space="preserve">(ii) a </w:t>
      </w:r>
      <w:r w:rsidR="52F590C5">
        <w:t>“</w:t>
      </w:r>
      <w:r w:rsidR="00727BCE">
        <w:t>hypo-mitochondrial</w:t>
      </w:r>
      <w:r w:rsidR="7986EA45">
        <w:t>”</w:t>
      </w:r>
      <w:r w:rsidR="00727BCE">
        <w:t xml:space="preserve"> subtype, </w:t>
      </w:r>
      <w:r w:rsidR="0026551A">
        <w:t xml:space="preserve">characterized by </w:t>
      </w:r>
      <w:r w:rsidR="003B2AF8">
        <w:t>attenuated oxidative phosphorylation</w:t>
      </w:r>
      <w:r w:rsidR="00EB3F3E">
        <w:t xml:space="preserve">, weakened synaptic connectivity and a longer course of </w:t>
      </w:r>
      <w:r w:rsidR="00C63BEC">
        <w:t>depression</w:t>
      </w:r>
      <w:r w:rsidR="00A169FA">
        <w:t xml:space="preserve">, and (iii) a </w:t>
      </w:r>
      <w:r w:rsidR="4A108659">
        <w:t>“</w:t>
      </w:r>
      <w:r w:rsidR="00A169FA">
        <w:t>hyper-mitochondrial</w:t>
      </w:r>
      <w:r w:rsidR="6155894D">
        <w:t>”</w:t>
      </w:r>
      <w:r w:rsidR="00A169FA">
        <w:t xml:space="preserve"> subtype, primarily driven by elevated oxidative phosphorylation and altered adaptive immune signaling</w:t>
      </w:r>
      <w:r w:rsidR="00C63BEC">
        <w:t xml:space="preserve">. We </w:t>
      </w:r>
      <w:r w:rsidR="00661EAB">
        <w:t>developed</w:t>
      </w:r>
      <w:r w:rsidR="00C63BEC">
        <w:t xml:space="preserve"> </w:t>
      </w:r>
      <w:r w:rsidR="00A87178">
        <w:t xml:space="preserve">a parsimonious proteomic model to predict these </w:t>
      </w:r>
      <w:r w:rsidR="008E66DA">
        <w:t xml:space="preserve">molecular subtypes in </w:t>
      </w:r>
      <w:r w:rsidR="008E198D">
        <w:t>independent cohorts</w:t>
      </w:r>
      <w:r w:rsidR="00A169FA">
        <w:t xml:space="preserve"> (AUC = 0.81-0.83)</w:t>
      </w:r>
      <w:r w:rsidR="008E198D">
        <w:t>, facilit</w:t>
      </w:r>
      <w:r w:rsidR="008A49F5">
        <w:t xml:space="preserve">ating independent validation </w:t>
      </w:r>
      <w:r w:rsidR="00632E1C">
        <w:t xml:space="preserve">and </w:t>
      </w:r>
      <w:r w:rsidR="002D26F2">
        <w:t xml:space="preserve">future </w:t>
      </w:r>
      <w:r w:rsidR="00632E1C">
        <w:t>patient</w:t>
      </w:r>
      <w:r w:rsidR="008A49F5">
        <w:t xml:space="preserve"> stratification</w:t>
      </w:r>
      <w:r w:rsidR="00661EAB">
        <w:t xml:space="preserve"> </w:t>
      </w:r>
      <w:r w:rsidR="002D26F2">
        <w:t>strategies</w:t>
      </w:r>
      <w:r w:rsidR="005742A2">
        <w:t>. Our findings validate</w:t>
      </w:r>
      <w:r w:rsidR="35E06067" w:rsidDel="00661EAB">
        <w:t xml:space="preserve"> the </w:t>
      </w:r>
      <w:r w:rsidR="008B02FD">
        <w:t>contributions</w:t>
      </w:r>
      <w:r w:rsidR="00EA1A4E">
        <w:t xml:space="preserve"> of </w:t>
      </w:r>
      <w:r w:rsidR="008B02FD">
        <w:t>immun</w:t>
      </w:r>
      <w:r w:rsidR="65D70CA0">
        <w:t>e</w:t>
      </w:r>
      <w:r w:rsidR="6AD44E0A">
        <w:t>,</w:t>
      </w:r>
      <w:r w:rsidR="13BB29D2">
        <w:t xml:space="preserve"> </w:t>
      </w:r>
      <w:r w:rsidR="35E06067" w:rsidDel="00661EAB">
        <w:t xml:space="preserve">metabolic </w:t>
      </w:r>
      <w:r w:rsidR="008B02FD">
        <w:t xml:space="preserve">and </w:t>
      </w:r>
      <w:r w:rsidR="242602C1" w:rsidDel="00661EAB">
        <w:t xml:space="preserve">mitochondrial </w:t>
      </w:r>
      <w:r w:rsidR="218A3768" w:rsidDel="00661EAB">
        <w:t>pathways</w:t>
      </w:r>
      <w:r w:rsidR="00CF30E8">
        <w:t xml:space="preserve"> </w:t>
      </w:r>
      <w:r w:rsidR="008B02FD">
        <w:t>to</w:t>
      </w:r>
      <w:r w:rsidR="00CF30E8">
        <w:t xml:space="preserve"> MDD</w:t>
      </w:r>
      <w:r w:rsidR="00661EAB">
        <w:t>,</w:t>
      </w:r>
      <w:r w:rsidR="00FF405A">
        <w:t xml:space="preserve"> </w:t>
      </w:r>
      <w:r w:rsidR="008B02FD">
        <w:t xml:space="preserve">potentially </w:t>
      </w:r>
      <w:r w:rsidR="00C0141D">
        <w:t xml:space="preserve">leading to </w:t>
      </w:r>
      <w:r w:rsidR="00EC1254">
        <w:t>more targeted diagnostics and therapeutics</w:t>
      </w:r>
      <w:r w:rsidR="00500AFF">
        <w:t xml:space="preserve">. </w:t>
      </w:r>
    </w:p>
    <w:p w14:paraId="0A789234" w14:textId="35D1C85B" w:rsidR="242233A2" w:rsidRPr="00A278D0" w:rsidRDefault="242233A2" w:rsidP="00C23B2A">
      <w:pPr>
        <w:spacing w:line="360" w:lineRule="auto"/>
      </w:pPr>
      <w:r w:rsidRPr="00A278D0">
        <w:br w:type="page"/>
      </w:r>
    </w:p>
    <w:p w14:paraId="66A1BC54" w14:textId="30D08908" w:rsidR="004E6FBD" w:rsidRPr="00A278D0" w:rsidRDefault="1A99D2EA" w:rsidP="7FD4025D">
      <w:pPr>
        <w:pStyle w:val="Heading1"/>
        <w:keepNext w:val="0"/>
        <w:keepLines w:val="0"/>
        <w:spacing w:line="480" w:lineRule="auto"/>
        <w:rPr>
          <w:rFonts w:ascii="Times New Roman" w:hAnsi="Times New Roman" w:cs="Times New Roman"/>
          <w:b/>
          <w:bCs/>
          <w:color w:val="000000" w:themeColor="text1"/>
        </w:rPr>
      </w:pPr>
      <w:r w:rsidRPr="7FD4025D">
        <w:rPr>
          <w:rFonts w:ascii="Times New Roman" w:hAnsi="Times New Roman" w:cs="Times New Roman"/>
          <w:b/>
          <w:bCs/>
          <w:color w:val="000000" w:themeColor="text1"/>
          <w:sz w:val="36"/>
          <w:szCs w:val="36"/>
        </w:rPr>
        <w:lastRenderedPageBreak/>
        <w:t xml:space="preserve">Introduction </w:t>
      </w:r>
    </w:p>
    <w:p w14:paraId="2C5EAD7D" w14:textId="49213DC2" w:rsidR="00044D03" w:rsidRDefault="3D6494DE" w:rsidP="7FD4025D">
      <w:pPr>
        <w:spacing w:line="480" w:lineRule="auto"/>
        <w:jc w:val="both"/>
      </w:pPr>
      <w:r>
        <w:t xml:space="preserve">The </w:t>
      </w:r>
      <w:r w:rsidR="2DDD0DE5">
        <w:t>clinical</w:t>
      </w:r>
      <w:r w:rsidR="706B713E">
        <w:t xml:space="preserve"> </w:t>
      </w:r>
      <w:r w:rsidR="00B70658">
        <w:fldChar w:fldCharType="begin">
          <w:fldData xml:space="preserve">PEVuZE5vdGU+PENpdGU+PEF1dGhvcj5Ub2VuZGVyczwvQXV0aG9yPjxZZWFyPjIwMjI8L1llYXI+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==
</w:fldData>
        </w:fldChar>
      </w:r>
      <w:r w:rsidR="00057476">
        <w:instrText xml:space="preserve"> ADDIN EN.CITE </w:instrText>
      </w:r>
      <w:r w:rsidR="00057476">
        <w:fldChar w:fldCharType="begin">
          <w:fldData xml:space="preserve">PEVuZE5vdGU+PENpdGU+PEF1dGhvcj5Ub2VuZGVyczwvQXV0aG9yPjxZZWFyPjIwMjI8L1llYXI+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==
</w:fldData>
        </w:fldChar>
      </w:r>
      <w:r w:rsidR="00057476">
        <w:instrText xml:space="preserve"> ADDIN EN.CITE.DATA </w:instrText>
      </w:r>
      <w:r w:rsidR="00057476">
        <w:fldChar w:fldCharType="end"/>
      </w:r>
      <w:r w:rsidR="00B70658">
        <w:fldChar w:fldCharType="separate"/>
      </w:r>
      <w:r w:rsidR="00057476">
        <w:rPr>
          <w:noProof/>
        </w:rPr>
        <w:t>[1-4]</w:t>
      </w:r>
      <w:r w:rsidR="00B70658">
        <w:fldChar w:fldCharType="end"/>
      </w:r>
      <w:r w:rsidR="2DDD0DE5">
        <w:t>, genetic</w:t>
      </w:r>
      <w:r w:rsidR="052C0B68">
        <w:t xml:space="preserve"> </w:t>
      </w:r>
      <w:r w:rsidR="00A46709">
        <w:fldChar w:fldCharType="begin">
          <w:fldData xml:space="preserve">PEVuZE5vdGU+PENpdGU+PEF1dGhvcj5OZ3V5ZW48L0F1dGhvcj48WWVhcj4yMDIyPC9ZZWFyPjxS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==
</w:fldData>
        </w:fldChar>
      </w:r>
      <w:r w:rsidR="00A46709">
        <w:instrText xml:space="preserve"> ADDIN EN.CITE </w:instrText>
      </w:r>
      <w:r w:rsidR="00A46709">
        <w:fldChar w:fldCharType="begin">
          <w:fldData xml:space="preserve">PEVuZE5vdGU+PENpdGU+PEF1dGhvcj5OZ3V5ZW48L0F1dGhvcj48WWVhcj4yMDIyPC9ZZWFyPjxS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==
</w:fldData>
        </w:fldChar>
      </w:r>
      <w:r w:rsidR="00A46709">
        <w:instrText xml:space="preserve"> ADDIN EN.CITE.DATA </w:instrText>
      </w:r>
      <w:r w:rsidR="00A46709">
        <w:fldChar w:fldCharType="end"/>
      </w:r>
      <w:r w:rsidR="00A46709">
        <w:fldChar w:fldCharType="separate"/>
      </w:r>
      <w:r w:rsidR="00A46709">
        <w:rPr>
          <w:noProof/>
        </w:rPr>
        <w:t>[5]</w:t>
      </w:r>
      <w:r w:rsidR="00A46709">
        <w:fldChar w:fldCharType="end"/>
      </w:r>
      <w:r w:rsidR="6000DAE4">
        <w:t xml:space="preserve"> and biological</w:t>
      </w:r>
      <w:r w:rsidR="13D1F9C0">
        <w:t xml:space="preserve"> </w:t>
      </w:r>
      <w:r w:rsidR="00A46709">
        <w:fldChar w:fldCharType="begin">
          <w:fldData xml:space="preserve">PEVuZE5vdGU+PENpdGU+PEF1dGhvcj5Ub2VuZGVyczwvQXV0aG9yPjxZZWFyPjIwMjI8L1llYXI+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</w:fldData>
        </w:fldChar>
      </w:r>
      <w:r w:rsidR="00A46709">
        <w:instrText xml:space="preserve"> ADDIN EN.CITE </w:instrText>
      </w:r>
      <w:r w:rsidR="00A46709">
        <w:fldChar w:fldCharType="begin">
          <w:fldData xml:space="preserve">PEVuZE5vdGU+PENpdGU+PEF1dGhvcj5Ub2VuZGVyczwvQXV0aG9yPjxZZWFyPjIwMjI8L1llYXI+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</w:fldData>
        </w:fldChar>
      </w:r>
      <w:r w:rsidR="00A46709">
        <w:instrText xml:space="preserve"> ADDIN EN.CITE.DATA </w:instrText>
      </w:r>
      <w:r w:rsidR="00A46709">
        <w:fldChar w:fldCharType="end"/>
      </w:r>
      <w:r w:rsidR="00A46709">
        <w:fldChar w:fldCharType="separate"/>
      </w:r>
      <w:r w:rsidR="00A46709">
        <w:rPr>
          <w:noProof/>
        </w:rPr>
        <w:t>[1, 6, 7]</w:t>
      </w:r>
      <w:r w:rsidR="00A46709">
        <w:fldChar w:fldCharType="end"/>
      </w:r>
      <w:r w:rsidR="13D1F9C0">
        <w:t xml:space="preserve"> </w:t>
      </w:r>
      <w:r w:rsidR="468ED860">
        <w:t>underpinnings of major depressive disorder (MDD) are highly heterogeneous</w:t>
      </w:r>
      <w:r w:rsidR="13D1F9C0">
        <w:t xml:space="preserve">. </w:t>
      </w:r>
      <w:r w:rsidR="1D191769">
        <w:t>Disentangling this heterogeneity could enable the alignment of distinct disease mechanisms to the mechanisms of action of various therapeutic agents, facilitating precision patient stratification and drug repurposing</w:t>
      </w:r>
      <w:r w:rsidR="132EE263">
        <w:t xml:space="preserve"> </w:t>
      </w:r>
      <w:r w:rsidR="0633CBBA">
        <w:t>in</w:t>
      </w:r>
      <w:r w:rsidR="132EE263">
        <w:t xml:space="preserve"> MDD</w:t>
      </w:r>
      <w:r w:rsidR="1D191769">
        <w:t xml:space="preserve"> </w:t>
      </w:r>
      <w:r w:rsidR="003874FB">
        <w:fldChar w:fldCharType="begin">
          <w:fldData xml:space="preserve">PEVuZE5vdGU+PENpdGU+PEF1dGhvcj5GYWJicmk8L0F1dGhvcj48WWVhcj4yMDIxPC9ZZWFyPjxS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==
</w:fldData>
        </w:fldChar>
      </w:r>
      <w:r w:rsidR="003874FB">
        <w:instrText xml:space="preserve"> ADDIN EN.CITE </w:instrText>
      </w:r>
      <w:r w:rsidR="003874FB">
        <w:fldChar w:fldCharType="begin">
          <w:fldData xml:space="preserve">PEVuZE5vdGU+PENpdGU+PEF1dGhvcj5GYWJicmk8L0F1dGhvcj48WWVhcj4yMDIxPC9ZZWFyPjxS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==
</w:fldData>
        </w:fldChar>
      </w:r>
      <w:r w:rsidR="003874FB">
        <w:instrText xml:space="preserve"> ADDIN EN.CITE.DATA </w:instrText>
      </w:r>
      <w:r w:rsidR="003874FB">
        <w:fldChar w:fldCharType="end"/>
      </w:r>
      <w:r w:rsidR="003874FB">
        <w:fldChar w:fldCharType="separate"/>
      </w:r>
      <w:r w:rsidR="003874FB">
        <w:rPr>
          <w:noProof/>
        </w:rPr>
        <w:t>[8]</w:t>
      </w:r>
      <w:r w:rsidR="003874FB">
        <w:fldChar w:fldCharType="end"/>
      </w:r>
      <w:r w:rsidR="1D191769">
        <w:t xml:space="preserve">. </w:t>
      </w:r>
    </w:p>
    <w:p w14:paraId="7A77A838" w14:textId="77777777" w:rsidR="00953BBC" w:rsidRDefault="00953BBC" w:rsidP="7FD4025D">
      <w:pPr>
        <w:spacing w:line="480" w:lineRule="auto"/>
        <w:jc w:val="both"/>
      </w:pPr>
    </w:p>
    <w:p w14:paraId="4CEF18CB" w14:textId="7BB3D47C" w:rsidR="6C2AE6C9" w:rsidRDefault="05E82B22" w:rsidP="7FD4025D">
      <w:pPr>
        <w:spacing w:line="480" w:lineRule="auto"/>
        <w:jc w:val="both"/>
      </w:pPr>
      <w:r>
        <w:t xml:space="preserve">To date, attempts to disentangle MDD have </w:t>
      </w:r>
      <w:r w:rsidR="52BCA087">
        <w:t>largely</w:t>
      </w:r>
      <w:r>
        <w:t xml:space="preserve"> focused on latent class analysis (LCA) or latent transition analysis (LTA) of clinical scales and symptoms (see</w:t>
      </w:r>
      <w:r w:rsidR="003874FB">
        <w:t xml:space="preserve"> </w:t>
      </w:r>
      <w:r w:rsidR="003874FB">
        <w:fldChar w:fldCharType="begin"/>
      </w:r>
      <w:r w:rsidR="003874FB">
        <w:instrText xml:space="preserve"> ADDIN EN.CITE &lt;EndNote&gt;&lt;Cite&gt;&lt;Author&gt;Milaneschi&lt;/Author&gt;&lt;Year&gt;2020&lt;/Year&gt;&lt;RecNum&gt;9&lt;/RecNum&gt;&lt;DisplayText&gt;[9]&lt;/DisplayText&gt;&lt;record&gt;&lt;rec-number&gt;9&lt;/rec-number&gt;&lt;foreign-keys&gt;&lt;key app="EN" db-id="9p0vavwpetxzdge2wd9ppdtvetprt0strv9e" timestamp="1741800033"&gt;9&lt;/key&gt;&lt;/foreign-keys&gt;&lt;ref-type name="Journal Article"&gt;17&lt;/ref-type&gt;&lt;contributors&gt;&lt;authors&gt;&lt;author&gt;Milaneschi, Yuri&lt;/author&gt;&lt;author&gt;Lamers, Femke&lt;/author&gt;&lt;author&gt;Berk, Michael&lt;/author&gt;&lt;author&gt;Penninx, Brenda W. J. H.&lt;/author&gt;&lt;/authors&gt;&lt;/contributors&gt;&lt;titles&gt;&lt;title&gt;Depression Heterogeneity and Its Biological Underpinnings: Toward Immunometabolic Depression&lt;/title&gt;&lt;secondary-title&gt;Biological Psychiatry&lt;/secondary-title&gt;&lt;/titles&gt;&lt;periodical&gt;&lt;full-title&gt;Biological Psychiatry&lt;/full-title&gt;&lt;/periodical&gt;&lt;pages&gt;369-380&lt;/pages&gt;&lt;volume&gt;88&lt;/volume&gt;&lt;number&gt;5&lt;/number&gt;&lt;keywords&gt;&lt;keyword&gt;Depression&lt;/keyword&gt;&lt;keyword&gt;Heterogeneity&lt;/keyword&gt;&lt;keyword&gt;Homeostasis&lt;/keyword&gt;&lt;keyword&gt;Inflammation&lt;/keyword&gt;&lt;keyword&gt;Metabolism&lt;/keyword&gt;&lt;keyword&gt;Treatment&lt;/keyword&gt;&lt;/keywords&gt;&lt;dates&gt;&lt;year&gt;2020&lt;/year&gt;&lt;pub-dates&gt;&lt;date&gt;2020/09/01/&lt;/date&gt;&lt;/pub-dates&gt;&lt;/dates&gt;&lt;isbn&gt;0006-3223&lt;/isbn&gt;&lt;urls&gt;&lt;related-urls&gt;&lt;url&gt;https://www.sciencedirect.com/science/article/pii/S0006322320300482&lt;/url&gt;&lt;/related-urls&gt;&lt;/urls&gt;&lt;electronic-resource-num&gt;https://doi.org/10.1016/j.biopsych.2020.01.014&lt;/electronic-resource-num&gt;&lt;/record&gt;&lt;/Cite&gt;&lt;/EndNote&gt;</w:instrText>
      </w:r>
      <w:r w:rsidR="003874FB">
        <w:fldChar w:fldCharType="separate"/>
      </w:r>
      <w:r w:rsidR="003874FB">
        <w:rPr>
          <w:noProof/>
        </w:rPr>
        <w:t>[9]</w:t>
      </w:r>
      <w:r w:rsidR="003874FB">
        <w:fldChar w:fldCharType="end"/>
      </w:r>
      <w:r w:rsidR="003874FB">
        <w:rPr>
          <w:rStyle w:val="Hyperlink"/>
        </w:rPr>
        <w:t xml:space="preserve"> </w:t>
      </w:r>
      <w:r>
        <w:t xml:space="preserve">for review). These approaches have identified at least two clinical subtypes - </w:t>
      </w:r>
      <w:r w:rsidR="4D172156">
        <w:t xml:space="preserve">‘typical’ </w:t>
      </w:r>
      <w:r w:rsidR="25C4181D">
        <w:t xml:space="preserve">(or </w:t>
      </w:r>
      <w:r w:rsidR="41FFF95E">
        <w:t>‘</w:t>
      </w:r>
      <w:r w:rsidR="3002A20D">
        <w:t>melancholic</w:t>
      </w:r>
      <w:r w:rsidR="0532A7E2">
        <w:t>’</w:t>
      </w:r>
      <w:r w:rsidR="25C4181D">
        <w:t>)</w:t>
      </w:r>
      <w:r w:rsidR="3A160A76">
        <w:t xml:space="preserve"> </w:t>
      </w:r>
      <w:r w:rsidR="6ADD7CFE">
        <w:t xml:space="preserve">MDD </w:t>
      </w:r>
      <w:r w:rsidR="4D172156">
        <w:t>and</w:t>
      </w:r>
      <w:r>
        <w:t xml:space="preserve"> 'atypical' MDD </w:t>
      </w:r>
      <w:r w:rsidR="11DA8050">
        <w:t>–</w:t>
      </w:r>
      <w:r>
        <w:t xml:space="preserve"> the latter </w:t>
      </w:r>
      <w:commentRangeStart w:id="1"/>
      <w:r w:rsidR="55804B4F">
        <w:t>of</w:t>
      </w:r>
      <w:commentRangeEnd w:id="1"/>
      <w:r>
        <w:rPr>
          <w:rStyle w:val="CommentReference"/>
        </w:rPr>
        <w:commentReference w:id="1"/>
      </w:r>
      <w:r w:rsidR="55804B4F">
        <w:t xml:space="preserve"> which</w:t>
      </w:r>
      <w:r>
        <w:t xml:space="preserve"> </w:t>
      </w:r>
      <w:r w:rsidR="5E4A87B4">
        <w:t>has been</w:t>
      </w:r>
      <w:r w:rsidR="47ABAFC1">
        <w:t xml:space="preserve"> </w:t>
      </w:r>
      <w:r w:rsidR="759F4F43">
        <w:t>largely</w:t>
      </w:r>
      <w:r w:rsidR="47ABAFC1">
        <w:t xml:space="preserve"> characterized by </w:t>
      </w:r>
      <w:r>
        <w:t xml:space="preserve">pronounced increases of immune and metabolic biomarkers </w:t>
      </w:r>
      <w:r w:rsidR="47ABAFC1">
        <w:t>compared with</w:t>
      </w:r>
      <w:r>
        <w:t xml:space="preserve"> healthy controls</w:t>
      </w:r>
      <w:r w:rsidR="1FBF7151">
        <w:t xml:space="preserve">, </w:t>
      </w:r>
      <w:r w:rsidR="5A868717">
        <w:t xml:space="preserve">such as </w:t>
      </w:r>
      <w:r w:rsidR="54013F66">
        <w:t>C-reactive protein (</w:t>
      </w:r>
      <w:r w:rsidR="5A868717">
        <w:t>CRP</w:t>
      </w:r>
      <w:r w:rsidR="00D5162F">
        <w:t xml:space="preserve">) </w:t>
      </w:r>
      <w:r w:rsidR="00D5162F">
        <w:fldChar w:fldCharType="begin">
          <w:fldData xml:space="preserve">PEVuZE5vdGU+PENpdGU+PEF1dGhvcj5HbGF1czwvQXV0aG9yPjxZZWFyPjIwMTQ8L1llYXI+PFJl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</w:fldData>
        </w:fldChar>
      </w:r>
      <w:r w:rsidR="00D5162F">
        <w:instrText xml:space="preserve"> ADDIN EN.CITE </w:instrText>
      </w:r>
      <w:r w:rsidR="00D5162F">
        <w:fldChar w:fldCharType="begin">
          <w:fldData xml:space="preserve">PEVuZE5vdGU+PENpdGU+PEF1dGhvcj5HbGF1czwvQXV0aG9yPjxZZWFyPjIwMTQ8L1llYXI+PFJl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</w:fldData>
        </w:fldChar>
      </w:r>
      <w:r w:rsidR="00D5162F">
        <w:instrText xml:space="preserve"> ADDIN EN.CITE.DATA </w:instrText>
      </w:r>
      <w:r w:rsidR="00D5162F">
        <w:fldChar w:fldCharType="end"/>
      </w:r>
      <w:r w:rsidR="00D5162F">
        <w:fldChar w:fldCharType="separate"/>
      </w:r>
      <w:r w:rsidR="00D5162F">
        <w:rPr>
          <w:noProof/>
        </w:rPr>
        <w:t>[10-12]</w:t>
      </w:r>
      <w:r w:rsidR="00D5162F">
        <w:fldChar w:fldCharType="end"/>
      </w:r>
      <w:r w:rsidR="5A868717">
        <w:t xml:space="preserve">, TNF </w:t>
      </w:r>
      <w:r w:rsidR="02F31FFB">
        <w:t xml:space="preserve">and IL-6 </w:t>
      </w:r>
      <w:r w:rsidR="00964233">
        <w:fldChar w:fldCharType="begin">
          <w:fldData xml:space="preserve">PEVuZE5vdGU+PENpdGU+PEF1dGhvcj5HbGF1czwvQXV0aG9yPjxZZWFyPjIwMTQ8L1llYXI+PFJl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==
</w:fldData>
        </w:fldChar>
      </w:r>
      <w:r w:rsidR="00964233">
        <w:instrText xml:space="preserve"> ADDIN EN.CITE </w:instrText>
      </w:r>
      <w:r w:rsidR="00964233">
        <w:fldChar w:fldCharType="begin">
          <w:fldData xml:space="preserve">PEVuZE5vdGU+PENpdGU+PEF1dGhvcj5HbGF1czwvQXV0aG9yPjxZZWFyPjIwMTQ8L1llYXI+PFJl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==
</w:fldData>
        </w:fldChar>
      </w:r>
      <w:r w:rsidR="00964233">
        <w:instrText xml:space="preserve"> ADDIN EN.CITE.DATA </w:instrText>
      </w:r>
      <w:r w:rsidR="00964233">
        <w:fldChar w:fldCharType="end"/>
      </w:r>
      <w:r w:rsidR="00964233">
        <w:fldChar w:fldCharType="separate"/>
      </w:r>
      <w:r w:rsidR="00964233">
        <w:rPr>
          <w:noProof/>
        </w:rPr>
        <w:t>[10, 12]</w:t>
      </w:r>
      <w:r w:rsidR="00964233">
        <w:fldChar w:fldCharType="end"/>
      </w:r>
      <w:r w:rsidR="5A868717">
        <w:t>, and other known metabolic markers</w:t>
      </w:r>
      <w:r w:rsidR="00A14FE9">
        <w:t xml:space="preserve"> </w:t>
      </w:r>
      <w:r w:rsidR="00131F5D">
        <w:fldChar w:fldCharType="begin">
          <w:fldData xml:space="preserve">PEVuZE5vdGU+PENpdGU+PEF1dGhvcj5MYW1lcnM8L0F1dGhvcj48WWVhcj4yMDE2PC9ZZWFyPjxS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</w:fldData>
        </w:fldChar>
      </w:r>
      <w:r w:rsidR="00131F5D">
        <w:instrText xml:space="preserve"> ADDIN EN.CITE </w:instrText>
      </w:r>
      <w:r w:rsidR="00131F5D">
        <w:fldChar w:fldCharType="begin">
          <w:fldData xml:space="preserve">PEVuZE5vdGU+PENpdGU+PEF1dGhvcj5MYW1lcnM8L0F1dGhvcj48WWVhcj4yMDE2PC9ZZWFyPjxS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</w:fldData>
        </w:fldChar>
      </w:r>
      <w:r w:rsidR="00131F5D">
        <w:instrText xml:space="preserve"> ADDIN EN.CITE.DATA </w:instrText>
      </w:r>
      <w:r w:rsidR="00131F5D">
        <w:fldChar w:fldCharType="end"/>
      </w:r>
      <w:r w:rsidR="00131F5D">
        <w:fldChar w:fldCharType="separate"/>
      </w:r>
      <w:r w:rsidR="00131F5D">
        <w:rPr>
          <w:noProof/>
        </w:rPr>
        <w:t>[13, 14]</w:t>
      </w:r>
      <w:r w:rsidR="00131F5D">
        <w:fldChar w:fldCharType="end"/>
      </w:r>
      <w:r>
        <w:t xml:space="preserve">. </w:t>
      </w:r>
      <w:r w:rsidR="7C0C9CFB">
        <w:t>A small number of studies</w:t>
      </w:r>
      <w:r>
        <w:t xml:space="preserve"> have</w:t>
      </w:r>
      <w:r w:rsidR="28CF9F65">
        <w:t xml:space="preserve"> described</w:t>
      </w:r>
      <w:r w:rsidR="7C0C9CFB">
        <w:t xml:space="preserve"> MDD</w:t>
      </w:r>
      <w:r>
        <w:t xml:space="preserve"> subtypes based on neuroimaging</w:t>
      </w:r>
      <w:r w:rsidR="28CF9F65">
        <w:t>-derived features</w:t>
      </w:r>
      <w:r w:rsidR="002664D4" w:rsidDel="002664D4">
        <w:t xml:space="preserve"> </w:t>
      </w:r>
      <w:r w:rsidR="00131F5D">
        <w:fldChar w:fldCharType="begin">
          <w:fldData xml:space="preserve">PEVuZE5vdGU+PENpdGU+PEF1dGhvcj5Db2xvbWJvPC9BdXRob3I+PFllYXI+MjAyNDwvWWVhcj48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</w:fldData>
        </w:fldChar>
      </w:r>
      <w:r w:rsidR="003641DE">
        <w:instrText xml:space="preserve"> ADDIN EN.CITE </w:instrText>
      </w:r>
      <w:r w:rsidR="003641DE">
        <w:fldChar w:fldCharType="begin">
          <w:fldData xml:space="preserve">PEVuZE5vdGU+PENpdGU+PEF1dGhvcj5Db2xvbWJvPC9BdXRob3I+PFllYXI+MjAyNDwvWWVhcj48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</w:fldData>
        </w:fldChar>
      </w:r>
      <w:r w:rsidR="003641DE">
        <w:instrText xml:space="preserve"> ADDIN EN.CITE.DATA </w:instrText>
      </w:r>
      <w:r w:rsidR="003641DE">
        <w:fldChar w:fldCharType="end"/>
      </w:r>
      <w:r w:rsidR="00131F5D">
        <w:fldChar w:fldCharType="separate"/>
      </w:r>
      <w:r w:rsidR="003641DE">
        <w:rPr>
          <w:noProof/>
        </w:rPr>
        <w:t>[15-19]</w:t>
      </w:r>
      <w:r w:rsidR="00131F5D">
        <w:fldChar w:fldCharType="end"/>
      </w:r>
      <w:r w:rsidR="21E6E4CD">
        <w:t xml:space="preserve">, but these have </w:t>
      </w:r>
      <w:r w:rsidR="002C4F9A">
        <w:t>largely lacked statistical power</w:t>
      </w:r>
      <w:r w:rsidR="001C7737">
        <w:t xml:space="preserve"> and independent replication of key findings</w:t>
      </w:r>
      <w:r w:rsidR="3E198EA1">
        <w:t>.</w:t>
      </w:r>
      <w:commentRangeStart w:id="2"/>
      <w:commentRangeStart w:id="3"/>
      <w:commentRangeEnd w:id="2"/>
      <w:r w:rsidR="00D85CEF">
        <w:rPr>
          <w:rStyle w:val="CommentReference"/>
        </w:rPr>
        <w:commentReference w:id="2"/>
      </w:r>
      <w:commentRangeEnd w:id="3"/>
      <w:r>
        <w:rPr>
          <w:rStyle w:val="CommentReference"/>
        </w:rPr>
        <w:commentReference w:id="3"/>
      </w:r>
      <w:r w:rsidR="21E6E4CD">
        <w:t xml:space="preserve"> </w:t>
      </w:r>
      <w:r w:rsidR="3681C04D">
        <w:t>Fewer</w:t>
      </w:r>
      <w:r w:rsidR="00717D0F">
        <w:t xml:space="preserve"> studies </w:t>
      </w:r>
      <w:r w:rsidR="004F11E4">
        <w:t>still have described</w:t>
      </w:r>
      <w:r w:rsidR="56FC1BEE" w:rsidDel="004F11E4">
        <w:t xml:space="preserve"> </w:t>
      </w:r>
      <w:r w:rsidR="56FC1BEE">
        <w:t>MDD subtypes</w:t>
      </w:r>
      <w:r w:rsidR="004F11E4">
        <w:t xml:space="preserve"> based on high-dimensional multi-</w:t>
      </w:r>
      <w:proofErr w:type="spellStart"/>
      <w:r w:rsidR="004F11E4">
        <w:t>omic</w:t>
      </w:r>
      <w:proofErr w:type="spellEnd"/>
      <w:r w:rsidR="004F11E4">
        <w:t xml:space="preserve"> measurements, such as</w:t>
      </w:r>
      <w:r w:rsidR="43890431" w:rsidDel="004F11E4">
        <w:t xml:space="preserve"> </w:t>
      </w:r>
      <w:r w:rsidR="56FC1BEE">
        <w:t>transcriptomics</w:t>
      </w:r>
      <w:r w:rsidR="004F11E4">
        <w:t>, but</w:t>
      </w:r>
      <w:r w:rsidR="56FC1BEE" w:rsidDel="004F11E4">
        <w:t xml:space="preserve"> </w:t>
      </w:r>
      <w:r w:rsidR="56FC1BEE">
        <w:t xml:space="preserve">of those studies published, results have </w:t>
      </w:r>
      <w:r w:rsidR="0E1229AC">
        <w:t>been</w:t>
      </w:r>
      <w:r w:rsidR="2B80E9CC" w:rsidDel="003F4DA5">
        <w:t xml:space="preserve"> </w:t>
      </w:r>
      <w:r w:rsidR="003F4DA5">
        <w:t xml:space="preserve">inconclusive </w:t>
      </w:r>
      <w:r w:rsidR="00711E91">
        <w:fldChar w:fldCharType="begin">
          <w:fldData xml:space="preserve">PEVuZE5vdGU+PENpdGU+PEF1dGhvcj5Ub3JpaTwvQXV0aG9yPjxZZWFyPjIwMjQ8L1llYXI+PFJl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</w:fldData>
        </w:fldChar>
      </w:r>
      <w:r w:rsidR="00711E91">
        <w:instrText xml:space="preserve"> ADDIN EN.CITE </w:instrText>
      </w:r>
      <w:r w:rsidR="00711E91">
        <w:fldChar w:fldCharType="begin">
          <w:fldData xml:space="preserve">PEVuZE5vdGU+PENpdGU+PEF1dGhvcj5Ub3JpaTwvQXV0aG9yPjxZZWFyPjIwMjQ8L1llYXI+PFJl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</w:fldData>
        </w:fldChar>
      </w:r>
      <w:r w:rsidR="00711E91">
        <w:instrText xml:space="preserve"> ADDIN EN.CITE.DATA </w:instrText>
      </w:r>
      <w:r w:rsidR="00711E91">
        <w:fldChar w:fldCharType="end"/>
      </w:r>
      <w:r w:rsidR="00711E91">
        <w:fldChar w:fldCharType="separate"/>
      </w:r>
      <w:r w:rsidR="00711E91">
        <w:rPr>
          <w:noProof/>
        </w:rPr>
        <w:t>[20, 21]</w:t>
      </w:r>
      <w:r w:rsidR="00711E91">
        <w:fldChar w:fldCharType="end"/>
      </w:r>
      <w:r>
        <w:t>.</w:t>
      </w:r>
    </w:p>
    <w:p w14:paraId="01F9375B" w14:textId="77777777" w:rsidR="00F43A7B" w:rsidRDefault="00F43A7B" w:rsidP="7FD4025D">
      <w:pPr>
        <w:spacing w:line="480" w:lineRule="auto"/>
        <w:jc w:val="both"/>
      </w:pPr>
    </w:p>
    <w:p w14:paraId="31E13831" w14:textId="5F5F3CD6" w:rsidR="1D191769" w:rsidRDefault="1D191769" w:rsidP="7FD4025D">
      <w:pPr>
        <w:spacing w:line="480" w:lineRule="auto"/>
        <w:jc w:val="both"/>
      </w:pPr>
      <w:r>
        <w:t xml:space="preserve">Proteomics has recently reemerged as a promising tool for incident disease prediction </w:t>
      </w:r>
      <w:r w:rsidR="00711E91">
        <w:fldChar w:fldCharType="begin"/>
      </w:r>
      <w:r w:rsidR="00711E91">
        <w:instrText xml:space="preserve"> ADDIN EN.CITE &lt;EndNote&gt;&lt;Cite&gt;&lt;Author&gt;Carrasco-Zanini&lt;/Author&gt;&lt;Year&gt;2024&lt;/Year&gt;&lt;RecNum&gt;24&lt;/RecNum&gt;&lt;DisplayText&gt;[22]&lt;/DisplayText&gt;&lt;record&gt;&lt;rec-number&gt;24&lt;/rec-number&gt;&lt;foreign-keys&gt;&lt;key app="EN" db-id="9p0vavwpetxzdge2wd9ppdtvetprt0strv9e" timestamp="1741800523"&gt;24&lt;/key&gt;&lt;/foreign-keys&gt;&lt;ref-type name="Journal Article"&gt;17&lt;/ref-type&gt;&lt;contributors&gt;&lt;authors&gt;&lt;author&gt;Carrasco-Zanini, Julia&lt;/author&gt;&lt;author&gt;Pietzner, Maik&lt;/author&gt;&lt;author&gt;Davitte, Jonathan&lt;/author&gt;&lt;author&gt;Surendran, Praveen&lt;/author&gt;&lt;author&gt;Croteau-Chonka, Damien C.&lt;/author&gt;&lt;author&gt;Robins, Chloe&lt;/author&gt;&lt;author&gt;Torralbo, Ana&lt;/author&gt;&lt;author&gt;Tomlinson, Christopher&lt;/author&gt;&lt;author&gt;Grünschläger, Florian&lt;/author&gt;&lt;author&gt;Fitzpatrick, Natalie&lt;/author&gt;&lt;author&gt;Ytsma, Cai&lt;/author&gt;&lt;author&gt;Kanno, Tokuwa&lt;/author&gt;&lt;author&gt;Gade, Stephan&lt;/author&gt;&lt;author&gt;Freitag, Daniel&lt;/author&gt;&lt;author&gt;Ziebell, Frederik&lt;/author&gt;&lt;author&gt;Haas, Simon&lt;/author&gt;&lt;author&gt;Denaxas, Spiros&lt;/author&gt;&lt;author&gt;Betts, Joanna C.&lt;/author&gt;&lt;author&gt;Wareham, Nicholas J.&lt;/author&gt;&lt;author&gt;Hemingway, Harry&lt;/author&gt;&lt;author&gt;Scott, Robert A.&lt;/author&gt;&lt;author&gt;Langenberg, Claudia&lt;/author&gt;&lt;/authors&gt;&lt;/contributors&gt;&lt;titles&gt;&lt;title&gt;Proteomic signatures improve risk prediction for common and rare diseases&lt;/title&gt;&lt;secondary-title&gt;Nature Medicine&lt;/secondary-title&gt;&lt;/titles&gt;&lt;periodical&gt;&lt;full-title&gt;Nature Medicine&lt;/full-title&gt;&lt;/periodical&gt;&lt;pages&gt;2489-2498&lt;/pages&gt;&lt;volume&gt;30&lt;/volume&gt;&lt;number&gt;9&lt;/number&gt;&lt;dates&gt;&lt;year&gt;2024&lt;/year&gt;&lt;pub-dates&gt;&lt;date&gt;2024/09/01&lt;/date&gt;&lt;/pub-dates&gt;&lt;/dates&gt;&lt;isbn&gt;1546-170X&lt;/isbn&gt;&lt;urls&gt;&lt;related-urls&gt;&lt;url&gt;https://doi.org/10.1038/s41591-024-03142-z&lt;/url&gt;&lt;/related-urls&gt;&lt;/urls&gt;&lt;electronic-resource-num&gt;10.1038/s41591-024-03142-z&lt;/electronic-resource-num&gt;&lt;/record&gt;&lt;/Cite&gt;&lt;/EndNote&gt;</w:instrText>
      </w:r>
      <w:r w:rsidR="00711E91">
        <w:fldChar w:fldCharType="separate"/>
      </w:r>
      <w:r w:rsidR="00711E91">
        <w:rPr>
          <w:noProof/>
        </w:rPr>
        <w:t>[22]</w:t>
      </w:r>
      <w:r w:rsidR="00711E91">
        <w:fldChar w:fldCharType="end"/>
      </w:r>
      <w:r>
        <w:t xml:space="preserve"> and prevalent disease stratification, facilitating the identification of robust biofluid-based subtypes, or 'endotypes', of Alzheimer's disease </w:t>
      </w:r>
      <w:r w:rsidR="00942F41">
        <w:fldChar w:fldCharType="begin">
          <w:fldData xml:space="preserve">PEVuZE5vdGU+PENpdGU+PEF1dGhvcj5UaWptczwvQXV0aG9yPjxZZWFyPjIwMjA8L1llYXI+PFJl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</w:fldData>
        </w:fldChar>
      </w:r>
      <w:r w:rsidR="00942F41">
        <w:instrText xml:space="preserve"> ADDIN EN.CITE </w:instrText>
      </w:r>
      <w:r w:rsidR="00942F41">
        <w:fldChar w:fldCharType="begin">
          <w:fldData xml:space="preserve">PEVuZE5vdGU+PENpdGU+PEF1dGhvcj5UaWptczwvQXV0aG9yPjxZZWFyPjIwMjA8L1llYXI+PFJl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</w:fldData>
        </w:fldChar>
      </w:r>
      <w:r w:rsidR="00942F41">
        <w:instrText xml:space="preserve"> ADDIN EN.CITE.DATA </w:instrText>
      </w:r>
      <w:r w:rsidR="00942F41">
        <w:fldChar w:fldCharType="end"/>
      </w:r>
      <w:r w:rsidR="00942F41">
        <w:fldChar w:fldCharType="separate"/>
      </w:r>
      <w:r w:rsidR="00942F41">
        <w:rPr>
          <w:noProof/>
        </w:rPr>
        <w:t>[23, 24]</w:t>
      </w:r>
      <w:r w:rsidR="00942F41">
        <w:fldChar w:fldCharType="end"/>
      </w:r>
      <w:r>
        <w:t xml:space="preserve">, Parkinson's disease </w:t>
      </w:r>
      <w:r w:rsidR="003641DE">
        <w:fldChar w:fldCharType="begin">
          <w:fldData xml:space="preserve">PEVuZE5vdGU+PENpdGU+PEF1dGhvcj5LYWlzZXI8L0F1dGhvcj48WWVhcj4yMDIzPC9ZZWFyPjxS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</w:fldData>
        </w:fldChar>
      </w:r>
      <w:r w:rsidR="003641DE">
        <w:instrText xml:space="preserve"> ADDIN EN.CITE </w:instrText>
      </w:r>
      <w:r w:rsidR="003641DE">
        <w:fldChar w:fldCharType="begin">
          <w:fldData xml:space="preserve">PEVuZE5vdGU+PENpdGU+PEF1dGhvcj5LYWlzZXI8L0F1dGhvcj48WWVhcj4yMDIzPC9ZZWFyPjxS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</w:fldData>
        </w:fldChar>
      </w:r>
      <w:r w:rsidR="003641DE">
        <w:instrText xml:space="preserve"> ADDIN EN.CITE.DATA </w:instrText>
      </w:r>
      <w:r w:rsidR="003641DE">
        <w:fldChar w:fldCharType="end"/>
      </w:r>
      <w:r w:rsidR="003641DE">
        <w:fldChar w:fldCharType="separate"/>
      </w:r>
      <w:r w:rsidR="003641DE">
        <w:rPr>
          <w:noProof/>
        </w:rPr>
        <w:t>[25]</w:t>
      </w:r>
      <w:r w:rsidR="003641DE">
        <w:fldChar w:fldCharType="end"/>
      </w:r>
      <w:r>
        <w:t xml:space="preserve"> and other brain illnesses</w:t>
      </w:r>
      <w:r w:rsidR="646E43CD">
        <w:t xml:space="preserve">, including frontotemporal dementia (FTD) </w:t>
      </w:r>
      <w:r w:rsidR="003641DE">
        <w:fldChar w:fldCharType="begin">
          <w:fldData xml:space="preserve">PEVuZE5vdGU+PENpdGU+PEF1dGhvcj5UZXVuaXNzZW48L0F1dGhvcj48WWVhcj4yMDE2PC9ZZWFy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=
</w:fldData>
        </w:fldChar>
      </w:r>
      <w:r w:rsidR="003641DE">
        <w:instrText xml:space="preserve"> ADDIN EN.CITE </w:instrText>
      </w:r>
      <w:r w:rsidR="003641DE">
        <w:fldChar w:fldCharType="begin">
          <w:fldData xml:space="preserve">PEVuZE5vdGU+PENpdGU+PEF1dGhvcj5UZXVuaXNzZW48L0F1dGhvcj48WWVhcj4yMDE2PC9ZZWFy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=
</w:fldData>
        </w:fldChar>
      </w:r>
      <w:r w:rsidR="003641DE">
        <w:instrText xml:space="preserve"> ADDIN EN.CITE.DATA </w:instrText>
      </w:r>
      <w:r w:rsidR="003641DE">
        <w:fldChar w:fldCharType="end"/>
      </w:r>
      <w:r w:rsidR="003641DE">
        <w:fldChar w:fldCharType="separate"/>
      </w:r>
      <w:r w:rsidR="003641DE">
        <w:rPr>
          <w:noProof/>
        </w:rPr>
        <w:t>[26]</w:t>
      </w:r>
      <w:r w:rsidR="003641DE">
        <w:fldChar w:fldCharType="end"/>
      </w:r>
      <w:r w:rsidR="5D9290E8">
        <w:t xml:space="preserve">, </w:t>
      </w:r>
      <w:r w:rsidR="262A8718">
        <w:t xml:space="preserve">stroke </w:t>
      </w:r>
      <w:r w:rsidR="003641DE">
        <w:fldChar w:fldCharType="begin">
          <w:fldData xml:space="preserve">PEVuZE5vdGU+PENpdGU+PEF1dGhvcj5NaXNyYTwvQXV0aG9yPjxZZWFyPjIwMjU8L1llYXI+PFJl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</w:fldData>
        </w:fldChar>
      </w:r>
      <w:r w:rsidR="003641DE">
        <w:instrText xml:space="preserve"> ADDIN EN.CITE </w:instrText>
      </w:r>
      <w:r w:rsidR="003641DE">
        <w:fldChar w:fldCharType="begin">
          <w:fldData xml:space="preserve">PEVuZE5vdGU+PENpdGU+PEF1dGhvcj5NaXNyYTwvQXV0aG9yPjxZZWFyPjIwMjU8L1llYXI+PFJl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</w:fldData>
        </w:fldChar>
      </w:r>
      <w:r w:rsidR="003641DE">
        <w:instrText xml:space="preserve"> ADDIN EN.CITE.DATA </w:instrText>
      </w:r>
      <w:r w:rsidR="003641DE">
        <w:fldChar w:fldCharType="end"/>
      </w:r>
      <w:r w:rsidR="003641DE">
        <w:fldChar w:fldCharType="separate"/>
      </w:r>
      <w:r w:rsidR="003641DE">
        <w:rPr>
          <w:noProof/>
        </w:rPr>
        <w:t>[27]</w:t>
      </w:r>
      <w:r w:rsidR="003641DE">
        <w:fldChar w:fldCharType="end"/>
      </w:r>
      <w:r w:rsidR="262A8718">
        <w:t xml:space="preserve">, </w:t>
      </w:r>
      <w:r w:rsidR="13A247A7">
        <w:t xml:space="preserve">adult-onset focal dystonia </w:t>
      </w:r>
      <w:r w:rsidR="003641DE">
        <w:fldChar w:fldCharType="begin"/>
      </w:r>
      <w:r w:rsidR="003641DE">
        <w:instrText xml:space="preserve"> ADDIN EN.CITE &lt;EndNote&gt;&lt;Cite&gt;&lt;Author&gt;Timsina&lt;/Author&gt;&lt;Year&gt;2024&lt;/Year&gt;&lt;RecNum&gt;30&lt;/RecNum&gt;&lt;DisplayText&gt;[28]&lt;/DisplayText&gt;&lt;record&gt;&lt;rec-number&gt;30&lt;/rec-number&gt;&lt;foreign-keys&gt;&lt;key app="EN" db-id="9p0vavwpetxzdge2wd9ppdtvetprt0strv9e" timestamp="1741800721"&gt;30&lt;/key&gt;&lt;/foreign-keys&gt;&lt;ref-type name="Journal Article"&gt;17&lt;/ref-type&gt;&lt;contributors&gt;&lt;authors&gt;&lt;author&gt;Timsina, Jigyasha&lt;/author&gt;&lt;author&gt;Dinasarapu, Ashok&lt;/author&gt;&lt;author&gt;Kilic-Berkmen, Gamze&lt;/author&gt;&lt;author&gt;Budde, John&lt;/author&gt;&lt;author&gt;Sung, Yun Ju&lt;/author&gt;&lt;author&gt;Klein, Adam M.&lt;/author&gt;&lt;author&gt;Cruchaga, Carlos&lt;/author&gt;&lt;author&gt;Jinnah, H. A.&lt;/author&gt;&lt;/authors&gt;&lt;/contributors&gt;&lt;titles&gt;&lt;title&gt;Blood-Based Proteomics for Adult-Onset Focal Dystonias&lt;/title&gt;&lt;secondary-title&gt;Annals of Neurology&lt;/secondary-title&gt;&lt;/titles&gt;&lt;periodical&gt;&lt;full-title&gt;Annals of Neurology&lt;/full-title&gt;&lt;/periodical&gt;&lt;pages&gt;110-120&lt;/pages&gt;&lt;volume&gt;96&lt;/volume&gt;&lt;number&gt;1&lt;/number&gt;&lt;dates&gt;&lt;year&gt;2024&lt;/year&gt;&lt;/dates&gt;&lt;isbn&gt;0364-5134&lt;/isbn&gt;&lt;urls&gt;&lt;related-urls&gt;&lt;url&gt;https://onlinelibrary.wiley.com/doi/abs/10.1002/ana.26929&lt;/url&gt;&lt;/related-urls&gt;&lt;/urls&gt;&lt;electronic-resource-num&gt;https://doi.org/10.1002/ana.26929&lt;/electronic-resource-num&gt;&lt;/record&gt;&lt;/Cite&gt;&lt;/EndNote&gt;</w:instrText>
      </w:r>
      <w:r w:rsidR="003641DE">
        <w:fldChar w:fldCharType="separate"/>
      </w:r>
      <w:r w:rsidR="003641DE">
        <w:rPr>
          <w:noProof/>
        </w:rPr>
        <w:t>[28]</w:t>
      </w:r>
      <w:r w:rsidR="003641DE">
        <w:fldChar w:fldCharType="end"/>
      </w:r>
      <w:r w:rsidR="13A247A7">
        <w:t xml:space="preserve">, </w:t>
      </w:r>
      <w:r w:rsidR="3CC8A98B">
        <w:t xml:space="preserve">and </w:t>
      </w:r>
      <w:r w:rsidR="5D9290E8">
        <w:t xml:space="preserve">myelin oligodendrocyte glycoprotein antibody-associated disease (MOGAD) </w:t>
      </w:r>
      <w:r w:rsidR="003641DE">
        <w:fldChar w:fldCharType="begin">
          <w:fldData xml:space="preserve">PEVuZE5vdGU+PENpdGU+PEF1dGhvcj5HYXdkZTwvQXV0aG9yPjxZZWFyPjIwMjQ8L1llYXI+PFJl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</w:fldData>
        </w:fldChar>
      </w:r>
      <w:r w:rsidR="003641DE">
        <w:instrText xml:space="preserve"> ADDIN EN.CITE </w:instrText>
      </w:r>
      <w:r w:rsidR="003641DE">
        <w:fldChar w:fldCharType="begin">
          <w:fldData xml:space="preserve">PEVuZE5vdGU+PENpdGU+PEF1dGhvcj5HYXdkZTwvQXV0aG9yPjxZZWFyPjIwMjQ8L1llYXI+PFJl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</w:fldData>
        </w:fldChar>
      </w:r>
      <w:r w:rsidR="003641DE">
        <w:instrText xml:space="preserve"> ADDIN EN.CITE.DATA </w:instrText>
      </w:r>
      <w:r w:rsidR="003641DE">
        <w:fldChar w:fldCharType="end"/>
      </w:r>
      <w:r w:rsidR="003641DE">
        <w:fldChar w:fldCharType="separate"/>
      </w:r>
      <w:r w:rsidR="003641DE">
        <w:rPr>
          <w:noProof/>
        </w:rPr>
        <w:t>[29]</w:t>
      </w:r>
      <w:r w:rsidR="003641DE">
        <w:fldChar w:fldCharType="end"/>
      </w:r>
      <w:r>
        <w:t xml:space="preserve">. </w:t>
      </w:r>
      <w:r w:rsidR="2043EE4B">
        <w:t xml:space="preserve">Although </w:t>
      </w:r>
      <w:r>
        <w:t xml:space="preserve">proteomic dysregulations have been reported in the biofluids of people diagnosed with bipolar disorder </w:t>
      </w:r>
      <w:r w:rsidR="003641DE">
        <w:fldChar w:fldCharType="begin"/>
      </w:r>
      <w:r w:rsidR="003641DE">
        <w:instrText xml:space="preserve"> ADDIN EN.CITE &lt;EndNote&gt;&lt;Cite&gt;&lt;Author&gt;Xiao&lt;/Author&gt;&lt;Year&gt;2024&lt;/Year&gt;&lt;RecNum&gt;32&lt;/RecNum&gt;&lt;DisplayText&gt;[30]&lt;/DisplayText&gt;&lt;record&gt;&lt;rec-number&gt;32&lt;/rec-number&gt;&lt;foreign-keys&gt;&lt;key app="EN" db-id="9p0vavwpetxzdge2wd9ppdtvetprt0strv9e" timestamp="1741800797"&gt;32&lt;/key&gt;&lt;/foreign-keys&gt;&lt;ref-type name="Journal Article"&gt;17&lt;/ref-type&gt;&lt;contributors&gt;&lt;authors&gt;&lt;author&gt;Xiao, Zhehao&lt;/author&gt;&lt;author&gt;Zheng, Nan&lt;/author&gt;&lt;author&gt;Chen, Haodong&lt;/author&gt;&lt;author&gt;Yang, Zhelun&lt;/author&gt;&lt;author&gt;Wang, Rui&lt;/author&gt;&lt;author&gt;Liang, Zeyan&lt;/author&gt;&lt;/authors&gt;&lt;/contributors&gt;&lt;titles&gt;&lt;title&gt;Identifying novel proteins underlying bipolar disorder via integrating pQTLs of the plasma, CSF, and brain with GWAS summary data&lt;/title&gt;&lt;secondary-title&gt;Translational Psychiatry&lt;/secondary-title&gt;&lt;/titles&gt;&lt;periodical&gt;&lt;full-title&gt;Translational Psychiatry&lt;/full-title&gt;&lt;/periodical&gt;&lt;pages&gt;344&lt;/pages&gt;&lt;volume&gt;14&lt;/volume&gt;&lt;number&gt;1&lt;/number&gt;&lt;dates&gt;&lt;year&gt;2024&lt;/year&gt;&lt;pub-dates&gt;&lt;date&gt;2024/08/27&lt;/date&gt;&lt;/pub-dates&gt;&lt;/dates&gt;&lt;isbn&gt;2158-3188&lt;/isbn&gt;&lt;urls&gt;&lt;related-urls&gt;&lt;url&gt;https://doi.org/10.1038/s41398-024-03056-x&lt;/url&gt;&lt;/related-urls&gt;&lt;/urls&gt;&lt;electronic-resource-num&gt;10.1038/s41398-024-03056-x&lt;/electronic-resource-num&gt;&lt;/record&gt;&lt;/Cite&gt;&lt;/EndNote&gt;</w:instrText>
      </w:r>
      <w:r w:rsidR="003641DE">
        <w:fldChar w:fldCharType="separate"/>
      </w:r>
      <w:r w:rsidR="003641DE">
        <w:rPr>
          <w:noProof/>
        </w:rPr>
        <w:t>[30]</w:t>
      </w:r>
      <w:r w:rsidR="003641DE">
        <w:fldChar w:fldCharType="end"/>
      </w:r>
      <w:r>
        <w:t xml:space="preserve">, schizophrenia </w:t>
      </w:r>
      <w:r w:rsidR="003641DE">
        <w:fldChar w:fldCharType="begin"/>
      </w:r>
      <w:r w:rsidR="003641DE">
        <w:instrText xml:space="preserve"> ADDIN EN.CITE &lt;EndNote&gt;&lt;Cite&gt;&lt;Author&gt;Föcking&lt;/Author&gt;&lt;Year&gt;2015&lt;/Year&gt;&lt;RecNum&gt;33&lt;/RecNum&gt;&lt;DisplayText&gt;[31]&lt;/DisplayText&gt;&lt;record&gt;&lt;rec-number&gt;33&lt;/rec-number&gt;&lt;foreign-keys&gt;&lt;key app="EN" db-id="9p0vavwpetxzdge2wd9ppdtvetprt0strv9e" timestamp="1741800822"&gt;33&lt;/key&gt;&lt;/foreign-keys&gt;&lt;ref-type name="Journal Article"&gt;17&lt;/ref-type&gt;&lt;contributors&gt;&lt;authors&gt;&lt;author&gt;Föcking, M.&lt;/author&gt;&lt;author&gt;Lopez, L. M.&lt;/author&gt;&lt;author&gt;English, J. A.&lt;/author&gt;&lt;author&gt;Dicker, P.&lt;/author&gt;&lt;author&gt;Wolff, A.&lt;/author&gt;&lt;author&gt;Brindley, E.&lt;/author&gt;&lt;author&gt;Wynne, K.&lt;/author&gt;&lt;author&gt;Cagney, G.&lt;/author&gt;&lt;author&gt;Cotter, D. R.&lt;/author&gt;&lt;/authors&gt;&lt;/contributors&gt;&lt;titles&gt;&lt;title&gt;Proteomic and genomic evidence implicates the postsynaptic density in schizophrenia&lt;/title&gt;&lt;secondary-title&gt;Molecular Psychiatry&lt;/secondary-title&gt;&lt;/titles&gt;&lt;periodical&gt;&lt;full-title&gt;Molecular Psychiatry&lt;/full-title&gt;&lt;/periodical&gt;&lt;pages&gt;424-432&lt;/pages&gt;&lt;volume&gt;20&lt;/volume&gt;&lt;number&gt;4&lt;/number&gt;&lt;dates&gt;&lt;year&gt;2015&lt;/year&gt;&lt;pub-dates&gt;&lt;date&gt;2015/04/01&lt;/date&gt;&lt;/pub-dates&gt;&lt;/dates&gt;&lt;isbn&gt;1476-5578&lt;/isbn&gt;&lt;urls&gt;&lt;related-urls&gt;&lt;url&gt;https://doi.org/10.1038/mp.2014.63&lt;/url&gt;&lt;/related-urls&gt;&lt;/urls&gt;&lt;electronic-resource-num&gt;10.1038/mp.2014.63&lt;/electronic-resource-num&gt;&lt;/record&gt;&lt;/Cite&gt;&lt;/EndNote&gt;</w:instrText>
      </w:r>
      <w:r w:rsidR="003641DE">
        <w:fldChar w:fldCharType="separate"/>
      </w:r>
      <w:r w:rsidR="003641DE">
        <w:rPr>
          <w:noProof/>
        </w:rPr>
        <w:t>[31]</w:t>
      </w:r>
      <w:r w:rsidR="003641DE">
        <w:fldChar w:fldCharType="end"/>
      </w:r>
      <w:r>
        <w:t xml:space="preserve"> and MDD </w:t>
      </w:r>
      <w:r w:rsidR="003641DE">
        <w:fldChar w:fldCharType="begin"/>
      </w:r>
      <w:r w:rsidR="003641DE">
        <w:instrText xml:space="preserve"> ADDIN EN.CITE &lt;EndNote&gt;&lt;Cite&gt;&lt;Author&gt;Kang&lt;/Author&gt;&lt;Year&gt;2025&lt;/Year&gt;&lt;RecNum&gt;34&lt;/RecNum&gt;&lt;DisplayText&gt;[32]&lt;/DisplayText&gt;&lt;record&gt;&lt;rec-number&gt;34&lt;/rec-number&gt;&lt;foreign-keys&gt;&lt;key app="EN" db-id="9p0vavwpetxzdge2wd9ppdtvetprt0strv9e" timestamp="1741800846"&gt;34&lt;/key&gt;&lt;/foreign-keys&gt;&lt;ref-type name="Journal Article"&gt;17&lt;/ref-type&gt;&lt;contributors&gt;&lt;authors&gt;&lt;author&gt;Kang, Jujiao&lt;/author&gt;&lt;author&gt;Yang, Liu&lt;/author&gt;&lt;author&gt;Jia, Tianye&lt;/author&gt;&lt;author&gt;Zhang, Wei&lt;/author&gt;&lt;author&gt;Wang, Lin-Bo&lt;/author&gt;&lt;author&gt;Zhao, Yu-Jie&lt;/author&gt;&lt;author&gt;You, Jia&lt;/author&gt;&lt;author&gt;Deng, Yue-Ting&lt;/author&gt;&lt;author&gt;Ge, Yi-Jun&lt;/author&gt;&lt;author&gt;Liu, Wei-Shi&lt;/author&gt;&lt;author&gt;Zhang, Yi&lt;/author&gt;&lt;author&gt;Chen, Yi-Lin&lt;/author&gt;&lt;author&gt;He, Xiao-Yu&lt;/author&gt;&lt;author&gt;Sahakian, Barbara J.&lt;/author&gt;&lt;author&gt;Yang, Yucheng T.&lt;/author&gt;&lt;author&gt;Zhao, Xing-Ming&lt;/author&gt;&lt;author&gt;Yu, Jin-Tai&lt;/author&gt;&lt;author&gt;Feng, Jianfeng&lt;/author&gt;&lt;author&gt;Cheng, Wei&lt;/author&gt;&lt;/authors&gt;&lt;/contributors&gt;&lt;titles&gt;&lt;title&gt;Plasma proteomics identifies proteins and pathways associated with incident depression in 46,165 adults&lt;/title&gt;&lt;secondary-title&gt;Science Bulletin&lt;/secondary-title&gt;&lt;/titles&gt;&lt;periodical&gt;&lt;full-title&gt;Science Bulletin&lt;/full-title&gt;&lt;/periodical&gt;&lt;pages&gt;573-586&lt;/pages&gt;&lt;volume&gt;70&lt;/volume&gt;&lt;number&gt;4&lt;/number&gt;&lt;keywords&gt;&lt;keyword&gt;Plasma proteins&lt;/keyword&gt;&lt;keyword&gt;Depression&lt;/keyword&gt;&lt;keyword&gt;Brain structure&lt;/keyword&gt;&lt;/keywords&gt;&lt;dates&gt;&lt;year&gt;2025&lt;/year&gt;&lt;pub-dates&gt;&lt;date&gt;2025/02/26/&lt;/date&gt;&lt;/pub-dates&gt;&lt;/dates&gt;&lt;isbn&gt;2095-9273&lt;/isbn&gt;&lt;urls&gt;&lt;related-urls&gt;&lt;url&gt;https://www.sciencedirect.com/science/article/pii/S2095927324007126&lt;/url&gt;&lt;/related-urls&gt;&lt;/urls&gt;&lt;electronic-resource-num&gt;https://doi.org/10.1016/j.scib.2024.09.041&lt;/electronic-resource-num&gt;&lt;/record&gt;&lt;/Cite&gt;&lt;/EndNote&gt;</w:instrText>
      </w:r>
      <w:r w:rsidR="003641DE">
        <w:fldChar w:fldCharType="separate"/>
      </w:r>
      <w:r w:rsidR="003641DE">
        <w:rPr>
          <w:noProof/>
        </w:rPr>
        <w:t>[32]</w:t>
      </w:r>
      <w:r w:rsidR="003641DE">
        <w:fldChar w:fldCharType="end"/>
      </w:r>
      <w:r>
        <w:t xml:space="preserve">, few studies have </w:t>
      </w:r>
      <w:r>
        <w:lastRenderedPageBreak/>
        <w:t xml:space="preserve">leveraged </w:t>
      </w:r>
      <w:r w:rsidR="009C40B5">
        <w:t xml:space="preserve">large-scale, </w:t>
      </w:r>
      <w:r>
        <w:t>high-dimensional proteomics to identify neuropsychiatric endotypes in a hypothesis-free manner.</w:t>
      </w:r>
    </w:p>
    <w:p w14:paraId="378EFE6B" w14:textId="77777777" w:rsidR="00EA298E" w:rsidRDefault="00EA298E" w:rsidP="7FD4025D">
      <w:pPr>
        <w:spacing w:line="480" w:lineRule="auto"/>
        <w:jc w:val="both"/>
      </w:pPr>
    </w:p>
    <w:p w14:paraId="63983B8D" w14:textId="1FEC257F" w:rsidR="00B24F8E" w:rsidRDefault="146342EC" w:rsidP="7FD4025D">
      <w:pPr>
        <w:spacing w:line="480" w:lineRule="auto"/>
        <w:jc w:val="both"/>
      </w:pPr>
      <w:r>
        <w:t>Here, we employed</w:t>
      </w:r>
      <w:r w:rsidR="009C40B5">
        <w:t xml:space="preserve"> a</w:t>
      </w:r>
      <w:r>
        <w:t xml:space="preserve"> semi-supervised clustering</w:t>
      </w:r>
      <w:r w:rsidR="00AC44A7">
        <w:t xml:space="preserve"> approach</w:t>
      </w:r>
      <w:r w:rsidR="00943D08">
        <w:t xml:space="preserve">, namely, </w:t>
      </w:r>
      <w:r w:rsidR="00943D08" w:rsidRPr="00943D08">
        <w:t>Heterogeneity Through Discriminative Analysis (HYDRA)</w:t>
      </w:r>
      <w:r w:rsidR="00943D08">
        <w:t xml:space="preserve"> </w:t>
      </w:r>
      <w:r w:rsidR="003641DE">
        <w:fldChar w:fldCharType="begin">
          <w:fldData xml:space="preserve">PEVuZE5vdGU+PENpdGU+PEF1dGhvcj5WYXJvbDwvQXV0aG9yPjxZZWFyPjIwMTc8L1llYXI+PFJl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</w:fldData>
        </w:fldChar>
      </w:r>
      <w:r w:rsidR="003641DE">
        <w:instrText xml:space="preserve"> ADDIN EN.CITE </w:instrText>
      </w:r>
      <w:r w:rsidR="003641DE">
        <w:fldChar w:fldCharType="begin">
          <w:fldData xml:space="preserve">PEVuZE5vdGU+PENpdGU+PEF1dGhvcj5WYXJvbDwvQXV0aG9yPjxZZWFyPjIwMTc8L1llYXI+PFJl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</w:fldData>
        </w:fldChar>
      </w:r>
      <w:r w:rsidR="003641DE">
        <w:instrText xml:space="preserve"> ADDIN EN.CITE.DATA </w:instrText>
      </w:r>
      <w:r w:rsidR="003641DE">
        <w:fldChar w:fldCharType="end"/>
      </w:r>
      <w:r w:rsidR="003641DE">
        <w:fldChar w:fldCharType="separate"/>
      </w:r>
      <w:r w:rsidR="003641DE">
        <w:rPr>
          <w:noProof/>
        </w:rPr>
        <w:t>[33]</w:t>
      </w:r>
      <w:r w:rsidR="003641DE">
        <w:fldChar w:fldCharType="end"/>
      </w:r>
      <w:r w:rsidR="00985F9C">
        <w:t>,</w:t>
      </w:r>
      <w:r>
        <w:t xml:space="preserve"> across 4,330 MDD cases and 12,158 controls in the UK Biobank (</w:t>
      </w:r>
      <w:r w:rsidR="004F5840">
        <w:t>UKB</w:t>
      </w:r>
      <w:r w:rsidR="000A6427">
        <w:t>)</w:t>
      </w:r>
      <w:r w:rsidR="004F5840">
        <w:t xml:space="preserve"> </w:t>
      </w:r>
      <w:r w:rsidR="00DB750E">
        <w:fldChar w:fldCharType="begin">
          <w:fldData xml:space="preserve">PEVuZE5vdGU+PENpdGU+PEF1dGhvcj5TdW48L0F1dGhvcj48WWVhcj4yMDIzPC9ZZWFyPjxSZWNO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</w:fldData>
        </w:fldChar>
      </w:r>
      <w:r w:rsidR="00DB750E">
        <w:instrText xml:space="preserve"> ADDIN EN.CITE </w:instrText>
      </w:r>
      <w:r w:rsidR="00DB750E">
        <w:fldChar w:fldCharType="begin">
          <w:fldData xml:space="preserve">PEVuZE5vdGU+PENpdGU+PEF1dGhvcj5TdW48L0F1dGhvcj48WWVhcj4yMDIzPC9ZZWFyPjxSZWNO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</w:fldData>
        </w:fldChar>
      </w:r>
      <w:r w:rsidR="00DB750E">
        <w:instrText xml:space="preserve"> ADDIN EN.CITE.DATA </w:instrText>
      </w:r>
      <w:r w:rsidR="00DB750E">
        <w:fldChar w:fldCharType="end"/>
      </w:r>
      <w:r w:rsidR="00DB750E">
        <w:fldChar w:fldCharType="separate"/>
      </w:r>
      <w:r w:rsidR="00DB750E">
        <w:rPr>
          <w:noProof/>
        </w:rPr>
        <w:t>[34]</w:t>
      </w:r>
      <w:r w:rsidR="00DB750E">
        <w:fldChar w:fldCharType="end"/>
      </w:r>
      <w:r>
        <w:t xml:space="preserve"> to identify </w:t>
      </w:r>
      <w:r w:rsidR="002E4867">
        <w:t xml:space="preserve">and replicate three </w:t>
      </w:r>
      <w:r w:rsidR="00985F9C">
        <w:t xml:space="preserve">molecular </w:t>
      </w:r>
      <w:r>
        <w:t xml:space="preserve">subtypes of </w:t>
      </w:r>
      <w:r w:rsidR="3CE95DE8">
        <w:t>M</w:t>
      </w:r>
      <w:r>
        <w:t>DD.</w:t>
      </w:r>
      <w:r w:rsidR="00BD2FA8">
        <w:t xml:space="preserve"> </w:t>
      </w:r>
      <w:r w:rsidR="00FB479A">
        <w:t>A</w:t>
      </w:r>
      <w:r w:rsidR="002A73F6">
        <w:t xml:space="preserve">cross both </w:t>
      </w:r>
      <w:r w:rsidR="00FB479A">
        <w:t xml:space="preserve">discovery </w:t>
      </w:r>
      <w:r w:rsidR="00E92955">
        <w:t>(</w:t>
      </w:r>
      <w:r w:rsidR="008355F5">
        <w:t>1</w:t>
      </w:r>
      <w:r w:rsidR="00A83B08">
        <w:t>,</w:t>
      </w:r>
      <w:r w:rsidR="008355F5">
        <w:t>403</w:t>
      </w:r>
      <w:r w:rsidR="002A73F6">
        <w:t xml:space="preserve"> cases,</w:t>
      </w:r>
      <w:r w:rsidR="008355F5">
        <w:t xml:space="preserve"> </w:t>
      </w:r>
      <w:r w:rsidR="007A39B4">
        <w:t>4</w:t>
      </w:r>
      <w:r w:rsidR="002A73F6">
        <w:t>,</w:t>
      </w:r>
      <w:r w:rsidR="007A39B4">
        <w:t>209</w:t>
      </w:r>
      <w:r w:rsidR="002A73F6">
        <w:t xml:space="preserve"> controls</w:t>
      </w:r>
      <w:r w:rsidR="00E92955">
        <w:t xml:space="preserve">) </w:t>
      </w:r>
      <w:r w:rsidR="00FB479A">
        <w:t>and replication</w:t>
      </w:r>
      <w:r w:rsidR="002A73F6">
        <w:t xml:space="preserve"> cohort</w:t>
      </w:r>
      <w:r w:rsidR="00F4010D">
        <w:t>s</w:t>
      </w:r>
      <w:r w:rsidR="00E92955">
        <w:t xml:space="preserve"> (</w:t>
      </w:r>
      <w:r w:rsidR="006C4BBD">
        <w:t>2</w:t>
      </w:r>
      <w:r w:rsidR="002A73F6">
        <w:t>,</w:t>
      </w:r>
      <w:r w:rsidR="006C4BBD">
        <w:t>927</w:t>
      </w:r>
      <w:r w:rsidR="002A73F6">
        <w:t xml:space="preserve"> cases</w:t>
      </w:r>
      <w:r w:rsidR="00E92955">
        <w:t>,</w:t>
      </w:r>
      <w:r w:rsidR="002A73F6">
        <w:t xml:space="preserve"> 8</w:t>
      </w:r>
      <w:r w:rsidR="00F4010D">
        <w:t>,781</w:t>
      </w:r>
      <w:r w:rsidR="00E92955">
        <w:t xml:space="preserve"> </w:t>
      </w:r>
      <w:r w:rsidR="006C4BBD">
        <w:t>controls</w:t>
      </w:r>
      <w:r w:rsidR="00E92955">
        <w:t>)</w:t>
      </w:r>
      <w:r w:rsidR="00F4010D">
        <w:t xml:space="preserve">, </w:t>
      </w:r>
      <w:r w:rsidR="004F57C1">
        <w:t xml:space="preserve">we identified three subtypes </w:t>
      </w:r>
      <w:r w:rsidR="00F4010D">
        <w:t xml:space="preserve">segregating </w:t>
      </w:r>
      <w:r w:rsidR="00E0589E">
        <w:t>along</w:t>
      </w:r>
      <w:r w:rsidR="004F57C1">
        <w:t xml:space="preserve"> three biological axes</w:t>
      </w:r>
      <w:r w:rsidR="006666D0">
        <w:t xml:space="preserve"> – </w:t>
      </w:r>
      <w:r w:rsidR="004F57C1">
        <w:t xml:space="preserve"> </w:t>
      </w:r>
      <w:r w:rsidR="00592083">
        <w:t xml:space="preserve">one primarily </w:t>
      </w:r>
      <w:r w:rsidR="007B38DB">
        <w:t>characterized</w:t>
      </w:r>
      <w:r w:rsidR="00592083">
        <w:t xml:space="preserve"> by upregulated immun</w:t>
      </w:r>
      <w:r w:rsidR="00BE6411">
        <w:t xml:space="preserve">e proteins and disrupted metabolic biomarkers, a second primarily driven by </w:t>
      </w:r>
      <w:r w:rsidR="006B0CE1">
        <w:t>upregulated mitochondrial</w:t>
      </w:r>
      <w:r w:rsidR="007B38DB">
        <w:t xml:space="preserve"> </w:t>
      </w:r>
      <w:r w:rsidR="00E32C01">
        <w:t>activity</w:t>
      </w:r>
      <w:r w:rsidR="00FD7921">
        <w:t xml:space="preserve">, </w:t>
      </w:r>
      <w:r w:rsidR="005D4425">
        <w:t>apoptosis</w:t>
      </w:r>
      <w:r w:rsidR="00E32C01">
        <w:t>, heightened cell cycle activity</w:t>
      </w:r>
      <w:r w:rsidR="007B4175">
        <w:t xml:space="preserve"> and altered adaptive immune signaling, </w:t>
      </w:r>
      <w:r w:rsidR="004D49A5">
        <w:t xml:space="preserve">and a third </w:t>
      </w:r>
      <w:r w:rsidR="00FD7921">
        <w:t xml:space="preserve">largely </w:t>
      </w:r>
      <w:r w:rsidR="00500AE2">
        <w:t>driven by</w:t>
      </w:r>
      <w:r w:rsidR="001575B9">
        <w:t xml:space="preserve"> down-regulation of mitochondrial proteins and reduced oxidative phosphorylation. </w:t>
      </w:r>
      <w:r w:rsidR="00BC0752">
        <w:t>We conducted a comprehensive characterization of these subtypes</w:t>
      </w:r>
      <w:r w:rsidR="00C2400B">
        <w:t>, evaluating</w:t>
      </w:r>
      <w:r w:rsidR="00BC0752">
        <w:t xml:space="preserve"> biological pathway enrichment</w:t>
      </w:r>
      <w:r w:rsidR="00E40000">
        <w:t>s</w:t>
      </w:r>
      <w:r w:rsidR="00BC0752">
        <w:t>, polygenic risk score</w:t>
      </w:r>
      <w:r w:rsidR="00B47EFC">
        <w:t xml:space="preserve"> differences</w:t>
      </w:r>
      <w:r w:rsidR="00BC0752">
        <w:t xml:space="preserve">, </w:t>
      </w:r>
      <w:r w:rsidR="00DA7AE4">
        <w:t>imaging-derived phenotype alterations</w:t>
      </w:r>
      <w:r w:rsidR="00BC0752">
        <w:t>, mental well-being questionnaire</w:t>
      </w:r>
      <w:r w:rsidR="00DA7AE4">
        <w:t xml:space="preserve"> </w:t>
      </w:r>
      <w:r w:rsidR="00AA1D95">
        <w:t>differences</w:t>
      </w:r>
      <w:r w:rsidR="00BC0752">
        <w:t>,</w:t>
      </w:r>
      <w:r w:rsidR="00E40000">
        <w:t xml:space="preserve"> and</w:t>
      </w:r>
      <w:r w:rsidR="00BC0752">
        <w:t xml:space="preserve"> co-morbidit</w:t>
      </w:r>
      <w:r w:rsidR="00AA1D95">
        <w:t>y enrichments</w:t>
      </w:r>
      <w:r w:rsidR="00BC0752">
        <w:t xml:space="preserve"> to</w:t>
      </w:r>
      <w:r w:rsidR="00DA7AE4">
        <w:t xml:space="preserve"> help elucidate </w:t>
      </w:r>
      <w:r w:rsidR="007B5C28">
        <w:t>potential</w:t>
      </w:r>
      <w:r w:rsidR="00DA7AE4">
        <w:t xml:space="preserve"> clinical</w:t>
      </w:r>
      <w:r w:rsidR="00552124">
        <w:t>, genetic and biological</w:t>
      </w:r>
      <w:r w:rsidR="00DA7AE4">
        <w:t xml:space="preserve"> </w:t>
      </w:r>
      <w:r w:rsidR="00552124">
        <w:t>factors</w:t>
      </w:r>
      <w:r w:rsidR="0045540A">
        <w:t xml:space="preserve"> driving the formation of each cluster</w:t>
      </w:r>
      <w:r w:rsidR="00A51A7B">
        <w:t>.</w:t>
      </w:r>
      <w:r w:rsidR="00B24F8E" w:rsidDel="0045540A">
        <w:t xml:space="preserve"> Finally, </w:t>
      </w:r>
      <w:r w:rsidR="00BC0752">
        <w:t>we</w:t>
      </w:r>
      <w:r w:rsidR="00BC0752" w:rsidDel="00A51A7B">
        <w:t xml:space="preserve"> </w:t>
      </w:r>
      <w:r w:rsidR="00BC0752">
        <w:t>built an extreme gradient boosted machine learning classifier to predict these subtypes based on a parsimonious set of proteins</w:t>
      </w:r>
      <w:r w:rsidR="00A51A7B">
        <w:t xml:space="preserve">, enabling the </w:t>
      </w:r>
      <w:r w:rsidR="00BC0752">
        <w:t>identification of these subtypes in clinical trials</w:t>
      </w:r>
      <w:r w:rsidR="00E370D6">
        <w:t xml:space="preserve"> </w:t>
      </w:r>
      <w:r w:rsidR="002E506B">
        <w:t>as a patient selection strategy</w:t>
      </w:r>
      <w:r w:rsidR="009A3D2D">
        <w:t xml:space="preserve">, pending further </w:t>
      </w:r>
      <w:r w:rsidR="00921573">
        <w:t xml:space="preserve">refinement and independent </w:t>
      </w:r>
      <w:r w:rsidR="009A3D2D">
        <w:t>validation</w:t>
      </w:r>
      <w:r w:rsidR="002E506B">
        <w:t xml:space="preserve">. </w:t>
      </w:r>
    </w:p>
    <w:p w14:paraId="6C8E4183" w14:textId="228DBF4E" w:rsidR="00C8633F" w:rsidRPr="00A278D0" w:rsidRDefault="00C8633F" w:rsidP="006164B9">
      <w:pPr>
        <w:spacing w:line="480" w:lineRule="auto"/>
        <w:rPr>
          <w:sz w:val="36"/>
          <w:szCs w:val="36"/>
        </w:rPr>
      </w:pPr>
      <w:r w:rsidRPr="00A278D0">
        <w:br w:type="page"/>
      </w:r>
    </w:p>
    <w:p w14:paraId="03E71CD0" w14:textId="6F403763" w:rsidR="004E6A50" w:rsidRPr="00A278D0" w:rsidRDefault="1A99D2EA" w:rsidP="7FD4025D">
      <w:pPr>
        <w:pStyle w:val="Heading1"/>
        <w:keepNext w:val="0"/>
        <w:keepLines w:val="0"/>
        <w:spacing w:line="480" w:lineRule="auto"/>
        <w:rPr>
          <w:b/>
          <w:bCs/>
          <w:sz w:val="36"/>
          <w:szCs w:val="36"/>
        </w:rPr>
      </w:pPr>
      <w:r w:rsidRPr="7FD4025D">
        <w:rPr>
          <w:rFonts w:ascii="Times New Roman" w:hAnsi="Times New Roman" w:cs="Times New Roman"/>
          <w:b/>
          <w:bCs/>
          <w:color w:val="000000" w:themeColor="text1"/>
          <w:sz w:val="36"/>
          <w:szCs w:val="36"/>
        </w:rPr>
        <w:lastRenderedPageBreak/>
        <w:t>Materials and Methods</w:t>
      </w:r>
    </w:p>
    <w:p w14:paraId="5740573F" w14:textId="6A7FD742" w:rsidR="0F3CD5F8" w:rsidRDefault="0F3CD5F8" w:rsidP="5AA7363A">
      <w:pPr>
        <w:spacing w:line="480" w:lineRule="auto"/>
        <w:jc w:val="both"/>
        <w:rPr>
          <w:b/>
          <w:color w:val="000000" w:themeColor="text1"/>
        </w:rPr>
      </w:pPr>
      <w:r w:rsidRPr="5AA7363A">
        <w:rPr>
          <w:b/>
          <w:color w:val="000000" w:themeColor="text1"/>
        </w:rPr>
        <w:t>Selection Criteria</w:t>
      </w:r>
    </w:p>
    <w:p w14:paraId="3E2ED642" w14:textId="51ABD963" w:rsidR="00447D41" w:rsidRDefault="226B8B90" w:rsidP="5AA7363A">
      <w:pPr>
        <w:spacing w:line="480" w:lineRule="auto"/>
        <w:jc w:val="both"/>
        <w:rPr>
          <w:color w:val="000000" w:themeColor="text1"/>
        </w:rPr>
      </w:pPr>
      <w:r w:rsidRPr="5AA7363A">
        <w:rPr>
          <w:color w:val="000000" w:themeColor="text1"/>
        </w:rPr>
        <w:t>Briefly,</w:t>
      </w:r>
      <w:r w:rsidR="2D84B5F7" w:rsidRPr="5AA7363A">
        <w:rPr>
          <w:color w:val="000000" w:themeColor="text1"/>
        </w:rPr>
        <w:t xml:space="preserve"> </w:t>
      </w:r>
      <w:r w:rsidR="06AAB230" w:rsidRPr="5AA7363A">
        <w:rPr>
          <w:color w:val="000000" w:themeColor="text1"/>
        </w:rPr>
        <w:t xml:space="preserve">prevalent cases of MDD were identified in the UK Biobank </w:t>
      </w:r>
      <w:r w:rsidR="0BF95E01" w:rsidRPr="5AA7363A">
        <w:rPr>
          <w:color w:val="000000" w:themeColor="text1"/>
        </w:rPr>
        <w:t xml:space="preserve">via </w:t>
      </w:r>
      <w:r w:rsidR="06AAB230" w:rsidRPr="5AA7363A">
        <w:rPr>
          <w:color w:val="000000" w:themeColor="text1"/>
        </w:rPr>
        <w:t xml:space="preserve">ICD-9 and -10 diagnosis records from hospital inpatient data, first occurrences records, and death register records. </w:t>
      </w:r>
      <w:r w:rsidR="006D3219">
        <w:rPr>
          <w:color w:val="000000" w:themeColor="text1"/>
        </w:rPr>
        <w:t>Using these criteria</w:t>
      </w:r>
      <w:r w:rsidR="06AAB230" w:rsidRPr="5AA7363A">
        <w:rPr>
          <w:color w:val="000000" w:themeColor="text1"/>
        </w:rPr>
        <w:t>, we found 565 MDD patients with ICD-10 records, 7 patients with only ICD-9 records, and another 3</w:t>
      </w:r>
      <w:r w:rsidR="006D3219">
        <w:rPr>
          <w:color w:val="000000" w:themeColor="text1"/>
        </w:rPr>
        <w:t>,</w:t>
      </w:r>
      <w:r w:rsidR="06AAB230" w:rsidRPr="5AA7363A">
        <w:rPr>
          <w:color w:val="000000" w:themeColor="text1"/>
        </w:rPr>
        <w:t xml:space="preserve">789 patients based on first occurrences records. No records indicating MDD were found in the death register data. Clinical exclusion criteria were subsequently applied to create a focused </w:t>
      </w:r>
      <w:r w:rsidR="00F12CB9">
        <w:rPr>
          <w:color w:val="000000" w:themeColor="text1"/>
        </w:rPr>
        <w:t xml:space="preserve">‘Discovery’ </w:t>
      </w:r>
      <w:r w:rsidR="06AAB230" w:rsidRPr="5AA7363A">
        <w:rPr>
          <w:color w:val="000000" w:themeColor="text1"/>
        </w:rPr>
        <w:t xml:space="preserve">MDD cohort, </w:t>
      </w:r>
      <w:r w:rsidR="000E7AB8">
        <w:rPr>
          <w:color w:val="000000" w:themeColor="text1"/>
        </w:rPr>
        <w:t>excluding</w:t>
      </w:r>
      <w:r w:rsidR="00F12CB9">
        <w:rPr>
          <w:color w:val="000000" w:themeColor="text1"/>
        </w:rPr>
        <w:t>: (</w:t>
      </w:r>
      <w:proofErr w:type="spellStart"/>
      <w:r w:rsidR="00F12CB9">
        <w:rPr>
          <w:color w:val="000000" w:themeColor="text1"/>
        </w:rPr>
        <w:t>i</w:t>
      </w:r>
      <w:proofErr w:type="spellEnd"/>
      <w:r w:rsidR="00F12CB9">
        <w:rPr>
          <w:color w:val="000000" w:themeColor="text1"/>
        </w:rPr>
        <w:t>)</w:t>
      </w:r>
      <w:r w:rsidR="06AAB230" w:rsidRPr="5AA7363A">
        <w:rPr>
          <w:color w:val="000000" w:themeColor="text1"/>
        </w:rPr>
        <w:t xml:space="preserve"> </w:t>
      </w:r>
      <w:r w:rsidR="00F12CB9">
        <w:rPr>
          <w:color w:val="000000" w:themeColor="text1"/>
        </w:rPr>
        <w:t>p</w:t>
      </w:r>
      <w:r w:rsidR="06AAB230" w:rsidRPr="5AA7363A">
        <w:rPr>
          <w:color w:val="000000" w:themeColor="text1"/>
        </w:rPr>
        <w:t xml:space="preserve">atients that took certain medications in a 24-month period before blood collection, </w:t>
      </w:r>
      <w:r w:rsidR="001F07CE">
        <w:rPr>
          <w:color w:val="000000" w:themeColor="text1"/>
        </w:rPr>
        <w:t>(ii)</w:t>
      </w:r>
      <w:r w:rsidR="06AAB230" w:rsidRPr="5AA7363A">
        <w:rPr>
          <w:color w:val="000000" w:themeColor="text1"/>
        </w:rPr>
        <w:t xml:space="preserve"> patients with </w:t>
      </w:r>
      <w:r w:rsidR="4F0E46DC" w:rsidRPr="5AA7363A">
        <w:rPr>
          <w:color w:val="000000" w:themeColor="text1"/>
        </w:rPr>
        <w:t>certain viral</w:t>
      </w:r>
      <w:r w:rsidR="4B1E6CCA" w:rsidRPr="5AA7363A">
        <w:rPr>
          <w:color w:val="000000" w:themeColor="text1"/>
        </w:rPr>
        <w:t xml:space="preserve"> </w:t>
      </w:r>
      <w:r w:rsidR="4F0E46DC" w:rsidRPr="5AA7363A">
        <w:rPr>
          <w:color w:val="000000" w:themeColor="text1"/>
        </w:rPr>
        <w:t>infections</w:t>
      </w:r>
      <w:r w:rsidR="671315FF" w:rsidRPr="5AA7363A">
        <w:rPr>
          <w:color w:val="000000" w:themeColor="text1"/>
        </w:rPr>
        <w:t>,</w:t>
      </w:r>
      <w:r w:rsidR="5B72C8E9" w:rsidRPr="5AA7363A">
        <w:rPr>
          <w:color w:val="000000" w:themeColor="text1"/>
        </w:rPr>
        <w:t xml:space="preserve"> </w:t>
      </w:r>
      <w:r w:rsidR="001F07CE">
        <w:rPr>
          <w:color w:val="000000" w:themeColor="text1"/>
        </w:rPr>
        <w:t xml:space="preserve">(iii) patients with </w:t>
      </w:r>
      <w:r w:rsidR="26BDFAE5" w:rsidRPr="5AA7363A">
        <w:rPr>
          <w:color w:val="000000" w:themeColor="text1"/>
        </w:rPr>
        <w:t xml:space="preserve">blood </w:t>
      </w:r>
      <w:r w:rsidR="31BC08F5" w:rsidRPr="5AA7363A">
        <w:rPr>
          <w:color w:val="000000" w:themeColor="text1"/>
        </w:rPr>
        <w:t>biomarkers</w:t>
      </w:r>
      <w:r w:rsidR="62792077" w:rsidRPr="5AA7363A">
        <w:rPr>
          <w:color w:val="000000" w:themeColor="text1"/>
        </w:rPr>
        <w:t xml:space="preserve"> at abnormally high levels</w:t>
      </w:r>
      <w:r w:rsidR="31BC08F5" w:rsidRPr="5AA7363A">
        <w:rPr>
          <w:color w:val="000000" w:themeColor="text1"/>
        </w:rPr>
        <w:t>,</w:t>
      </w:r>
      <w:r w:rsidR="06AAB230" w:rsidRPr="5AA7363A">
        <w:rPr>
          <w:color w:val="000000" w:themeColor="text1"/>
        </w:rPr>
        <w:t xml:space="preserve"> </w:t>
      </w:r>
      <w:r w:rsidR="001F07CE">
        <w:rPr>
          <w:color w:val="000000" w:themeColor="text1"/>
        </w:rPr>
        <w:t>(iv) patients with certain</w:t>
      </w:r>
      <w:r w:rsidR="73FFD7D9" w:rsidRPr="5AA7363A">
        <w:rPr>
          <w:color w:val="000000" w:themeColor="text1"/>
        </w:rPr>
        <w:t xml:space="preserve"> </w:t>
      </w:r>
      <w:r w:rsidR="06AAB230" w:rsidRPr="5AA7363A">
        <w:rPr>
          <w:color w:val="000000" w:themeColor="text1"/>
        </w:rPr>
        <w:t>comorbid</w:t>
      </w:r>
      <w:r w:rsidR="79DB9F4F" w:rsidRPr="5AA7363A">
        <w:rPr>
          <w:color w:val="000000" w:themeColor="text1"/>
        </w:rPr>
        <w:t>ities</w:t>
      </w:r>
      <w:r w:rsidR="00B70434">
        <w:rPr>
          <w:color w:val="000000" w:themeColor="text1"/>
        </w:rPr>
        <w:t>,</w:t>
      </w:r>
      <w:r w:rsidR="0E6EFACB" w:rsidRPr="00F9E084">
        <w:rPr>
          <w:color w:val="000000" w:themeColor="text1"/>
        </w:rPr>
        <w:t xml:space="preserve"> </w:t>
      </w:r>
      <w:r w:rsidR="00B70434">
        <w:rPr>
          <w:color w:val="000000" w:themeColor="text1"/>
        </w:rPr>
        <w:t>including</w:t>
      </w:r>
      <w:r w:rsidR="00A4079A">
        <w:rPr>
          <w:color w:val="000000" w:themeColor="text1"/>
        </w:rPr>
        <w:t xml:space="preserve"> </w:t>
      </w:r>
      <w:r w:rsidR="007A1179" w:rsidRPr="007A1179">
        <w:rPr>
          <w:color w:val="000000" w:themeColor="text1"/>
        </w:rPr>
        <w:t>various neuropsychiatric and neurodegenerative illnesses, cardiac illnesses, liver diseases</w:t>
      </w:r>
      <w:r w:rsidR="00D347F1">
        <w:rPr>
          <w:color w:val="000000" w:themeColor="text1"/>
        </w:rPr>
        <w:t>,</w:t>
      </w:r>
      <w:r w:rsidR="007A1179" w:rsidRPr="007A1179">
        <w:rPr>
          <w:color w:val="000000" w:themeColor="text1"/>
        </w:rPr>
        <w:t xml:space="preserve"> or systemic illnesses (see </w:t>
      </w:r>
      <w:r w:rsidR="007A1179" w:rsidRPr="00EC586B">
        <w:rPr>
          <w:b/>
          <w:bCs/>
          <w:color w:val="000000" w:themeColor="text1"/>
        </w:rPr>
        <w:t>Supplementary Methods</w:t>
      </w:r>
      <w:r w:rsidR="007A1179" w:rsidRPr="007A1179">
        <w:rPr>
          <w:color w:val="000000" w:themeColor="text1"/>
        </w:rPr>
        <w:t xml:space="preserve"> for more)</w:t>
      </w:r>
      <w:r w:rsidR="00EC586B">
        <w:rPr>
          <w:color w:val="000000" w:themeColor="text1"/>
        </w:rPr>
        <w:t xml:space="preserve">, </w:t>
      </w:r>
      <w:r w:rsidR="2338F19D" w:rsidRPr="5AA7363A">
        <w:rPr>
          <w:color w:val="000000" w:themeColor="text1"/>
        </w:rPr>
        <w:t>a</w:t>
      </w:r>
      <w:r w:rsidR="001F07CE">
        <w:rPr>
          <w:color w:val="000000" w:themeColor="text1"/>
        </w:rPr>
        <w:t xml:space="preserve">nd (v) patients </w:t>
      </w:r>
      <w:r w:rsidR="23524893" w:rsidRPr="5AA7363A">
        <w:rPr>
          <w:color w:val="000000" w:themeColor="text1"/>
        </w:rPr>
        <w:t>with records</w:t>
      </w:r>
      <w:r w:rsidR="27593FE6" w:rsidRPr="5AA7363A">
        <w:rPr>
          <w:color w:val="000000" w:themeColor="text1"/>
        </w:rPr>
        <w:t xml:space="preserve"> </w:t>
      </w:r>
      <w:r w:rsidR="06AAB230" w:rsidRPr="5AA7363A">
        <w:rPr>
          <w:color w:val="000000" w:themeColor="text1"/>
        </w:rPr>
        <w:t xml:space="preserve">of a drug or alcohol addiction </w:t>
      </w:r>
      <w:r w:rsidR="01E8800B" w:rsidRPr="00EC586B">
        <w:rPr>
          <w:color w:val="000000" w:themeColor="text1"/>
        </w:rPr>
        <w:t xml:space="preserve">or </w:t>
      </w:r>
      <w:r w:rsidR="4BE78858" w:rsidRPr="00EC586B">
        <w:rPr>
          <w:color w:val="000000" w:themeColor="text1"/>
        </w:rPr>
        <w:t>risk</w:t>
      </w:r>
      <w:r w:rsidR="06AAB230" w:rsidRPr="00EC586B">
        <w:rPr>
          <w:color w:val="000000" w:themeColor="text1"/>
        </w:rPr>
        <w:t xml:space="preserve"> for suicide</w:t>
      </w:r>
      <w:r w:rsidR="00EC586B">
        <w:rPr>
          <w:color w:val="000000" w:themeColor="text1"/>
        </w:rPr>
        <w:t xml:space="preserve"> (</w:t>
      </w:r>
      <w:commentRangeStart w:id="4"/>
      <w:commentRangeEnd w:id="4"/>
      <w:r>
        <w:rPr>
          <w:rStyle w:val="CommentReference"/>
        </w:rPr>
        <w:commentReference w:id="4"/>
      </w:r>
      <w:r w:rsidR="2B9C2500" w:rsidRPr="00EC586B">
        <w:rPr>
          <w:color w:val="000000" w:themeColor="text1"/>
        </w:rPr>
        <w:t xml:space="preserve">details of these </w:t>
      </w:r>
      <w:r w:rsidR="11FFC2A6" w:rsidRPr="00EC586B">
        <w:rPr>
          <w:color w:val="000000" w:themeColor="text1"/>
        </w:rPr>
        <w:t xml:space="preserve">sets of </w:t>
      </w:r>
      <w:r w:rsidR="2B9C2500" w:rsidRPr="00EC586B">
        <w:rPr>
          <w:color w:val="000000" w:themeColor="text1"/>
        </w:rPr>
        <w:t>exc</w:t>
      </w:r>
      <w:r w:rsidR="01A42A7A" w:rsidRPr="00EC586B">
        <w:rPr>
          <w:color w:val="000000" w:themeColor="text1"/>
        </w:rPr>
        <w:t>l</w:t>
      </w:r>
      <w:r w:rsidR="2B9C2500" w:rsidRPr="00EC586B">
        <w:rPr>
          <w:color w:val="000000" w:themeColor="text1"/>
        </w:rPr>
        <w:t xml:space="preserve">usion </w:t>
      </w:r>
      <w:r w:rsidR="396EC7CD" w:rsidRPr="00EC586B">
        <w:rPr>
          <w:color w:val="000000" w:themeColor="text1"/>
        </w:rPr>
        <w:t xml:space="preserve">criteria </w:t>
      </w:r>
      <w:r w:rsidR="5B0F45C3" w:rsidRPr="00EC586B">
        <w:rPr>
          <w:color w:val="000000" w:themeColor="text1"/>
        </w:rPr>
        <w:t xml:space="preserve">appear in the </w:t>
      </w:r>
      <w:r w:rsidR="5B0F45C3" w:rsidRPr="00EC586B">
        <w:rPr>
          <w:b/>
          <w:bCs/>
          <w:color w:val="000000" w:themeColor="text1"/>
        </w:rPr>
        <w:t>Supplement</w:t>
      </w:r>
      <w:r w:rsidR="001F158B" w:rsidRPr="00EC586B">
        <w:rPr>
          <w:b/>
          <w:bCs/>
          <w:color w:val="000000" w:themeColor="text1"/>
        </w:rPr>
        <w:t>ary Methods</w:t>
      </w:r>
      <w:commentRangeStart w:id="5"/>
      <w:commentRangeStart w:id="6"/>
      <w:commentRangeStart w:id="7"/>
      <w:r w:rsidR="5B0F45C3" w:rsidRPr="00EC586B">
        <w:rPr>
          <w:color w:val="000000" w:themeColor="text1"/>
        </w:rPr>
        <w:t>)</w:t>
      </w:r>
      <w:commentRangeStart w:id="8"/>
      <w:commentRangeStart w:id="9"/>
      <w:r w:rsidR="06AAB230" w:rsidRPr="00F9E084">
        <w:rPr>
          <w:color w:val="000000" w:themeColor="text1"/>
        </w:rPr>
        <w:t>.</w:t>
      </w:r>
      <w:commentRangeEnd w:id="8"/>
      <w:r>
        <w:rPr>
          <w:rStyle w:val="CommentReference"/>
        </w:rPr>
        <w:commentReference w:id="8"/>
      </w:r>
      <w:commentRangeEnd w:id="9"/>
      <w:r>
        <w:rPr>
          <w:rStyle w:val="CommentReference"/>
        </w:rPr>
        <w:commentReference w:id="9"/>
      </w:r>
      <w:commentRangeEnd w:id="5"/>
      <w:r>
        <w:rPr>
          <w:rStyle w:val="CommentReference"/>
        </w:rPr>
        <w:commentReference w:id="5"/>
      </w:r>
      <w:commentRangeEnd w:id="6"/>
      <w:r>
        <w:rPr>
          <w:rStyle w:val="CommentReference"/>
        </w:rPr>
        <w:commentReference w:id="6"/>
      </w:r>
      <w:commentRangeEnd w:id="7"/>
      <w:r w:rsidR="0013776E">
        <w:rPr>
          <w:rStyle w:val="CommentReference"/>
          <w:lang w:val="en-GB"/>
        </w:rPr>
        <w:commentReference w:id="7"/>
      </w:r>
      <w:r w:rsidR="20EB5364" w:rsidRPr="5AA7363A">
        <w:rPr>
          <w:color w:val="000000" w:themeColor="text1"/>
        </w:rPr>
        <w:t xml:space="preserve"> </w:t>
      </w:r>
      <w:r w:rsidR="058A16D3" w:rsidRPr="5AA7363A">
        <w:rPr>
          <w:color w:val="000000" w:themeColor="text1"/>
        </w:rPr>
        <w:t xml:space="preserve">This resulted in </w:t>
      </w:r>
      <w:r w:rsidR="06AAB230" w:rsidRPr="5AA7363A">
        <w:rPr>
          <w:color w:val="000000" w:themeColor="text1"/>
        </w:rPr>
        <w:t>1</w:t>
      </w:r>
      <w:r w:rsidR="001F07CE">
        <w:rPr>
          <w:color w:val="000000" w:themeColor="text1"/>
        </w:rPr>
        <w:t>,</w:t>
      </w:r>
      <w:r w:rsidR="06AAB230" w:rsidRPr="5AA7363A">
        <w:rPr>
          <w:color w:val="000000" w:themeColor="text1"/>
        </w:rPr>
        <w:t>403 prevalent MDD cases</w:t>
      </w:r>
      <w:r w:rsidR="001F07CE">
        <w:rPr>
          <w:color w:val="000000" w:themeColor="text1"/>
        </w:rPr>
        <w:t xml:space="preserve"> in the ‘Discovery’ cohort</w:t>
      </w:r>
      <w:r w:rsidR="55CDCB4A" w:rsidRPr="5AA7363A">
        <w:rPr>
          <w:color w:val="000000" w:themeColor="text1"/>
        </w:rPr>
        <w:t>.</w:t>
      </w:r>
      <w:r w:rsidR="0068357F">
        <w:rPr>
          <w:color w:val="000000" w:themeColor="text1"/>
        </w:rPr>
        <w:t xml:space="preserve"> </w:t>
      </w:r>
      <w:r w:rsidR="009545AA">
        <w:rPr>
          <w:color w:val="000000" w:themeColor="text1"/>
        </w:rPr>
        <w:t xml:space="preserve">An additional 2,927 prevalent MDD cases who </w:t>
      </w:r>
      <w:r w:rsidR="0068357F">
        <w:rPr>
          <w:color w:val="000000" w:themeColor="text1"/>
        </w:rPr>
        <w:t>did not meet exclusion criteria were assigned to a second, more generalizable ‘Replication’ cohort.</w:t>
      </w:r>
      <w:r w:rsidR="66FC8747" w:rsidRPr="5AA7363A">
        <w:rPr>
          <w:color w:val="000000" w:themeColor="text1"/>
        </w:rPr>
        <w:t xml:space="preserve"> </w:t>
      </w:r>
    </w:p>
    <w:p w14:paraId="2C0C4D95" w14:textId="77777777" w:rsidR="00447D41" w:rsidRDefault="00447D41" w:rsidP="5AA7363A">
      <w:pPr>
        <w:spacing w:line="480" w:lineRule="auto"/>
        <w:jc w:val="both"/>
        <w:rPr>
          <w:color w:val="000000" w:themeColor="text1"/>
        </w:rPr>
      </w:pPr>
    </w:p>
    <w:p w14:paraId="75EC4F7B" w14:textId="50481779" w:rsidR="562E87CB" w:rsidRPr="00447D41" w:rsidRDefault="00447D41" w:rsidP="5AA7363A">
      <w:pPr>
        <w:spacing w:line="480" w:lineRule="auto"/>
        <w:jc w:val="both"/>
        <w:rPr>
          <w:color w:val="000000" w:themeColor="text1"/>
        </w:rPr>
      </w:pPr>
      <w:r>
        <w:rPr>
          <w:color w:val="000000" w:themeColor="text1"/>
        </w:rPr>
        <w:t>F</w:t>
      </w:r>
      <w:r w:rsidR="787C9351" w:rsidRPr="5AA7363A">
        <w:rPr>
          <w:color w:val="000000" w:themeColor="text1"/>
        </w:rPr>
        <w:t xml:space="preserve">or both </w:t>
      </w:r>
      <w:r w:rsidR="14A1B50F" w:rsidRPr="00F9E084">
        <w:rPr>
          <w:color w:val="000000" w:themeColor="text1"/>
        </w:rPr>
        <w:t xml:space="preserve">MDD </w:t>
      </w:r>
      <w:r w:rsidR="787C9351" w:rsidRPr="5AA7363A">
        <w:rPr>
          <w:color w:val="000000" w:themeColor="text1"/>
        </w:rPr>
        <w:t xml:space="preserve">cohorts, we </w:t>
      </w:r>
      <w:r w:rsidR="787C9351">
        <w:t>randomly selected three times the number of controls as cases.</w:t>
      </w:r>
      <w:r>
        <w:t xml:space="preserve"> </w:t>
      </w:r>
      <w:commentRangeStart w:id="12"/>
      <w:commentRangeStart w:id="13"/>
      <w:r w:rsidR="75E53CDA" w:rsidRPr="5E1DD0B8">
        <w:rPr>
          <w:color w:val="000000" w:themeColor="text1"/>
        </w:rPr>
        <w:t xml:space="preserve">Controls </w:t>
      </w:r>
      <w:commentRangeEnd w:id="12"/>
      <w:r>
        <w:rPr>
          <w:rStyle w:val="CommentReference"/>
        </w:rPr>
        <w:commentReference w:id="12"/>
      </w:r>
      <w:commentRangeEnd w:id="13"/>
      <w:r>
        <w:rPr>
          <w:rStyle w:val="CommentReference"/>
        </w:rPr>
        <w:commentReference w:id="13"/>
      </w:r>
      <w:r w:rsidR="7036847C" w:rsidRPr="5E1DD0B8">
        <w:rPr>
          <w:color w:val="000000" w:themeColor="text1"/>
        </w:rPr>
        <w:t xml:space="preserve">were defined as </w:t>
      </w:r>
      <w:r>
        <w:rPr>
          <w:color w:val="000000" w:themeColor="text1"/>
        </w:rPr>
        <w:t xml:space="preserve">UKB </w:t>
      </w:r>
      <w:r w:rsidR="7036847C" w:rsidRPr="5E1DD0B8">
        <w:rPr>
          <w:color w:val="000000" w:themeColor="text1"/>
        </w:rPr>
        <w:t xml:space="preserve">participants </w:t>
      </w:r>
      <w:r>
        <w:rPr>
          <w:color w:val="000000" w:themeColor="text1"/>
        </w:rPr>
        <w:t xml:space="preserve">who </w:t>
      </w:r>
      <w:r w:rsidR="7036847C" w:rsidRPr="5E1DD0B8">
        <w:rPr>
          <w:color w:val="000000" w:themeColor="text1"/>
        </w:rPr>
        <w:t xml:space="preserve">did </w:t>
      </w:r>
      <w:r w:rsidR="7036847C" w:rsidRPr="38E63443">
        <w:rPr>
          <w:color w:val="000000" w:themeColor="text1"/>
        </w:rPr>
        <w:t xml:space="preserve">not have any records indicating </w:t>
      </w:r>
      <w:r w:rsidR="32386C6A" w:rsidRPr="3E90298F">
        <w:rPr>
          <w:color w:val="000000" w:themeColor="text1"/>
        </w:rPr>
        <w:t>a</w:t>
      </w:r>
      <w:r w:rsidR="7B6FE1EB" w:rsidRPr="742F27AF">
        <w:rPr>
          <w:color w:val="000000" w:themeColor="text1"/>
        </w:rPr>
        <w:t xml:space="preserve"> </w:t>
      </w:r>
      <w:r w:rsidR="32386C6A" w:rsidRPr="4BD2FF55">
        <w:rPr>
          <w:color w:val="000000" w:themeColor="text1"/>
        </w:rPr>
        <w:t>diagnosis</w:t>
      </w:r>
      <w:r w:rsidR="7B6FE1EB" w:rsidRPr="7912C2A9">
        <w:rPr>
          <w:color w:val="000000" w:themeColor="text1"/>
        </w:rPr>
        <w:t xml:space="preserve"> </w:t>
      </w:r>
      <w:r w:rsidR="32386C6A" w:rsidRPr="31EDFA11">
        <w:rPr>
          <w:color w:val="000000" w:themeColor="text1"/>
        </w:rPr>
        <w:t xml:space="preserve">of </w:t>
      </w:r>
      <w:r w:rsidR="32386C6A" w:rsidRPr="297E9370">
        <w:rPr>
          <w:color w:val="000000" w:themeColor="text1"/>
        </w:rPr>
        <w:t>MDD</w:t>
      </w:r>
      <w:r w:rsidR="11D4BF1A" w:rsidRPr="620F1173">
        <w:rPr>
          <w:color w:val="000000" w:themeColor="text1"/>
        </w:rPr>
        <w:t xml:space="preserve"> were excluded</w:t>
      </w:r>
      <w:r w:rsidR="7B6FE1EB" w:rsidRPr="620F1173">
        <w:rPr>
          <w:color w:val="000000" w:themeColor="text1"/>
        </w:rPr>
        <w:t xml:space="preserve"> </w:t>
      </w:r>
      <w:r w:rsidR="11D4BF1A" w:rsidRPr="39620E47">
        <w:rPr>
          <w:color w:val="000000" w:themeColor="text1"/>
        </w:rPr>
        <w:t xml:space="preserve">based on the </w:t>
      </w:r>
      <w:r w:rsidR="1CD55929" w:rsidRPr="18A8E73D">
        <w:rPr>
          <w:color w:val="000000" w:themeColor="text1"/>
        </w:rPr>
        <w:t>same</w:t>
      </w:r>
      <w:r w:rsidR="11D4BF1A" w:rsidRPr="495DBA53">
        <w:rPr>
          <w:color w:val="000000" w:themeColor="text1"/>
        </w:rPr>
        <w:t xml:space="preserve"> </w:t>
      </w:r>
      <w:r w:rsidR="11D4BF1A" w:rsidRPr="39620E47">
        <w:rPr>
          <w:color w:val="000000" w:themeColor="text1"/>
        </w:rPr>
        <w:t>clinical exclusion criteria used for the MDD cohort.</w:t>
      </w:r>
      <w:r w:rsidR="7B6FE1EB" w:rsidRPr="39620E47">
        <w:rPr>
          <w:color w:val="000000" w:themeColor="text1"/>
        </w:rPr>
        <w:t xml:space="preserve"> </w:t>
      </w:r>
    </w:p>
    <w:p w14:paraId="09904D86" w14:textId="7879E846" w:rsidR="562E87CB" w:rsidRPr="00447D41" w:rsidRDefault="562E87CB" w:rsidP="00F9E084">
      <w:pPr>
        <w:spacing w:line="480" w:lineRule="auto"/>
        <w:jc w:val="both"/>
        <w:rPr>
          <w:color w:val="000000" w:themeColor="text1"/>
        </w:rPr>
      </w:pPr>
    </w:p>
    <w:p w14:paraId="542E9405" w14:textId="798408BA" w:rsidR="562E87CB" w:rsidRPr="00447D41" w:rsidRDefault="0A81A4EE" w:rsidP="5AA7363A">
      <w:pPr>
        <w:spacing w:line="480" w:lineRule="auto"/>
        <w:jc w:val="both"/>
        <w:rPr>
          <w:color w:val="000000" w:themeColor="text1"/>
        </w:rPr>
      </w:pPr>
      <w:commentRangeStart w:id="16"/>
      <w:commentRangeStart w:id="17"/>
      <w:r w:rsidRPr="00F9E084">
        <w:rPr>
          <w:color w:val="000000" w:themeColor="text1"/>
        </w:rPr>
        <w:t>To help contextualize our findings, we selected a</w:t>
      </w:r>
      <w:r w:rsidR="114084B0" w:rsidRPr="00F9E084">
        <w:rPr>
          <w:color w:val="000000" w:themeColor="text1"/>
        </w:rPr>
        <w:t xml:space="preserve"> set of individuals diagnosed with a</w:t>
      </w:r>
      <w:r w:rsidRPr="00F9E084">
        <w:rPr>
          <w:color w:val="000000" w:themeColor="text1"/>
        </w:rPr>
        <w:t xml:space="preserve"> commonly-occurring illness with established biological subtypes</w:t>
      </w:r>
      <w:r w:rsidR="75C1BBB2" w:rsidRPr="00F9E084">
        <w:rPr>
          <w:color w:val="000000" w:themeColor="text1"/>
        </w:rPr>
        <w:t xml:space="preserve"> – </w:t>
      </w:r>
      <w:r w:rsidR="5481AC79" w:rsidRPr="00F9E084">
        <w:rPr>
          <w:color w:val="000000" w:themeColor="text1"/>
        </w:rPr>
        <w:t xml:space="preserve">Rheumatoid Arthritis </w:t>
      </w:r>
      <w:r w:rsidR="7CB26BFD" w:rsidRPr="00F9E084">
        <w:rPr>
          <w:color w:val="000000" w:themeColor="text1"/>
        </w:rPr>
        <w:t>(RA) - as a positive control</w:t>
      </w:r>
      <w:r w:rsidR="3E0AA8AB" w:rsidRPr="00F9E084">
        <w:rPr>
          <w:color w:val="000000" w:themeColor="text1"/>
        </w:rPr>
        <w:t xml:space="preserve"> </w:t>
      </w:r>
      <w:r w:rsidR="38AB4C42" w:rsidRPr="00F9E084">
        <w:rPr>
          <w:color w:val="000000" w:themeColor="text1"/>
        </w:rPr>
        <w:t xml:space="preserve">HYDRA </w:t>
      </w:r>
      <w:r w:rsidR="3E0AA8AB" w:rsidRPr="00F9E084">
        <w:rPr>
          <w:color w:val="000000" w:themeColor="text1"/>
        </w:rPr>
        <w:t>analysis</w:t>
      </w:r>
      <w:r w:rsidR="7CB26BFD" w:rsidRPr="00F9E084">
        <w:rPr>
          <w:color w:val="000000" w:themeColor="text1"/>
        </w:rPr>
        <w:t xml:space="preserve">. </w:t>
      </w:r>
      <w:r w:rsidR="04783D6D" w:rsidRPr="00F9E084">
        <w:rPr>
          <w:color w:val="000000" w:themeColor="text1"/>
        </w:rPr>
        <w:t xml:space="preserve">RA </w:t>
      </w:r>
      <w:commentRangeStart w:id="18"/>
      <w:commentRangeEnd w:id="18"/>
      <w:r w:rsidR="75E53CDA">
        <w:rPr>
          <w:rStyle w:val="CommentReference"/>
        </w:rPr>
        <w:commentReference w:id="18"/>
      </w:r>
      <w:r w:rsidR="58F8C90C" w:rsidRPr="46383ED7">
        <w:rPr>
          <w:color w:val="000000" w:themeColor="text1"/>
        </w:rPr>
        <w:t xml:space="preserve">cases were identified </w:t>
      </w:r>
      <w:r w:rsidR="1205D96D" w:rsidRPr="2884ADAD">
        <w:rPr>
          <w:color w:val="000000" w:themeColor="text1"/>
        </w:rPr>
        <w:t xml:space="preserve">via ICD-9 and ICD-10 </w:t>
      </w:r>
      <w:r w:rsidR="1205D96D" w:rsidRPr="2884ADAD">
        <w:rPr>
          <w:color w:val="000000" w:themeColor="text1"/>
        </w:rPr>
        <w:lastRenderedPageBreak/>
        <w:t>diagnosis records, first occurrences, and death register records</w:t>
      </w:r>
      <w:r w:rsidR="3A71A3F1" w:rsidRPr="0E77EF59">
        <w:rPr>
          <w:color w:val="000000" w:themeColor="text1"/>
        </w:rPr>
        <w:t>.</w:t>
      </w:r>
      <w:commentRangeEnd w:id="16"/>
      <w:r w:rsidR="00447D41">
        <w:rPr>
          <w:rStyle w:val="CommentReference"/>
        </w:rPr>
        <w:commentReference w:id="16"/>
      </w:r>
      <w:commentRangeEnd w:id="17"/>
      <w:r w:rsidR="00447D41">
        <w:rPr>
          <w:rStyle w:val="CommentReference"/>
        </w:rPr>
        <w:commentReference w:id="17"/>
      </w:r>
      <w:r w:rsidR="003D2363">
        <w:rPr>
          <w:color w:val="000000" w:themeColor="text1"/>
        </w:rPr>
        <w:t xml:space="preserve"> </w:t>
      </w:r>
      <w:r w:rsidR="562E87CB" w:rsidRPr="5AA7363A">
        <w:rPr>
          <w:color w:val="000000" w:themeColor="text1"/>
        </w:rPr>
        <w:t xml:space="preserve">Further detailed selection criteria can be found in the </w:t>
      </w:r>
      <w:r w:rsidR="562E87CB" w:rsidRPr="00F9E084">
        <w:rPr>
          <w:b/>
          <w:color w:val="000000" w:themeColor="text1"/>
        </w:rPr>
        <w:t xml:space="preserve">Supplementary </w:t>
      </w:r>
      <w:r w:rsidR="562E87CB" w:rsidRPr="00F9E084">
        <w:rPr>
          <w:b/>
          <w:bCs/>
          <w:color w:val="000000" w:themeColor="text1"/>
        </w:rPr>
        <w:t>Material</w:t>
      </w:r>
      <w:r w:rsidR="2D34585A" w:rsidRPr="00F9E084">
        <w:rPr>
          <w:b/>
          <w:bCs/>
          <w:color w:val="000000" w:themeColor="text1"/>
        </w:rPr>
        <w:t>s</w:t>
      </w:r>
      <w:r w:rsidR="562E87CB" w:rsidRPr="00F9E084">
        <w:rPr>
          <w:color w:val="000000" w:themeColor="text1"/>
        </w:rPr>
        <w:t>.</w:t>
      </w:r>
    </w:p>
    <w:p w14:paraId="54822076" w14:textId="5F63DBD7" w:rsidR="5AA7363A" w:rsidRDefault="5AA7363A" w:rsidP="5AA7363A">
      <w:pPr>
        <w:spacing w:line="480" w:lineRule="auto"/>
        <w:jc w:val="both"/>
        <w:rPr>
          <w:color w:val="000000" w:themeColor="text1"/>
        </w:rPr>
      </w:pPr>
    </w:p>
    <w:p w14:paraId="73978718" w14:textId="6E333DEE" w:rsidR="3E51EC0F" w:rsidRDefault="3E51EC0F" w:rsidP="7FD4025D">
      <w:pPr>
        <w:pStyle w:val="ListParagraph"/>
        <w:spacing w:line="480" w:lineRule="auto"/>
        <w:ind w:left="0"/>
        <w:jc w:val="both"/>
        <w:rPr>
          <w:b/>
          <w:bCs/>
        </w:rPr>
      </w:pPr>
      <w:commentRangeStart w:id="20"/>
      <w:commentRangeStart w:id="21"/>
      <w:r w:rsidRPr="7FD4025D">
        <w:rPr>
          <w:b/>
          <w:bCs/>
        </w:rPr>
        <w:t>HYDRA</w:t>
      </w:r>
      <w:commentRangeEnd w:id="20"/>
      <w:r w:rsidR="00FF74A1">
        <w:rPr>
          <w:rStyle w:val="CommentReference"/>
          <w:rFonts w:eastAsia="Times New Roman"/>
        </w:rPr>
        <w:commentReference w:id="20"/>
      </w:r>
      <w:commentRangeEnd w:id="21"/>
      <w:r>
        <w:rPr>
          <w:rStyle w:val="CommentReference"/>
        </w:rPr>
        <w:commentReference w:id="21"/>
      </w:r>
      <w:r w:rsidRPr="7FD4025D">
        <w:rPr>
          <w:b/>
          <w:bCs/>
        </w:rPr>
        <w:t xml:space="preserve"> Clustering</w:t>
      </w:r>
    </w:p>
    <w:p w14:paraId="101E3EC9" w14:textId="67675040" w:rsidR="3E51EC0F" w:rsidRDefault="3E51EC0F" w:rsidP="7FD4025D">
      <w:pPr>
        <w:pStyle w:val="ListParagraph"/>
        <w:spacing w:line="480" w:lineRule="auto"/>
        <w:ind w:left="0"/>
        <w:jc w:val="both"/>
      </w:pPr>
      <w:r>
        <w:t>To</w:t>
      </w:r>
      <w:r w:rsidDel="00D146DA">
        <w:t xml:space="preserve"> </w:t>
      </w:r>
      <w:r w:rsidR="00D146DA">
        <w:t xml:space="preserve">subtype </w:t>
      </w:r>
      <w:r>
        <w:t>the samples and</w:t>
      </w:r>
      <w:r w:rsidR="00D146DA">
        <w:t xml:space="preserve"> to</w:t>
      </w:r>
      <w:r>
        <w:t xml:space="preserve"> identify an </w:t>
      </w:r>
      <w:r w:rsidR="00D146DA">
        <w:t xml:space="preserve">optimal </w:t>
      </w:r>
      <w:r>
        <w:t>number of</w:t>
      </w:r>
      <w:r w:rsidR="00D146DA">
        <w:t xml:space="preserve"> clusters</w:t>
      </w:r>
      <w:r>
        <w:t xml:space="preserve">, </w:t>
      </w:r>
      <w:r w:rsidR="00A92737">
        <w:t xml:space="preserve">we employed </w:t>
      </w:r>
      <w:r>
        <w:t xml:space="preserve">the HYDRA (Heterogeneity through Discriminative Analysis; Varol </w:t>
      </w:r>
      <w:r w:rsidRPr="7FD4025D">
        <w:rPr>
          <w:i/>
          <w:iCs/>
        </w:rPr>
        <w:t>et al.</w:t>
      </w:r>
      <w:r>
        <w:t xml:space="preserve">, 2016) </w:t>
      </w:r>
      <w:r w:rsidR="00D146DA">
        <w:t xml:space="preserve">algorithm </w:t>
      </w:r>
      <w:r w:rsidR="00C22313">
        <w:t xml:space="preserve">developed by </w:t>
      </w:r>
      <w:r>
        <w:t xml:space="preserve">MLNI (Machine Learning in </w:t>
      </w:r>
      <w:proofErr w:type="spellStart"/>
      <w:r>
        <w:t>NeuroImaging</w:t>
      </w:r>
      <w:proofErr w:type="spellEnd"/>
      <w:r>
        <w:t xml:space="preserve">; </w:t>
      </w:r>
      <w:hyperlink r:id="rId15">
        <w:r w:rsidRPr="7FD4025D">
          <w:rPr>
            <w:rStyle w:val="Hyperlink"/>
          </w:rPr>
          <w:t>https://github.com/anbai106/mlni</w:t>
        </w:r>
      </w:hyperlink>
      <w:r>
        <w:t xml:space="preserve">; Wen </w:t>
      </w:r>
      <w:r w:rsidRPr="7FD4025D">
        <w:rPr>
          <w:i/>
          <w:iCs/>
        </w:rPr>
        <w:t>et al.</w:t>
      </w:r>
      <w:r>
        <w:t xml:space="preserve">, 2020). </w:t>
      </w:r>
      <w:r w:rsidR="00F15150">
        <w:t>HYDRA produced a series</w:t>
      </w:r>
      <w:r>
        <w:t xml:space="preserve"> of clusters (</w:t>
      </w:r>
      <w:r w:rsidRPr="00F15150">
        <w:rPr>
          <w:i/>
          <w:iCs/>
        </w:rPr>
        <w:t>k</w:t>
      </w:r>
      <w:r>
        <w:t>) in a range from 2 to 10. A value of 0.25 was used for the</w:t>
      </w:r>
      <w:r w:rsidR="00C141CE">
        <w:t xml:space="preserve"> Support Vector Machines</w:t>
      </w:r>
      <w:r>
        <w:t xml:space="preserve"> </w:t>
      </w:r>
      <w:r w:rsidR="00C141CE">
        <w:t>(</w:t>
      </w:r>
      <w:r>
        <w:t>SVM</w:t>
      </w:r>
      <w:r w:rsidR="00C141CE">
        <w:t>)</w:t>
      </w:r>
      <w:r>
        <w:t xml:space="preserve"> hyperparameter, </w:t>
      </w:r>
      <w:r w:rsidRPr="20E54D52">
        <w:rPr>
          <w:i/>
        </w:rPr>
        <w:t>C</w:t>
      </w:r>
      <w:r>
        <w:t xml:space="preserve">. </w:t>
      </w:r>
      <w:r w:rsidR="00A160E9">
        <w:t xml:space="preserve">We selected </w:t>
      </w:r>
      <w:r>
        <w:t xml:space="preserve">50 iterations to converge each SVM, with 20 iterations chosen for inner consensus clustering. Covariates used during clustering </w:t>
      </w:r>
      <w:r w:rsidR="00340180">
        <w:t>included</w:t>
      </w:r>
      <w:r>
        <w:t xml:space="preserve"> age, sex, population, </w:t>
      </w:r>
      <w:r w:rsidR="00411E8F">
        <w:t>b</w:t>
      </w:r>
      <w:r>
        <w:t>atch, UK</w:t>
      </w:r>
      <w:r w:rsidR="00411E8F">
        <w:t xml:space="preserve"> Biobank</w:t>
      </w:r>
      <w:r>
        <w:t xml:space="preserve"> </w:t>
      </w:r>
      <w:r w:rsidR="00411E8F">
        <w:t xml:space="preserve">recruitment </w:t>
      </w:r>
      <w:r>
        <w:t xml:space="preserve">centre, storage time, blood draw season, and fasting time. </w:t>
      </w:r>
      <w:r w:rsidR="00411E8F">
        <w:t xml:space="preserve">We </w:t>
      </w:r>
      <w:r w:rsidR="009857AC">
        <w:t>used the</w:t>
      </w:r>
      <w:r w:rsidR="00411E8F">
        <w:t xml:space="preserve"> </w:t>
      </w:r>
      <w:r>
        <w:t xml:space="preserve">Adjusted Rand Index (ARI) for each value of </w:t>
      </w:r>
      <w:r w:rsidRPr="20E54D52">
        <w:rPr>
          <w:i/>
        </w:rPr>
        <w:t>k</w:t>
      </w:r>
      <w:r>
        <w:t xml:space="preserve"> to select the </w:t>
      </w:r>
      <w:r w:rsidR="009857AC">
        <w:t xml:space="preserve">optimal </w:t>
      </w:r>
      <w:r>
        <w:t>number of clusters.</w:t>
      </w:r>
    </w:p>
    <w:p w14:paraId="56B51C12" w14:textId="77777777" w:rsidR="00737754" w:rsidRDefault="00737754" w:rsidP="7FD4025D">
      <w:pPr>
        <w:pStyle w:val="ListParagraph"/>
        <w:spacing w:line="480" w:lineRule="auto"/>
        <w:ind w:left="0"/>
        <w:jc w:val="both"/>
      </w:pPr>
    </w:p>
    <w:p w14:paraId="27564ADC" w14:textId="7969C9C7" w:rsidR="3E51EC0F" w:rsidRDefault="009734CB" w:rsidP="7FD4025D">
      <w:pPr>
        <w:pStyle w:val="ListParagraph"/>
        <w:spacing w:line="480" w:lineRule="auto"/>
        <w:ind w:left="0"/>
        <w:jc w:val="both"/>
      </w:pPr>
      <w:r>
        <w:t xml:space="preserve">All downstream analyses were conducted in R </w:t>
      </w:r>
      <w:r w:rsidR="00E14019">
        <w:fldChar w:fldCharType="begin"/>
      </w:r>
      <w:r w:rsidR="00E14019">
        <w:instrText xml:space="preserve"> ADDIN EN.CITE &lt;EndNote&gt;&lt;Cite&gt;&lt;Author&gt;R Development Core Team&lt;/Author&gt;&lt;Year&gt;2010&lt;/Year&gt;&lt;RecNum&gt;50&lt;/RecNum&gt;&lt;DisplayText&gt;[35]&lt;/DisplayText&gt;&lt;record&gt;&lt;rec-number&gt;50&lt;/rec-number&gt;&lt;foreign-keys&gt;&lt;key app="EN" db-id="9p0vavwpetxzdge2wd9ppdtvetprt0strv9e" timestamp="1741803590"&gt;50&lt;/key&gt;&lt;/foreign-keys&gt;&lt;ref-type name="Book"&gt;6&lt;/ref-type&gt;&lt;contributors&gt;&lt;authors&gt;&lt;author&gt;R Development Core Team,&lt;/author&gt;&lt;/authors&gt;&lt;/contributors&gt;&lt;titles&gt;&lt;title&gt;R: A language and environment for statistical computing.&lt;/title&gt;&lt;/titles&gt;&lt;dates&gt;&lt;year&gt;2010&lt;/year&gt;&lt;/dates&gt;&lt;pub-location&gt;Vienna, Austria&lt;/pub-location&gt;&lt;publisher&gt;R Foundation for Statistical Computing.&lt;/publisher&gt;&lt;urls&gt;&lt;/urls&gt;&lt;/record&gt;&lt;/Cite&gt;&lt;/EndNote&gt;</w:instrText>
      </w:r>
      <w:r w:rsidR="00E14019">
        <w:fldChar w:fldCharType="separate"/>
      </w:r>
      <w:r w:rsidR="00E14019">
        <w:rPr>
          <w:noProof/>
        </w:rPr>
        <w:t>[35]</w:t>
      </w:r>
      <w:r w:rsidR="00E14019">
        <w:fldChar w:fldCharType="end"/>
      </w:r>
      <w:r>
        <w:t xml:space="preserve">. </w:t>
      </w:r>
      <w:r w:rsidR="3E51EC0F">
        <w:t xml:space="preserve">To test the robustness of the clustering, </w:t>
      </w:r>
      <w:r w:rsidR="009857AC">
        <w:t xml:space="preserve">we implemented </w:t>
      </w:r>
      <w:r w:rsidR="3E51EC0F">
        <w:t xml:space="preserve">a NULL distribution as follows: 50 random datasets were created that each had the same value of mu (feature means) and </w:t>
      </w:r>
      <w:r w:rsidR="00737754">
        <w:t>s</w:t>
      </w:r>
      <w:r w:rsidR="3E51EC0F">
        <w:t>igma (symmetric matrix specifying the covariance matrix of the features) as the original data</w:t>
      </w:r>
      <w:r w:rsidR="00DC28FB">
        <w:t xml:space="preserve"> using </w:t>
      </w:r>
      <w:r w:rsidR="3E51EC0F" w:rsidDel="00DC28FB">
        <w:t>the</w:t>
      </w:r>
      <w:r w:rsidR="3E51EC0F">
        <w:t xml:space="preserve"> </w:t>
      </w:r>
      <w:proofErr w:type="spellStart"/>
      <w:r w:rsidR="3E51EC0F" w:rsidRPr="7FD4025D">
        <w:rPr>
          <w:i/>
          <w:iCs/>
        </w:rPr>
        <w:t>mvrnorm</w:t>
      </w:r>
      <w:proofErr w:type="spellEnd"/>
      <w:r w:rsidR="3E51EC0F">
        <w:t xml:space="preserve"> function from </w:t>
      </w:r>
      <w:r w:rsidR="3E51EC0F" w:rsidRPr="7FD4025D">
        <w:rPr>
          <w:i/>
          <w:iCs/>
        </w:rPr>
        <w:t>MASS</w:t>
      </w:r>
      <w:r w:rsidR="3E51EC0F">
        <w:t xml:space="preserve"> package </w:t>
      </w:r>
      <w:r w:rsidR="00E14019">
        <w:fldChar w:fldCharType="begin"/>
      </w:r>
      <w:r w:rsidR="00E14019">
        <w:instrText xml:space="preserve"> ADDIN EN.CITE &lt;EndNote&gt;&lt;Cite&gt;&lt;Author&gt;Venables&lt;/Author&gt;&lt;Year&gt;2002&lt;/Year&gt;&lt;RecNum&gt;37&lt;/RecNum&gt;&lt;DisplayText&gt;[36]&lt;/DisplayText&gt;&lt;record&gt;&lt;rec-number&gt;37&lt;/rec-number&gt;&lt;foreign-keys&gt;&lt;key app="EN" db-id="9p0vavwpetxzdge2wd9ppdtvetprt0strv9e" timestamp="1741801577"&gt;37&lt;/key&gt;&lt;/foreign-keys&gt;&lt;ref-type name="Conference Proceedings"&gt;10&lt;/ref-type&gt;&lt;contributors&gt;&lt;authors&gt;&lt;author&gt;Venables, William N.&lt;/author&gt;&lt;author&gt;Ripley, Brian D.&lt;/author&gt;&lt;/authors&gt;&lt;/contributors&gt;&lt;titles&gt;&lt;title&gt;Modern Applied Statistics with S Fourth edition&lt;/title&gt;&lt;/titles&gt;&lt;dates&gt;&lt;year&gt;2002&lt;/year&gt;&lt;/dates&gt;&lt;urls&gt;&lt;/urls&gt;&lt;/record&gt;&lt;/Cite&gt;&lt;/EndNote&gt;</w:instrText>
      </w:r>
      <w:r w:rsidR="00E14019">
        <w:fldChar w:fldCharType="separate"/>
      </w:r>
      <w:r w:rsidR="00E14019">
        <w:rPr>
          <w:noProof/>
        </w:rPr>
        <w:t>[36]</w:t>
      </w:r>
      <w:r w:rsidR="00E14019">
        <w:fldChar w:fldCharType="end"/>
      </w:r>
      <w:r w:rsidR="3E51EC0F">
        <w:t xml:space="preserve">. </w:t>
      </w:r>
      <w:r w:rsidR="00DC28FB">
        <w:t xml:space="preserve">We then re-conducted </w:t>
      </w:r>
      <w:r w:rsidR="3E51EC0F">
        <w:t>HY</w:t>
      </w:r>
      <w:r w:rsidR="00FC3EE3">
        <w:t>D</w:t>
      </w:r>
      <w:r w:rsidR="3E51EC0F">
        <w:t>RA on each dataset</w:t>
      </w:r>
      <w:r w:rsidR="00DC28FB">
        <w:t xml:space="preserve">, </w:t>
      </w:r>
      <w:r w:rsidR="3E51EC0F">
        <w:t xml:space="preserve">testing the chosen value of </w:t>
      </w:r>
      <w:r w:rsidR="3E51EC0F" w:rsidRPr="20E54D52">
        <w:rPr>
          <w:i/>
        </w:rPr>
        <w:t xml:space="preserve">k </w:t>
      </w:r>
      <w:r w:rsidR="3E51EC0F">
        <w:t xml:space="preserve">for the original data. The original ARI for the chosen cluster for the original data was then compared to an ARI NULL distribution from the 50 simulated random datasets, and a </w:t>
      </w:r>
      <w:r w:rsidR="3E51EC0F" w:rsidRPr="20E54D52">
        <w:rPr>
          <w:i/>
        </w:rPr>
        <w:t>p</w:t>
      </w:r>
      <w:r w:rsidR="3E51EC0F">
        <w:t xml:space="preserve">-value </w:t>
      </w:r>
      <w:r w:rsidR="00F65080">
        <w:t xml:space="preserve">was </w:t>
      </w:r>
      <w:r w:rsidR="3E51EC0F">
        <w:t xml:space="preserve">derived to validate the chosen values of </w:t>
      </w:r>
      <w:r w:rsidR="3E51EC0F" w:rsidRPr="20E54D52">
        <w:rPr>
          <w:i/>
        </w:rPr>
        <w:t>k</w:t>
      </w:r>
      <w:r w:rsidR="3E51EC0F">
        <w:t>.</w:t>
      </w:r>
    </w:p>
    <w:p w14:paraId="0A17E1B5" w14:textId="77777777" w:rsidR="00F65080" w:rsidRDefault="00F65080" w:rsidP="7FD4025D">
      <w:pPr>
        <w:pStyle w:val="ListParagraph"/>
        <w:spacing w:line="480" w:lineRule="auto"/>
        <w:ind w:left="0"/>
        <w:jc w:val="both"/>
      </w:pPr>
    </w:p>
    <w:p w14:paraId="21EE71DE" w14:textId="0E1DCFA4" w:rsidR="3E51EC0F" w:rsidRDefault="001728DE" w:rsidP="7FD4025D">
      <w:pPr>
        <w:pStyle w:val="ListParagraph"/>
        <w:spacing w:line="480" w:lineRule="auto"/>
        <w:ind w:left="0"/>
        <w:jc w:val="both"/>
      </w:pPr>
      <w:r>
        <w:t>Following this</w:t>
      </w:r>
      <w:r w:rsidR="3E51EC0F">
        <w:t xml:space="preserve"> clustering</w:t>
      </w:r>
      <w:r>
        <w:t xml:space="preserve"> procedure</w:t>
      </w:r>
      <w:r w:rsidR="3E260CF7">
        <w:t xml:space="preserve">, </w:t>
      </w:r>
      <w:r w:rsidR="00F65080">
        <w:t xml:space="preserve">we evaluated </w:t>
      </w:r>
      <w:r w:rsidR="000C196A">
        <w:t>the</w:t>
      </w:r>
      <w:r w:rsidR="3E51EC0F">
        <w:t xml:space="preserve"> enrichment of </w:t>
      </w:r>
      <w:r w:rsidR="0A1F58D4">
        <w:t xml:space="preserve">the </w:t>
      </w:r>
      <w:commentRangeStart w:id="22"/>
      <w:commentRangeStart w:id="23"/>
      <w:commentRangeStart w:id="24"/>
      <w:r w:rsidR="3E51EC0F">
        <w:t xml:space="preserve">covariates </w:t>
      </w:r>
      <w:commentRangeEnd w:id="22"/>
      <w:r w:rsidR="22D5D701">
        <w:t xml:space="preserve">used during HYDRA </w:t>
      </w:r>
      <w:r w:rsidR="000C196A">
        <w:rPr>
          <w:rStyle w:val="CommentReference"/>
        </w:rPr>
        <w:commentReference w:id="22"/>
      </w:r>
      <w:commentRangeEnd w:id="23"/>
      <w:r w:rsidR="001B1C8F">
        <w:rPr>
          <w:rStyle w:val="CommentReference"/>
        </w:rPr>
        <w:commentReference w:id="23"/>
      </w:r>
      <w:commentRangeEnd w:id="24"/>
      <w:r w:rsidR="3E51EC0F">
        <w:rPr>
          <w:rStyle w:val="CommentReference"/>
        </w:rPr>
        <w:commentReference w:id="24"/>
      </w:r>
      <w:r w:rsidR="3E51EC0F">
        <w:t xml:space="preserve">across the clusters </w:t>
      </w:r>
      <w:r w:rsidR="000C196A">
        <w:t>using</w:t>
      </w:r>
      <w:r w:rsidR="3E51EC0F" w:rsidDel="000C196A">
        <w:t xml:space="preserve"> </w:t>
      </w:r>
      <w:r w:rsidR="3E51EC0F">
        <w:t>the Gini coefficient (</w:t>
      </w:r>
      <w:hyperlink r:id="rId16">
        <w:r w:rsidR="3E51EC0F" w:rsidRPr="7FD4025D">
          <w:rPr>
            <w:rStyle w:val="Hyperlink"/>
          </w:rPr>
          <w:t>https://www.unicef.cn/en/figure-27-</w:t>
        </w:r>
        <w:r w:rsidR="3E51EC0F" w:rsidRPr="7FD4025D">
          <w:rPr>
            <w:rStyle w:val="Hyperlink"/>
          </w:rPr>
          <w:lastRenderedPageBreak/>
          <w:t>national-gini-index-20032017</w:t>
        </w:r>
      </w:hyperlink>
      <w:r w:rsidR="3E51EC0F">
        <w:t>), a measure is disparity with categories: &lt;0.2, perfect income equality​; 0.2–0.3, relative equality​; 0.3–0.4, relatively reasonable income gap​; 0.4–0.5, high income disparity​; &gt;0.5, severe income disparity. No</w:t>
      </w:r>
      <w:r w:rsidR="7B4315F1">
        <w:t xml:space="preserve"> covariate that was included as a</w:t>
      </w:r>
      <w:r w:rsidR="3E51EC0F" w:rsidDel="3E51EC0F">
        <w:t xml:space="preserve"> </w:t>
      </w:r>
      <w:r w:rsidR="3E51EC0F">
        <w:t xml:space="preserve">covariate </w:t>
      </w:r>
      <w:r w:rsidR="514DADB7">
        <w:t>during HYDRA clustering</w:t>
      </w:r>
      <w:r w:rsidR="3E51EC0F">
        <w:t xml:space="preserve"> was enriched with a Gini coefficient above 0.5.</w:t>
      </w:r>
    </w:p>
    <w:p w14:paraId="593884B6" w14:textId="19AAC2B0" w:rsidR="7FD4025D" w:rsidRDefault="7FD4025D" w:rsidP="7FD4025D">
      <w:pPr>
        <w:spacing w:line="480" w:lineRule="auto"/>
        <w:jc w:val="both"/>
      </w:pPr>
    </w:p>
    <w:p w14:paraId="060280ED" w14:textId="77777777" w:rsidR="000637D5" w:rsidRDefault="000637D5" w:rsidP="7FD4025D">
      <w:pPr>
        <w:spacing w:line="480" w:lineRule="auto"/>
        <w:jc w:val="both"/>
      </w:pPr>
    </w:p>
    <w:p w14:paraId="518854C7" w14:textId="0C0A2D6E" w:rsidR="096B0803" w:rsidRDefault="096B0803" w:rsidP="7FD4025D">
      <w:pPr>
        <w:spacing w:line="480" w:lineRule="auto"/>
        <w:jc w:val="both"/>
        <w:rPr>
          <w:b/>
          <w:bCs/>
        </w:rPr>
      </w:pPr>
      <w:r w:rsidRPr="7FD4025D">
        <w:rPr>
          <w:b/>
          <w:bCs/>
        </w:rPr>
        <w:t xml:space="preserve">Cluster </w:t>
      </w:r>
      <w:r w:rsidR="64E9BDAA" w:rsidRPr="7FD4025D">
        <w:rPr>
          <w:b/>
          <w:bCs/>
        </w:rPr>
        <w:t>Enrichments</w:t>
      </w:r>
    </w:p>
    <w:p w14:paraId="50F1C1E8" w14:textId="16A97856" w:rsidR="64E9BDAA" w:rsidRDefault="64E9BDAA" w:rsidP="7FD4025D">
      <w:pPr>
        <w:spacing w:line="480" w:lineRule="auto"/>
        <w:jc w:val="both"/>
        <w:rPr>
          <w:i/>
          <w:iCs/>
        </w:rPr>
      </w:pPr>
      <w:r w:rsidRPr="7FD4025D">
        <w:rPr>
          <w:i/>
          <w:iCs/>
        </w:rPr>
        <w:t xml:space="preserve">GO term and KEGG pathway enrichment  </w:t>
      </w:r>
    </w:p>
    <w:p w14:paraId="5D6805E1" w14:textId="158A17EB" w:rsidR="005A4E54" w:rsidRDefault="000C196A" w:rsidP="7FD4025D">
      <w:pPr>
        <w:spacing w:line="480" w:lineRule="auto"/>
        <w:jc w:val="both"/>
      </w:pPr>
      <w:r>
        <w:t xml:space="preserve">We used the </w:t>
      </w:r>
      <w:proofErr w:type="spellStart"/>
      <w:r w:rsidR="64E9BDAA" w:rsidRPr="20E54D52">
        <w:rPr>
          <w:i/>
          <w:iCs/>
        </w:rPr>
        <w:t>topGO</w:t>
      </w:r>
      <w:proofErr w:type="spellEnd"/>
      <w:r w:rsidR="64E9BDAA">
        <w:t xml:space="preserve"> </w:t>
      </w:r>
      <w:r>
        <w:t xml:space="preserve">package </w:t>
      </w:r>
      <w:r w:rsidR="00E14019">
        <w:fldChar w:fldCharType="begin"/>
      </w:r>
      <w:r w:rsidR="00E14019">
        <w:instrText xml:space="preserve"> ADDIN EN.CITE &lt;EndNote&gt;&lt;Cite&gt;&lt;Author&gt;Alexa&lt;/Author&gt;&lt;Year&gt;2024&lt;/Year&gt;&lt;RecNum&gt;38&lt;/RecNum&gt;&lt;DisplayText&gt;[37]&lt;/DisplayText&gt;&lt;record&gt;&lt;rec-number&gt;38&lt;/rec-number&gt;&lt;foreign-keys&gt;&lt;key app="EN" db-id="9p0vavwpetxzdge2wd9ppdtvetprt0strv9e" timestamp="1741801824"&gt;38&lt;/key&gt;&lt;/foreign-keys&gt;&lt;ref-type name="Journal Article"&gt;17&lt;/ref-type&gt;&lt;contributors&gt;&lt;authors&gt;&lt;author&gt;Alexa, A; Rahnenfuhrer, J.&lt;/author&gt;&lt;/authors&gt;&lt;/contributors&gt;&lt;titles&gt;&lt;title&gt;topGO: Enrichment Analysis for Gene Ontology. R package version 2.58.0.&lt;/title&gt;&lt;/titles&gt;&lt;dates&gt;&lt;year&gt;2024&lt;/year&gt;&lt;/dates&gt;&lt;urls&gt;&lt;/urls&gt;&lt;/record&gt;&lt;/Cite&gt;&lt;/EndNote&gt;</w:instrText>
      </w:r>
      <w:r w:rsidR="00E14019">
        <w:fldChar w:fldCharType="separate"/>
      </w:r>
      <w:r w:rsidR="00E14019">
        <w:rPr>
          <w:noProof/>
        </w:rPr>
        <w:t>[37]</w:t>
      </w:r>
      <w:r w:rsidR="00E14019">
        <w:fldChar w:fldCharType="end"/>
      </w:r>
      <w:r w:rsidR="64E9BDAA">
        <w:t xml:space="preserve"> </w:t>
      </w:r>
      <w:r>
        <w:t xml:space="preserve">to investigate Gene Ontology (GO) term enrichments across each </w:t>
      </w:r>
      <w:r w:rsidR="00CA59C0">
        <w:t xml:space="preserve">MDD </w:t>
      </w:r>
      <w:r>
        <w:t>cluster</w:t>
      </w:r>
      <w:r w:rsidR="64E9BDAA">
        <w:t xml:space="preserve">. Enrichment was made against </w:t>
      </w:r>
      <w:r w:rsidR="00CA59C0">
        <w:t>the</w:t>
      </w:r>
      <w:r w:rsidR="64E9BDAA">
        <w:t xml:space="preserve"> biological processes</w:t>
      </w:r>
      <w:r w:rsidR="00CA59C0">
        <w:t xml:space="preserve"> (‘BP’</w:t>
      </w:r>
      <w:r w:rsidR="64E9BDAA" w:rsidDel="00CA59C0">
        <w:t>)</w:t>
      </w:r>
      <w:r w:rsidR="64E9BDAA">
        <w:t xml:space="preserve"> ontology. </w:t>
      </w:r>
      <w:r w:rsidR="00CA59C0">
        <w:t>We implemented the</w:t>
      </w:r>
      <w:r w:rsidR="64E9BDAA">
        <w:t xml:space="preserve"> ‘classic’ algorithm with the Kolmogorov-Smirnov (K-S) test, which takes the rank of each target gene into consideration, to determine statistically significantly enriched terms (p&lt;0.05). </w:t>
      </w:r>
    </w:p>
    <w:p w14:paraId="75400FEB" w14:textId="77777777" w:rsidR="005A4E54" w:rsidRDefault="005A4E54" w:rsidP="7FD4025D">
      <w:pPr>
        <w:spacing w:line="480" w:lineRule="auto"/>
        <w:jc w:val="both"/>
      </w:pPr>
    </w:p>
    <w:p w14:paraId="6D4D4A7E" w14:textId="74C8B5F7" w:rsidR="00A861B6" w:rsidRDefault="005A4E54" w:rsidP="7FD4025D">
      <w:pPr>
        <w:spacing w:line="480" w:lineRule="auto"/>
        <w:jc w:val="both"/>
      </w:pPr>
      <w:r>
        <w:t xml:space="preserve">We performed </w:t>
      </w:r>
      <w:r w:rsidR="64E9BDAA">
        <w:t xml:space="preserve">KEGG </w:t>
      </w:r>
      <w:r>
        <w:t xml:space="preserve">pathway enrichment </w:t>
      </w:r>
      <w:r w:rsidR="64E9BDAA">
        <w:t xml:space="preserve">using </w:t>
      </w:r>
      <w:proofErr w:type="spellStart"/>
      <w:r w:rsidR="64E9BDAA" w:rsidRPr="7FD4025D">
        <w:rPr>
          <w:i/>
          <w:iCs/>
        </w:rPr>
        <w:t>KEGGprofile</w:t>
      </w:r>
      <w:proofErr w:type="spellEnd"/>
      <w:r w:rsidR="64E9BDAA">
        <w:t xml:space="preserve"> </w:t>
      </w:r>
      <w:r w:rsidR="00E14019">
        <w:fldChar w:fldCharType="begin"/>
      </w:r>
      <w:r w:rsidR="00E14019">
        <w:instrText xml:space="preserve"> ADDIN EN.CITE &lt;EndNote&gt;&lt;Cite&gt;&lt;Author&gt;Zhao&lt;/Author&gt;&lt;RecNum&gt;39&lt;/RecNum&gt;&lt;DisplayText&gt;[38]&lt;/DisplayText&gt;&lt;record&gt;&lt;rec-number&gt;39&lt;/rec-number&gt;&lt;foreign-keys&gt;&lt;key app="EN" db-id="9p0vavwpetxzdge2wd9ppdtvetprt0strv9e" timestamp="1741801981"&gt;39&lt;/key&gt;&lt;/foreign-keys&gt;&lt;ref-type name="Journal Article"&gt;17&lt;/ref-type&gt;&lt;contributors&gt;&lt;authors&gt;&lt;author&gt;Zhao, S; Guo, Y; Shyr, Y&lt;/author&gt;&lt;/authors&gt;&lt;/contributors&gt;&lt;titles&gt;&lt;title&gt;KEGGprofile: An annotation and visualization package for multi-types and multi-groups expression data in KEGG pathway&lt;/title&gt;&lt;/titles&gt;&lt;dates&gt;&lt;/dates&gt;&lt;urls&gt;&lt;/urls&gt;&lt;/record&gt;&lt;/Cite&gt;&lt;/EndNote&gt;</w:instrText>
      </w:r>
      <w:r w:rsidR="00E14019">
        <w:fldChar w:fldCharType="separate"/>
      </w:r>
      <w:r w:rsidR="00E14019">
        <w:rPr>
          <w:noProof/>
        </w:rPr>
        <w:t>[38]</w:t>
      </w:r>
      <w:r w:rsidR="00E14019">
        <w:fldChar w:fldCharType="end"/>
      </w:r>
      <w:r w:rsidR="64E9BDAA">
        <w:t xml:space="preserve">. Initial enriched pathways were identified via the </w:t>
      </w:r>
      <w:proofErr w:type="spellStart"/>
      <w:r w:rsidR="64E9BDAA" w:rsidRPr="7FD4025D">
        <w:rPr>
          <w:i/>
          <w:iCs/>
        </w:rPr>
        <w:t>find_enriched_pathway</w:t>
      </w:r>
      <w:proofErr w:type="spellEnd"/>
      <w:r w:rsidR="64E9BDAA">
        <w:t xml:space="preserve"> function. This process was bootstrapped 10x to increase reliability of results, randomly selecting 90% total genes during each bootstrap, and selecting the lowest obtained adjusted </w:t>
      </w:r>
      <w:r w:rsidR="64E9BDAA" w:rsidRPr="20E54D52">
        <w:rPr>
          <w:i/>
        </w:rPr>
        <w:t>p</w:t>
      </w:r>
      <w:r w:rsidR="64E9BDAA">
        <w:t xml:space="preserve">-value where enriched pathways were the same across multiple bootstraps. The final list of pathways was then filtered by adjusted </w:t>
      </w:r>
      <w:r w:rsidR="64E9BDAA" w:rsidRPr="20E54D52">
        <w:rPr>
          <w:i/>
        </w:rPr>
        <w:t>p</w:t>
      </w:r>
      <w:r w:rsidR="64E9BDAA">
        <w:t xml:space="preserve">&lt;0.05. </w:t>
      </w:r>
    </w:p>
    <w:p w14:paraId="49B0F032" w14:textId="77777777" w:rsidR="00A861B6" w:rsidRDefault="00A861B6" w:rsidP="7FD4025D">
      <w:pPr>
        <w:spacing w:line="480" w:lineRule="auto"/>
        <w:jc w:val="both"/>
      </w:pPr>
    </w:p>
    <w:p w14:paraId="4198AB6C" w14:textId="6DB4EB9C" w:rsidR="64E9BDAA" w:rsidRDefault="64E9BDAA" w:rsidP="7FD4025D">
      <w:pPr>
        <w:spacing w:line="480" w:lineRule="auto"/>
        <w:jc w:val="both"/>
      </w:pPr>
      <w:r>
        <w:t xml:space="preserve">Prior to </w:t>
      </w:r>
      <w:proofErr w:type="spellStart"/>
      <w:r w:rsidRPr="7FD4025D">
        <w:rPr>
          <w:i/>
          <w:iCs/>
        </w:rPr>
        <w:t>topGO</w:t>
      </w:r>
      <w:proofErr w:type="spellEnd"/>
      <w:r>
        <w:t xml:space="preserve"> and </w:t>
      </w:r>
      <w:proofErr w:type="spellStart"/>
      <w:r w:rsidRPr="7FD4025D">
        <w:rPr>
          <w:i/>
          <w:iCs/>
        </w:rPr>
        <w:t>KEGGprofile</w:t>
      </w:r>
      <w:proofErr w:type="spellEnd"/>
      <w:r>
        <w:t xml:space="preserve"> enrichments, gene symbols were converted to Entrez IDs via </w:t>
      </w:r>
      <w:proofErr w:type="spellStart"/>
      <w:r w:rsidRPr="7FD4025D">
        <w:rPr>
          <w:i/>
          <w:iCs/>
        </w:rPr>
        <w:t>biomaRt</w:t>
      </w:r>
      <w:proofErr w:type="spellEnd"/>
      <w:r>
        <w:t xml:space="preserve"> </w:t>
      </w:r>
      <w:r w:rsidR="00E14019">
        <w:fldChar w:fldCharType="begin">
          <w:fldData xml:space="preserve">PEVuZE5vdGU+PENpdGU+PEF1dGhvcj5EdXJpbmNrPC9BdXRob3I+PFllYXI+MjAwNTwvWWVhcj48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</w:fldData>
        </w:fldChar>
      </w:r>
      <w:r w:rsidR="00E14019">
        <w:instrText xml:space="preserve"> ADDIN EN.CITE </w:instrText>
      </w:r>
      <w:r w:rsidR="00E14019">
        <w:fldChar w:fldCharType="begin">
          <w:fldData xml:space="preserve">PEVuZE5vdGU+PENpdGU+PEF1dGhvcj5EdXJpbmNrPC9BdXRob3I+PFllYXI+MjAwNTwvWWVhcj48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</w:fldData>
        </w:fldChar>
      </w:r>
      <w:r w:rsidR="00E14019">
        <w:instrText xml:space="preserve"> ADDIN EN.CITE.DATA </w:instrText>
      </w:r>
      <w:r w:rsidR="00E14019">
        <w:fldChar w:fldCharType="end"/>
      </w:r>
      <w:r w:rsidR="00E14019">
        <w:fldChar w:fldCharType="separate"/>
      </w:r>
      <w:r w:rsidR="00E14019">
        <w:rPr>
          <w:noProof/>
        </w:rPr>
        <w:t>[39, 40]</w:t>
      </w:r>
      <w:r w:rsidR="00E14019">
        <w:fldChar w:fldCharType="end"/>
      </w:r>
      <w:r>
        <w:t>, with non-matching symbols being removed. The input to both GO and KEGG enrichment, respectively,</w:t>
      </w:r>
      <w:r w:rsidR="00C94380">
        <w:t xml:space="preserve"> </w:t>
      </w:r>
      <w:r w:rsidR="00D820AE">
        <w:t>was</w:t>
      </w:r>
      <w:r>
        <w:t xml:space="preserve"> the top 100 proteins per cluster based on absolute mean expression.</w:t>
      </w:r>
    </w:p>
    <w:p w14:paraId="530C341B" w14:textId="77777777" w:rsidR="00C94380" w:rsidRDefault="00C94380" w:rsidP="7FD4025D">
      <w:pPr>
        <w:spacing w:line="480" w:lineRule="auto"/>
        <w:jc w:val="both"/>
      </w:pPr>
    </w:p>
    <w:p w14:paraId="340A4E30" w14:textId="0F77A02E" w:rsidR="64E9BDAA" w:rsidRDefault="64E9BDAA" w:rsidP="7FD4025D">
      <w:pPr>
        <w:spacing w:line="480" w:lineRule="auto"/>
        <w:jc w:val="both"/>
        <w:rPr>
          <w:i/>
          <w:iCs/>
        </w:rPr>
      </w:pPr>
      <w:r w:rsidRPr="7FD4025D">
        <w:rPr>
          <w:i/>
          <w:iCs/>
        </w:rPr>
        <w:lastRenderedPageBreak/>
        <w:t xml:space="preserve">Gene-Set Enrichment Analysis  </w:t>
      </w:r>
    </w:p>
    <w:p w14:paraId="7629D1D5" w14:textId="595E965F" w:rsidR="64E9BDAA" w:rsidRDefault="00F4122F" w:rsidP="7FD4025D">
      <w:pPr>
        <w:spacing w:line="480" w:lineRule="auto"/>
        <w:jc w:val="both"/>
      </w:pPr>
      <w:r>
        <w:t>We conducted g</w:t>
      </w:r>
      <w:r w:rsidR="64E9BDAA">
        <w:t xml:space="preserve">ene-set enrichment analysis (GSEA) via the </w:t>
      </w:r>
      <w:proofErr w:type="spellStart"/>
      <w:r w:rsidR="64E9BDAA" w:rsidRPr="20E54D52">
        <w:rPr>
          <w:i/>
          <w:iCs/>
        </w:rPr>
        <w:t>fgsea</w:t>
      </w:r>
      <w:proofErr w:type="spellEnd"/>
      <w:r w:rsidR="64E9BDAA">
        <w:t xml:space="preserve"> </w:t>
      </w:r>
      <w:r w:rsidR="00E14019">
        <w:fldChar w:fldCharType="begin"/>
      </w:r>
      <w:r w:rsidR="00E14019">
        <w:instrText xml:space="preserve"> ADDIN EN.CITE &lt;EndNote&gt;&lt;Cite&gt;&lt;Author&gt;Korotkevich&lt;/Author&gt;&lt;Year&gt;2016&lt;/Year&gt;&lt;RecNum&gt;42&lt;/RecNum&gt;&lt;DisplayText&gt;[41]&lt;/DisplayText&gt;&lt;record&gt;&lt;rec-number&gt;42&lt;/rec-number&gt;&lt;foreign-keys&gt;&lt;key app="EN" db-id="9p0vavwpetxzdge2wd9ppdtvetprt0strv9e" timestamp="1741802359"&gt;42&lt;/key&gt;&lt;/foreign-keys&gt;&lt;ref-type name="Journal Article"&gt;17&lt;/ref-type&gt;&lt;contributors&gt;&lt;authors&gt;&lt;author&gt;Korotkevich, Gennady&lt;/author&gt;&lt;author&gt;Sukhov, Vladimir&lt;/author&gt;&lt;author&gt;Sergushichev, Alexey A.&lt;/author&gt;&lt;/authors&gt;&lt;/contributors&gt;&lt;titles&gt;&lt;title&gt;Fast gene set enrichment analysis&lt;/title&gt;&lt;secondary-title&gt;bioRxiv&lt;/secondary-title&gt;&lt;/titles&gt;&lt;periodical&gt;&lt;full-title&gt;bioRxiv&lt;/full-title&gt;&lt;/periodical&gt;&lt;dates&gt;&lt;year&gt;2016&lt;/year&gt;&lt;/dates&gt;&lt;urls&gt;&lt;/urls&gt;&lt;/record&gt;&lt;/Cite&gt;&lt;/EndNote&gt;</w:instrText>
      </w:r>
      <w:r w:rsidR="00E14019">
        <w:fldChar w:fldCharType="separate"/>
      </w:r>
      <w:r w:rsidR="00E14019">
        <w:rPr>
          <w:noProof/>
        </w:rPr>
        <w:t>[41]</w:t>
      </w:r>
      <w:r w:rsidR="00E14019">
        <w:fldChar w:fldCharType="end"/>
      </w:r>
      <w:r w:rsidR="64E9BDAA">
        <w:t xml:space="preserve"> package. </w:t>
      </w:r>
      <w:r>
        <w:t>We conducted e</w:t>
      </w:r>
      <w:r w:rsidR="64E9BDAA">
        <w:t xml:space="preserve">nrichment </w:t>
      </w:r>
      <w:r>
        <w:t>separately</w:t>
      </w:r>
      <w:r w:rsidR="64E9BDAA" w:rsidDel="00F4122F">
        <w:t xml:space="preserve"> </w:t>
      </w:r>
      <w:r w:rsidR="64E9BDAA">
        <w:t xml:space="preserve">per cluster, with input genes ranked based on </w:t>
      </w:r>
      <w:commentRangeStart w:id="25"/>
      <w:commentRangeStart w:id="26"/>
      <w:r w:rsidR="64E9BDAA">
        <w:t>mean expression per cluster</w:t>
      </w:r>
      <w:commentRangeEnd w:id="25"/>
      <w:ins w:id="27" w:author="Whelan, Christopher   [JRDUS]" w:date="2025-03-27T18:58:00Z" w16du:dateUtc="2025-03-27T22:58:00Z">
        <w:r w:rsidR="006B0F3A">
          <w:t>.</w:t>
        </w:r>
      </w:ins>
      <w:r w:rsidR="486418E7">
        <w:t xml:space="preserve"> </w:t>
      </w:r>
      <w:r w:rsidR="006B0F3A">
        <w:t>T</w:t>
      </w:r>
      <w:r w:rsidR="486418E7">
        <w:t>o gauge direction of effect during enrichment, values were kept as non-absolute.</w:t>
      </w:r>
      <w:r>
        <w:rPr>
          <w:rStyle w:val="CommentReference"/>
        </w:rPr>
        <w:commentReference w:id="25"/>
      </w:r>
      <w:commentRangeEnd w:id="26"/>
      <w:r>
        <w:rPr>
          <w:rStyle w:val="CommentReference"/>
        </w:rPr>
        <w:commentReference w:id="26"/>
      </w:r>
      <w:r w:rsidR="64E9BDAA">
        <w:t xml:space="preserve"> Enrichment was made against all gene sets from the Molecular Signatures Database (</w:t>
      </w:r>
      <w:proofErr w:type="spellStart"/>
      <w:r w:rsidR="64E9BDAA">
        <w:t>MsigDB</w:t>
      </w:r>
      <w:proofErr w:type="spellEnd"/>
      <w:r w:rsidR="64E9BDAA">
        <w:t xml:space="preserve">), and then a focused enrichment against </w:t>
      </w:r>
      <w:r w:rsidR="00092100">
        <w:t>only ‘h</w:t>
      </w:r>
      <w:r w:rsidR="64E9BDAA">
        <w:t>allmark</w:t>
      </w:r>
      <w:r w:rsidR="00092100">
        <w:t>’</w:t>
      </w:r>
      <w:r w:rsidR="64E9BDAA">
        <w:t xml:space="preserve"> gene sets.</w:t>
      </w:r>
    </w:p>
    <w:p w14:paraId="27C384BE" w14:textId="77777777" w:rsidR="7FD4025D" w:rsidRDefault="7FD4025D" w:rsidP="7FD4025D">
      <w:pPr>
        <w:spacing w:line="480" w:lineRule="auto"/>
        <w:jc w:val="both"/>
      </w:pPr>
    </w:p>
    <w:p w14:paraId="1204E518" w14:textId="13407770" w:rsidR="64E9BDAA" w:rsidRDefault="64E9BDAA" w:rsidP="7FD4025D">
      <w:pPr>
        <w:spacing w:line="480" w:lineRule="auto"/>
        <w:jc w:val="both"/>
        <w:rPr>
          <w:i/>
          <w:iCs/>
        </w:rPr>
      </w:pPr>
      <w:r w:rsidRPr="7FD4025D">
        <w:rPr>
          <w:i/>
          <w:iCs/>
        </w:rPr>
        <w:t xml:space="preserve">Gene-Set Variation Analysis  </w:t>
      </w:r>
    </w:p>
    <w:p w14:paraId="7C09C613" w14:textId="7786AA0F" w:rsidR="64E9BDAA" w:rsidRDefault="64E9BDAA" w:rsidP="7FD4025D">
      <w:pPr>
        <w:spacing w:line="480" w:lineRule="auto"/>
        <w:jc w:val="both"/>
      </w:pPr>
      <w:r>
        <w:t xml:space="preserve">Gene-set variation analysis (GSVA) was performed using GSVA </w:t>
      </w:r>
      <w:r w:rsidR="00E14019">
        <w:fldChar w:fldCharType="begin"/>
      </w:r>
      <w:r w:rsidR="00E14019">
        <w:instrText xml:space="preserve"> ADDIN EN.CITE &lt;EndNote&gt;&lt;Cite&gt;&lt;Author&gt;Hänzelmann&lt;/Author&gt;&lt;Year&gt;2013&lt;/Year&gt;&lt;RecNum&gt;43&lt;/RecNum&gt;&lt;DisplayText&gt;[42]&lt;/DisplayText&gt;&lt;record&gt;&lt;rec-number&gt;43&lt;/rec-number&gt;&lt;foreign-keys&gt;&lt;key app="EN" db-id="9p0vavwpetxzdge2wd9ppdtvetprt0strv9e" timestamp="1741802406"&gt;43&lt;/key&gt;&lt;/foreign-keys&gt;&lt;ref-type name="Journal Article"&gt;17&lt;/ref-type&gt;&lt;contributors&gt;&lt;authors&gt;&lt;author&gt;Hänzelmann, Sonja&lt;/author&gt;&lt;author&gt;Castelo, Robert&lt;/author&gt;&lt;author&gt;Guinney, Justin&lt;/author&gt;&lt;/authors&gt;&lt;/contributors&gt;&lt;titles&gt;&lt;title&gt;GSVA: gene set variation analysis for microarray and RNA-Seq data&lt;/title&gt;&lt;secondary-title&gt;BMC Bioinformatics&lt;/secondary-title&gt;&lt;/titles&gt;&lt;periodical&gt;&lt;full-title&gt;BMC Bioinformatics&lt;/full-title&gt;&lt;/periodical&gt;&lt;pages&gt;7&lt;/pages&gt;&lt;volume&gt;14&lt;/volume&gt;&lt;number&gt;1&lt;/number&gt;&lt;dates&gt;&lt;year&gt;2013&lt;/year&gt;&lt;pub-dates&gt;&lt;date&gt;2013/01/16&lt;/date&gt;&lt;/pub-dates&gt;&lt;/dates&gt;&lt;isbn&gt;1471-2105&lt;/isbn&gt;&lt;urls&gt;&lt;related-urls&gt;&lt;url&gt;https://doi.org/10.1186/1471-2105-14-7&lt;/url&gt;&lt;/related-urls&gt;&lt;/urls&gt;&lt;electronic-resource-num&gt;10.1186/1471-2105-14-7&lt;/electronic-resource-num&gt;&lt;/record&gt;&lt;/Cite&gt;&lt;/EndNote&gt;</w:instrText>
      </w:r>
      <w:r w:rsidR="00E14019">
        <w:fldChar w:fldCharType="separate"/>
      </w:r>
      <w:r w:rsidR="00E14019">
        <w:rPr>
          <w:noProof/>
        </w:rPr>
        <w:t>[42]</w:t>
      </w:r>
      <w:r w:rsidR="00E14019">
        <w:fldChar w:fldCharType="end"/>
      </w:r>
      <w:r>
        <w:t xml:space="preserve"> and using the Hallmark curated gene sets from </w:t>
      </w:r>
      <w:proofErr w:type="spellStart"/>
      <w:r>
        <w:t>MsigDB</w:t>
      </w:r>
      <w:proofErr w:type="spellEnd"/>
      <w:r>
        <w:t xml:space="preserve">. Input in each case was Z-scaled protein expression levels. For pairwise comparisons across clusters, </w:t>
      </w:r>
      <w:proofErr w:type="spellStart"/>
      <w:r w:rsidRPr="20E54D52">
        <w:rPr>
          <w:i/>
          <w:iCs/>
        </w:rPr>
        <w:t>limma</w:t>
      </w:r>
      <w:proofErr w:type="spellEnd"/>
      <w:r>
        <w:t xml:space="preserve"> </w:t>
      </w:r>
      <w:r w:rsidR="00E14019">
        <w:fldChar w:fldCharType="begin"/>
      </w:r>
      <w:r w:rsidR="00E14019">
        <w:instrText xml:space="preserve"> ADDIN EN.CITE &lt;EndNote&gt;&lt;Cite&gt;&lt;Author&gt;Ritchie&lt;/Author&gt;&lt;Year&gt;2015&lt;/Year&gt;&lt;RecNum&gt;44&lt;/RecNum&gt;&lt;DisplayText&gt;[43]&lt;/DisplayText&gt;&lt;record&gt;&lt;rec-number&gt;44&lt;/rec-number&gt;&lt;foreign-keys&gt;&lt;key app="EN" db-id="9p0vavwpetxzdge2wd9ppdtvetprt0strv9e" timestamp="1741802467"&gt;44&lt;/key&gt;&lt;/foreign-keys&gt;&lt;ref-type name="Journal Article"&gt;17&lt;/ref-type&gt;&lt;contributors&gt;&lt;authors&gt;&lt;author&gt;Ritchie, Matthew E.&lt;/author&gt;&lt;author&gt;Phipson, Belinda&lt;/author&gt;&lt;author&gt;Wu, Di&lt;/author&gt;&lt;author&gt;Hu, Yifang&lt;/author&gt;&lt;author&gt;Law, Charity W.&lt;/author&gt;&lt;author&gt;Shi, Wei&lt;/author&gt;&lt;author&gt;Smyth, Gordon K.&lt;/author&gt;&lt;/authors&gt;&lt;/contributors&gt;&lt;titles&gt;&lt;title&gt;limma powers differential expression analyses for RNA-sequencing and microarray studies&lt;/title&gt;&lt;secondary-title&gt;Nucleic Acids Research&lt;/secondary-title&gt;&lt;/titles&gt;&lt;periodical&gt;&lt;full-title&gt;Nucleic Acids Research&lt;/full-title&gt;&lt;/periodical&gt;&lt;pages&gt;e47-e47&lt;/pages&gt;&lt;volume&gt;43&lt;/volume&gt;&lt;number&gt;7&lt;/number&gt;&lt;dates&gt;&lt;year&gt;2015&lt;/year&gt;&lt;/dates&gt;&lt;isbn&gt;0305-1048&lt;/isbn&gt;&lt;urls&gt;&lt;related-urls&gt;&lt;url&gt;https://doi.org/10.1093/nar/gkv007&lt;/url&gt;&lt;/related-urls&gt;&lt;/urls&gt;&lt;electronic-resource-num&gt;10.1093/nar/gkv007&lt;/electronic-resource-num&gt;&lt;access-date&gt;3/12/2025&lt;/access-date&gt;&lt;/record&gt;&lt;/Cite&gt;&lt;/EndNote&gt;</w:instrText>
      </w:r>
      <w:r w:rsidR="00E14019">
        <w:fldChar w:fldCharType="separate"/>
      </w:r>
      <w:r w:rsidR="00E14019">
        <w:rPr>
          <w:noProof/>
        </w:rPr>
        <w:t>[43]</w:t>
      </w:r>
      <w:r w:rsidR="00E14019">
        <w:fldChar w:fldCharType="end"/>
      </w:r>
      <w:r>
        <w:t xml:space="preserve"> was used to fit a linear model to the enriched dataset for the purpose of deriving test statistics. Test statistics were modified via the empirical Bayes methods via </w:t>
      </w:r>
      <w:proofErr w:type="spellStart"/>
      <w:r w:rsidRPr="20E54D52">
        <w:rPr>
          <w:i/>
          <w:iCs/>
        </w:rPr>
        <w:t>ebayes</w:t>
      </w:r>
      <w:proofErr w:type="spellEnd"/>
      <w:r>
        <w:t>. Separately, GSVA was also performed using custom signatures from IMPI (Integrated Mitochondrial Protein Index) (</w:t>
      </w:r>
      <w:hyperlink r:id="rId17" w:history="1">
        <w:r w:rsidR="00E14019" w:rsidRPr="007D55D7">
          <w:rPr>
            <w:rStyle w:val="Hyperlink"/>
          </w:rPr>
          <w:t>https://www.mrc-mbu.cam.ac.uk/research-resources-and-facilities/impi</w:t>
        </w:r>
      </w:hyperlink>
      <w:r>
        <w:t xml:space="preserve">) and </w:t>
      </w:r>
      <w:proofErr w:type="spellStart"/>
      <w:r>
        <w:t>MitoCarta</w:t>
      </w:r>
      <w:proofErr w:type="spellEnd"/>
      <w:r>
        <w:t xml:space="preserve"> </w:t>
      </w:r>
      <w:r w:rsidR="00403E35">
        <w:fldChar w:fldCharType="begin"/>
      </w:r>
      <w:r w:rsidR="00403E35">
        <w:instrText xml:space="preserve"> ADDIN EN.CITE &lt;EndNote&gt;&lt;Cite&gt;&lt;Author&gt;Calvo&lt;/Author&gt;&lt;Year&gt;2016&lt;/Year&gt;&lt;RecNum&gt;46&lt;/RecNum&gt;&lt;DisplayText&gt;[44]&lt;/DisplayText&gt;&lt;record&gt;&lt;rec-number&gt;46&lt;/rec-number&gt;&lt;foreign-keys&gt;&lt;key app="EN" db-id="9p0vavwpetxzdge2wd9ppdtvetprt0strv9e" timestamp="1741802686"&gt;46&lt;/key&gt;&lt;/foreign-keys&gt;&lt;ref-type name="Journal Article"&gt;17&lt;/ref-type&gt;&lt;contributors&gt;&lt;authors&gt;&lt;author&gt;Calvo, S. E.&lt;/author&gt;&lt;author&gt;Clauser, K. R.&lt;/author&gt;&lt;author&gt;Mootha, V. K.&lt;/author&gt;&lt;/authors&gt;&lt;/contributors&gt;&lt;auth-address&gt;Howard Hughes Medical Institute and Department of Molecular Biology, Massachusetts General Hospital, Boston, MA 02114, USA Broad Institute, Cambridge, MA 02141, USA Department of Systems Biology, Harvard Medical School, Boston, MA 02115, USA vamsi@hms.harvard.edu.&amp;#xD;Broad Institute, Cambridge, MA 02141, USA.&amp;#xD;Howard Hughes Medical Institute and Department of Molecular Biology, Massachusetts General Hospital, Boston, MA 02114, USA Broad Institute, Cambridge, MA 02141, USA Department of Systems Biology, Harvard Medical School, Boston, MA 02115, USA scalvo@broadinstitute.org.&lt;/auth-address&gt;&lt;titles&gt;&lt;title&gt;MitoCarta2.0: an updated inventory of mammalian mitochondrial proteins&lt;/title&gt;&lt;secondary-title&gt;Nucleic Acids Res&lt;/secondary-title&gt;&lt;/titles&gt;&lt;periodical&gt;&lt;full-title&gt;Nucleic Acids Res&lt;/full-title&gt;&lt;/periodical&gt;&lt;pages&gt;D1251-7&lt;/pages&gt;&lt;volume&gt;44&lt;/volume&gt;&lt;number&gt;D1&lt;/number&gt;&lt;edition&gt;20151007&lt;/edition&gt;&lt;keywords&gt;&lt;keyword&gt;Animals&lt;/keyword&gt;&lt;keyword&gt;Bayes Theorem&lt;/keyword&gt;&lt;keyword&gt;*Databases, Protein&lt;/keyword&gt;&lt;keyword&gt;Genomics&lt;/keyword&gt;&lt;keyword&gt;Humans&lt;/keyword&gt;&lt;keyword&gt;Internet&lt;/keyword&gt;&lt;keyword&gt;Mice&lt;/keyword&gt;&lt;keyword&gt;Mitochondrial Proteins/chemistry/*genetics/*metabolism&lt;/keyword&gt;&lt;/keywords&gt;&lt;dates&gt;&lt;year&gt;2016&lt;/year&gt;&lt;pub-dates&gt;&lt;date&gt;Jan 4&lt;/date&gt;&lt;/pub-dates&gt;&lt;/dates&gt;&lt;isbn&gt;0305-1048 (Print)&amp;#xD;0305-1048&lt;/isbn&gt;&lt;accession-num&gt;26450961&lt;/accession-num&gt;&lt;urls&gt;&lt;/urls&gt;&lt;custom2&gt;PMC4702768&lt;/custom2&gt;&lt;electronic-resource-num&gt;10.1093/nar/gkv1003&lt;/electronic-resource-num&gt;&lt;remote-database-provider&gt;NLM&lt;/remote-database-provider&gt;&lt;language&gt;eng&lt;/language&gt;&lt;/record&gt;&lt;/Cite&gt;&lt;/EndNote&gt;</w:instrText>
      </w:r>
      <w:r w:rsidR="00403E35">
        <w:fldChar w:fldCharType="separate"/>
      </w:r>
      <w:r w:rsidR="00403E35">
        <w:rPr>
          <w:noProof/>
        </w:rPr>
        <w:t>[44]</w:t>
      </w:r>
      <w:r w:rsidR="00403E35">
        <w:fldChar w:fldCharType="end"/>
      </w:r>
      <w:commentRangeStart w:id="28"/>
      <w:commentRangeStart w:id="29"/>
      <w:commentRangeEnd w:id="28"/>
      <w:r w:rsidR="00DC63BB">
        <w:rPr>
          <w:rStyle w:val="CommentReference"/>
        </w:rPr>
        <w:commentReference w:id="28"/>
      </w:r>
      <w:commentRangeEnd w:id="29"/>
      <w:r>
        <w:rPr>
          <w:rStyle w:val="CommentReference"/>
        </w:rPr>
        <w:commentReference w:id="29"/>
      </w:r>
      <w:r>
        <w:t>.</w:t>
      </w:r>
    </w:p>
    <w:p w14:paraId="015661D5" w14:textId="77777777" w:rsidR="00812EB1" w:rsidRDefault="00812EB1" w:rsidP="7FD4025D">
      <w:pPr>
        <w:spacing w:line="480" w:lineRule="auto"/>
        <w:jc w:val="both"/>
      </w:pPr>
    </w:p>
    <w:p w14:paraId="149D7455" w14:textId="3A86358D" w:rsidR="00812EB1" w:rsidRDefault="00812EB1" w:rsidP="00812EB1">
      <w:pPr>
        <w:spacing w:line="480" w:lineRule="auto"/>
        <w:jc w:val="both"/>
        <w:rPr>
          <w:i/>
          <w:iCs/>
        </w:rPr>
      </w:pPr>
      <w:r>
        <w:rPr>
          <w:i/>
          <w:iCs/>
        </w:rPr>
        <w:t>Imaging-derived phenotypes (IDPs)</w:t>
      </w:r>
    </w:p>
    <w:p w14:paraId="03D92195" w14:textId="77777777" w:rsidR="00CC544E" w:rsidRDefault="00CC544E" w:rsidP="00CC544E">
      <w:pPr>
        <w:spacing w:line="480" w:lineRule="auto"/>
        <w:jc w:val="both"/>
      </w:pPr>
      <w:r w:rsidRPr="3C2D4F5F">
        <w:t xml:space="preserve">A combined data set, encompassing both discovery and replication cohorts, was utilized for </w:t>
      </w:r>
      <w:r>
        <w:t>comparisons of imaging-derived phenotypes (IDPs) between MDD C1, C2, C3 and controls</w:t>
      </w:r>
      <w:r w:rsidRPr="3C2D4F5F">
        <w:t xml:space="preserve">. </w:t>
      </w:r>
      <w:r>
        <w:t xml:space="preserve">Approximately 2,116 </w:t>
      </w:r>
      <w:r w:rsidRPr="3C2D4F5F">
        <w:t>IDPs from the UK Biobank imaging study</w:t>
      </w:r>
      <w:r>
        <w:t xml:space="preserve"> – encompassing 1,425 T1-derived, 675 diffusion tensor imaging (DTI)-derived and 16 susceptibility-weighted imaging (SWI)-derived measures - </w:t>
      </w:r>
      <w:r w:rsidRPr="3C2D4F5F">
        <w:t>were adjusted for several covariates, including age, sex, time from acquisition start, head motion during resting-state functional MRI</w:t>
      </w:r>
      <w:r w:rsidRPr="52547483">
        <w:t xml:space="preserve">, </w:t>
      </w:r>
      <w:r w:rsidRPr="3C2D4F5F">
        <w:t>intercranial volume</w:t>
      </w:r>
      <w:r w:rsidRPr="52547483">
        <w:t>,</w:t>
      </w:r>
      <w:r w:rsidRPr="3C2D4F5F">
        <w:t xml:space="preserve"> scanning table position, and scanning site. Following adjustment, IDPs were standardized using inverse normal rank transformation to facilitate comparison.</w:t>
      </w:r>
    </w:p>
    <w:p w14:paraId="3BEA0607" w14:textId="77777777" w:rsidR="00CC544E" w:rsidRDefault="00CC544E" w:rsidP="00CC544E">
      <w:pPr>
        <w:spacing w:line="480" w:lineRule="auto"/>
        <w:jc w:val="both"/>
      </w:pPr>
    </w:p>
    <w:p w14:paraId="1BF61D87" w14:textId="4B5D1C5B" w:rsidR="00CC544E" w:rsidRDefault="00CC544E" w:rsidP="00CC544E">
      <w:pPr>
        <w:spacing w:line="480" w:lineRule="auto"/>
        <w:jc w:val="both"/>
      </w:pPr>
      <w:r w:rsidRPr="3C2D4F5F">
        <w:t xml:space="preserve">A marginal regression analysis was conducted for each IDP ratio against cluster </w:t>
      </w:r>
      <w:r w:rsidRPr="0E71837B">
        <w:t>type</w:t>
      </w:r>
      <w:r w:rsidRPr="3C2D4F5F">
        <w:t xml:space="preserve">, with the control cluster serving as the reference level. This allowed for the estimation of contributions made by clusters </w:t>
      </w:r>
      <w:r>
        <w:t>C1, C2</w:t>
      </w:r>
      <w:r w:rsidRPr="3C2D4F5F">
        <w:t xml:space="preserve">, and </w:t>
      </w:r>
      <w:r>
        <w:t>C3</w:t>
      </w:r>
      <w:r w:rsidRPr="776EBFAC">
        <w:t>,</w:t>
      </w:r>
      <w:r w:rsidRPr="3C2D4F5F">
        <w:t xml:space="preserve"> relative to the control group. Additionally, false discovery rate (FDR) adjustment was applied to account for multiple comparisons.</w:t>
      </w:r>
      <w:r>
        <w:t xml:space="preserve"> Further details of the IDP analyses are presented in the </w:t>
      </w:r>
      <w:r w:rsidRPr="00FD16E7">
        <w:rPr>
          <w:b/>
          <w:bCs/>
        </w:rPr>
        <w:t xml:space="preserve">Supplementary </w:t>
      </w:r>
      <w:r w:rsidR="00FD16E7" w:rsidRPr="00FD16E7">
        <w:rPr>
          <w:b/>
          <w:bCs/>
        </w:rPr>
        <w:t>Materials</w:t>
      </w:r>
      <w:r w:rsidR="00FD16E7">
        <w:t xml:space="preserve">. </w:t>
      </w:r>
    </w:p>
    <w:p w14:paraId="3D909F26" w14:textId="188A837B" w:rsidR="7FD4025D" w:rsidRDefault="7FD4025D" w:rsidP="7FD4025D">
      <w:pPr>
        <w:spacing w:line="480" w:lineRule="auto"/>
        <w:jc w:val="both"/>
      </w:pPr>
    </w:p>
    <w:p w14:paraId="5E50DE10" w14:textId="4B8FE19F" w:rsidR="660B7E65" w:rsidRDefault="660B7E65" w:rsidP="7FD4025D">
      <w:pPr>
        <w:spacing w:line="480" w:lineRule="auto"/>
        <w:jc w:val="both"/>
        <w:rPr>
          <w:b/>
          <w:bCs/>
        </w:rPr>
      </w:pPr>
      <w:r w:rsidRPr="7FD4025D">
        <w:rPr>
          <w:b/>
          <w:bCs/>
        </w:rPr>
        <w:t xml:space="preserve">Blood Biomarker &amp; </w:t>
      </w:r>
      <w:r w:rsidR="7958758C" w:rsidRPr="6F8E390E">
        <w:rPr>
          <w:b/>
          <w:bCs/>
        </w:rPr>
        <w:t xml:space="preserve">Body Mass </w:t>
      </w:r>
      <w:r w:rsidR="7958758C" w:rsidRPr="53FC5685">
        <w:rPr>
          <w:b/>
          <w:bCs/>
        </w:rPr>
        <w:t>Index</w:t>
      </w:r>
      <w:r w:rsidR="1177C51E" w:rsidRPr="53FC5685">
        <w:rPr>
          <w:b/>
          <w:bCs/>
        </w:rPr>
        <w:t xml:space="preserve"> </w:t>
      </w:r>
      <w:r w:rsidR="44395E00" w:rsidRPr="53FC5685">
        <w:rPr>
          <w:b/>
          <w:bCs/>
        </w:rPr>
        <w:t>(</w:t>
      </w:r>
      <w:r w:rsidRPr="7FD4025D">
        <w:rPr>
          <w:b/>
          <w:bCs/>
        </w:rPr>
        <w:t>BMI</w:t>
      </w:r>
      <w:r w:rsidR="2589BD05" w:rsidRPr="53FC5685">
        <w:rPr>
          <w:b/>
          <w:bCs/>
        </w:rPr>
        <w:t>)</w:t>
      </w:r>
      <w:r w:rsidRPr="7FD4025D">
        <w:rPr>
          <w:b/>
          <w:bCs/>
        </w:rPr>
        <w:t xml:space="preserve"> Associations</w:t>
      </w:r>
    </w:p>
    <w:p w14:paraId="0474AE80" w14:textId="6DAD99B6" w:rsidR="00CE6A3A" w:rsidRDefault="6D69056E" w:rsidP="7FD4025D">
      <w:pPr>
        <w:spacing w:line="480" w:lineRule="auto"/>
        <w:jc w:val="both"/>
      </w:pPr>
      <w:r>
        <w:t>The following blood biomarkers were</w:t>
      </w:r>
      <w:r w:rsidDel="007B3DF7">
        <w:t xml:space="preserve"> </w:t>
      </w:r>
      <w:r w:rsidR="007B3DF7">
        <w:t xml:space="preserve">compared between clusters </w:t>
      </w:r>
      <w:r>
        <w:t xml:space="preserve">along with BMI: Alanine / Alanine aminotransferase (ALT); Albumin; Alkaline phosphatase (ALP); Apolipoprotein A; Apolipoprotein B; Aspartate aminotransferase (AAT); C-reactive protein (CRP); Calcium; Cholesterol; Creatinine; Cystatin C; Direct bilirubin; Gamma </w:t>
      </w:r>
      <w:proofErr w:type="spellStart"/>
      <w:r>
        <w:t>glutamyltransferase</w:t>
      </w:r>
      <w:proofErr w:type="spellEnd"/>
      <w:r>
        <w:t xml:space="preserve"> (GGT); Glucose; Glycated </w:t>
      </w:r>
      <w:proofErr w:type="spellStart"/>
      <w:r>
        <w:t>haemoglobin</w:t>
      </w:r>
      <w:proofErr w:type="spellEnd"/>
      <w:r>
        <w:t xml:space="preserve"> (HbA1c); HDL cholesterol; HIV1 Seropositivity​; HBV Seropositivity​; HCV Seropositivity​; IGF-1; LDL direct; Lipoprotein A; </w:t>
      </w:r>
      <w:proofErr w:type="spellStart"/>
      <w:r>
        <w:t>Oestradiol</w:t>
      </w:r>
      <w:proofErr w:type="spellEnd"/>
      <w:r>
        <w:t>; Phosphate; Rheumatoid factor; SHBG; Testosterone; Total bilirubin; Total protein; Triglycerides; Urate; Urea; Vitamin D. CRP levels were Log</w:t>
      </w:r>
      <w:r w:rsidRPr="7FD4025D">
        <w:rPr>
          <w:vertAlign w:val="subscript"/>
        </w:rPr>
        <w:t xml:space="preserve">e </w:t>
      </w:r>
      <w:r>
        <w:t>transformed – other variables were also Log</w:t>
      </w:r>
      <w:r w:rsidRPr="7FD4025D">
        <w:rPr>
          <w:vertAlign w:val="subscript"/>
        </w:rPr>
        <w:t xml:space="preserve">e </w:t>
      </w:r>
      <w:r>
        <w:t>transformed to bring their distribution to a normal distribution. A non-parametric Kruskal-</w:t>
      </w:r>
      <w:proofErr w:type="gramStart"/>
      <w:r>
        <w:t>Wallis</w:t>
      </w:r>
      <w:proofErr w:type="gramEnd"/>
      <w:r>
        <w:t xml:space="preserve"> test was used to check for differences in the levels of these biomarkers plus BMI across the clusters. The profiles were also plot via </w:t>
      </w:r>
      <w:proofErr w:type="spellStart"/>
      <w:r w:rsidRPr="20E54D52">
        <w:rPr>
          <w:i/>
          <w:iCs/>
        </w:rPr>
        <w:t>geom_violin</w:t>
      </w:r>
      <w:proofErr w:type="spellEnd"/>
      <w:r>
        <w:t xml:space="preserve"> and </w:t>
      </w:r>
      <w:proofErr w:type="spellStart"/>
      <w:r w:rsidRPr="20E54D52">
        <w:rPr>
          <w:i/>
          <w:iCs/>
        </w:rPr>
        <w:t>geom_boxplot</w:t>
      </w:r>
      <w:proofErr w:type="spellEnd"/>
      <w:r>
        <w:t xml:space="preserve"> from </w:t>
      </w:r>
      <w:r w:rsidRPr="20E54D52">
        <w:rPr>
          <w:i/>
          <w:iCs/>
        </w:rPr>
        <w:t>ggplot2</w:t>
      </w:r>
      <w:r>
        <w:t xml:space="preserve"> </w:t>
      </w:r>
      <w:r w:rsidR="00403E35">
        <w:fldChar w:fldCharType="begin"/>
      </w:r>
      <w:r w:rsidR="00403E35">
        <w:instrText xml:space="preserve"> ADDIN EN.CITE &lt;EndNote&gt;&lt;Cite&gt;&lt;Author&gt;Wickham&lt;/Author&gt;&lt;Year&gt;2009&lt;/Year&gt;&lt;RecNum&gt;47&lt;/RecNum&gt;&lt;DisplayText&gt;[45]&lt;/DisplayText&gt;&lt;record&gt;&lt;rec-number&gt;47&lt;/rec-number&gt;&lt;foreign-keys&gt;&lt;key app="EN" db-id="9p0vavwpetxzdge2wd9ppdtvetprt0strv9e" timestamp="1741802865"&gt;47&lt;/key&gt;&lt;/foreign-keys&gt;&lt;ref-type name="Book"&gt;6&lt;/ref-type&gt;&lt;contributors&gt;&lt;authors&gt;&lt;author&gt;Wickham, H&lt;/author&gt;&lt;/authors&gt;&lt;/contributors&gt;&lt;titles&gt;&lt;title&gt;Ggplot2: Elegant Graphics for Data Analysis&lt;/title&gt;&lt;/titles&gt;&lt;dates&gt;&lt;year&gt;2009&lt;/year&gt;&lt;/dates&gt;&lt;publisher&gt;2nd Edition, Springer, New York&lt;/publisher&gt;&lt;urls&gt;&lt;/urls&gt;&lt;electronic-resource-num&gt;https://doi.org/10.1007/978-0-387-98141-3&lt;/electronic-resource-num&gt;&lt;/record&gt;&lt;/Cite&gt;&lt;/EndNote&gt;</w:instrText>
      </w:r>
      <w:r w:rsidR="00403E35">
        <w:fldChar w:fldCharType="separate"/>
      </w:r>
      <w:r w:rsidR="00403E35">
        <w:rPr>
          <w:noProof/>
        </w:rPr>
        <w:t>[45]</w:t>
      </w:r>
      <w:r w:rsidR="00403E35">
        <w:fldChar w:fldCharType="end"/>
      </w:r>
      <w:r>
        <w:t>.</w:t>
      </w:r>
      <w:r w:rsidR="00D335E3">
        <w:t xml:space="preserve"> </w:t>
      </w:r>
      <w:r w:rsidR="00670036">
        <w:t>Additional compariso</w:t>
      </w:r>
      <w:r w:rsidR="00FA33D0">
        <w:t>ns were made for C2 vs C1 and</w:t>
      </w:r>
      <w:r w:rsidR="00970336">
        <w:t xml:space="preserve"> C3 </w:t>
      </w:r>
      <w:r w:rsidR="00B43172">
        <w:t>via the Kolm</w:t>
      </w:r>
      <w:r w:rsidR="003641C1">
        <w:t>ogorov-Smirnov (KS) test.</w:t>
      </w:r>
    </w:p>
    <w:p w14:paraId="20A13556" w14:textId="77777777" w:rsidR="00CE6A3A" w:rsidRDefault="00CE6A3A" w:rsidP="7FD4025D">
      <w:pPr>
        <w:spacing w:line="480" w:lineRule="auto"/>
        <w:jc w:val="both"/>
      </w:pPr>
    </w:p>
    <w:p w14:paraId="31E6F569" w14:textId="77777777" w:rsidR="00654F87" w:rsidRPr="00654F87" w:rsidRDefault="00654F87" w:rsidP="00654F87">
      <w:pPr>
        <w:spacing w:line="480" w:lineRule="auto"/>
        <w:jc w:val="both"/>
      </w:pPr>
      <w:r w:rsidRPr="00654F87">
        <w:rPr>
          <w:b/>
          <w:bCs/>
        </w:rPr>
        <w:t xml:space="preserve">Mental Well-Being Questionnaire  </w:t>
      </w:r>
    </w:p>
    <w:p w14:paraId="620D225C" w14:textId="408A5DF2" w:rsidR="000637D5" w:rsidRDefault="0F9CDAD9" w:rsidP="7FD4025D">
      <w:pPr>
        <w:spacing w:line="480" w:lineRule="auto"/>
        <w:jc w:val="both"/>
      </w:pPr>
      <w:r>
        <w:t xml:space="preserve">We compared outcomes between MDD clusters on several </w:t>
      </w:r>
      <w:r w:rsidR="30FE37B2">
        <w:t>m</w:t>
      </w:r>
      <w:r w:rsidR="694B3024">
        <w:t>ental</w:t>
      </w:r>
      <w:r w:rsidR="00654F87" w:rsidRPr="00654F87">
        <w:t xml:space="preserve"> well-being questionnaire </w:t>
      </w:r>
      <w:r w:rsidR="460DD169">
        <w:t>outcomes</w:t>
      </w:r>
      <w:r w:rsidR="0073239F">
        <w:t>,</w:t>
      </w:r>
      <w:r w:rsidR="00F02F5D">
        <w:t xml:space="preserve"> including </w:t>
      </w:r>
      <w:r w:rsidR="00654F87" w:rsidRPr="00654F87">
        <w:t xml:space="preserve">adverse life events, alcohol use, anxiety and panic, COVID-19, cannabis </w:t>
      </w:r>
      <w:r w:rsidR="00654F87" w:rsidRPr="00654F87">
        <w:lastRenderedPageBreak/>
        <w:t xml:space="preserve">use, depression, eating patterns, general health, general well-being, harm behaviors, mental health, mood changes, and social situation. </w:t>
      </w:r>
      <w:r w:rsidR="03B8B84A">
        <w:t>D</w:t>
      </w:r>
      <w:r w:rsidR="00654F87" w:rsidRPr="00654F87">
        <w:t xml:space="preserve">ata </w:t>
      </w:r>
      <w:r w:rsidR="694B3024">
        <w:t>w</w:t>
      </w:r>
      <w:r w:rsidR="543ECAEA">
        <w:t>ere</w:t>
      </w:r>
      <w:r w:rsidR="00654F87" w:rsidRPr="00654F87">
        <w:t xml:space="preserve"> extracted, encoded, and transformed for each of the 209 fields included in the questionnaire (corresponding to 298 data columns) to create analysis-ready curated phenotype tables.</w:t>
      </w:r>
      <w:r w:rsidR="002D432F">
        <w:t xml:space="preserve"> </w:t>
      </w:r>
      <w:r w:rsidR="00654F87" w:rsidRPr="00654F87">
        <w:t>Cluster associations were made against questions from all questionnaires. To define the terms (answers) from each question to compare, a ‘code book’ was manually defined to group terms together logically. Continuous variables were encoded as quartiles. The different frequency of sets of terms were then compared across clusters via a Pearson’s χ</w:t>
      </w:r>
      <w:r w:rsidR="00654F87" w:rsidRPr="00654F87">
        <w:rPr>
          <w:vertAlign w:val="superscript"/>
        </w:rPr>
        <w:t>2</w:t>
      </w:r>
      <w:r w:rsidR="00654F87" w:rsidRPr="00654F87">
        <w:t xml:space="preserve"> test on contingency tables</w:t>
      </w:r>
      <w:r w:rsidR="00A240D2">
        <w:t xml:space="preserve">. </w:t>
      </w:r>
      <w:r w:rsidR="00E25E7A">
        <w:t>Mo</w:t>
      </w:r>
      <w:r w:rsidR="00654F87">
        <w:t xml:space="preserve">re detailed </w:t>
      </w:r>
      <w:r w:rsidR="00B9211E">
        <w:t xml:space="preserve">methods for the </w:t>
      </w:r>
      <w:r w:rsidR="008E7BE3">
        <w:t>quest</w:t>
      </w:r>
      <w:r w:rsidR="000C03C4">
        <w:t>ionnaire can be fo</w:t>
      </w:r>
      <w:r w:rsidR="00956747">
        <w:t xml:space="preserve">und in the </w:t>
      </w:r>
      <w:r w:rsidR="00956747" w:rsidRPr="00CE6A3A">
        <w:rPr>
          <w:b/>
          <w:bCs/>
        </w:rPr>
        <w:t>Supplementary</w:t>
      </w:r>
      <w:r w:rsidR="002C7145" w:rsidRPr="00CE6A3A">
        <w:rPr>
          <w:b/>
          <w:bCs/>
        </w:rPr>
        <w:t xml:space="preserve"> </w:t>
      </w:r>
      <w:r w:rsidR="200250FE" w:rsidRPr="00CE6A3A">
        <w:rPr>
          <w:b/>
          <w:bCs/>
        </w:rPr>
        <w:t>Material</w:t>
      </w:r>
      <w:r w:rsidR="34B1A572" w:rsidRPr="5C6B8DDF">
        <w:rPr>
          <w:b/>
          <w:bCs/>
        </w:rPr>
        <w:t>s</w:t>
      </w:r>
      <w:r w:rsidR="200250FE">
        <w:t>.</w:t>
      </w:r>
    </w:p>
    <w:p w14:paraId="03330C76" w14:textId="77777777" w:rsidR="000637D5" w:rsidRDefault="000637D5" w:rsidP="7FD4025D">
      <w:pPr>
        <w:spacing w:line="480" w:lineRule="auto"/>
        <w:jc w:val="both"/>
      </w:pPr>
    </w:p>
    <w:p w14:paraId="052BC07A" w14:textId="4D04381D" w:rsidR="4D067CB7" w:rsidRDefault="4D067CB7" w:rsidP="7FD4025D">
      <w:pPr>
        <w:spacing w:line="480" w:lineRule="auto"/>
        <w:jc w:val="both"/>
        <w:rPr>
          <w:b/>
          <w:bCs/>
        </w:rPr>
      </w:pPr>
      <w:r w:rsidRPr="7FD4025D">
        <w:rPr>
          <w:b/>
          <w:bCs/>
        </w:rPr>
        <w:t xml:space="preserve">Nested Random Forest  </w:t>
      </w:r>
    </w:p>
    <w:p w14:paraId="4F2FD251" w14:textId="647660EA" w:rsidR="4D067CB7" w:rsidRDefault="5DAB7917" w:rsidP="7FD4025D">
      <w:pPr>
        <w:spacing w:line="480" w:lineRule="auto"/>
        <w:jc w:val="both"/>
      </w:pPr>
      <w:r>
        <w:t xml:space="preserve">To train a multiclass model on the HYDRA </w:t>
      </w:r>
      <w:commentRangeStart w:id="30"/>
      <w:r>
        <w:t>cluster</w:t>
      </w:r>
      <w:commentRangeEnd w:id="30"/>
      <w:r>
        <w:rPr>
          <w:rStyle w:val="CommentReference"/>
        </w:rPr>
        <w:commentReference w:id="30"/>
      </w:r>
      <w:r>
        <w:t xml:space="preserve"> solution, we developed a nested </w:t>
      </w:r>
      <w:r w:rsidR="00C63BEC">
        <w:t>r</w:t>
      </w:r>
      <w:r>
        <w:t xml:space="preserve">andom </w:t>
      </w:r>
      <w:r w:rsidR="00710EAB">
        <w:t>forest</w:t>
      </w:r>
      <w:r>
        <w:t xml:space="preserve"> procedure consisting of 5 outer x 5 inner loops</w:t>
      </w:r>
      <w:r w:rsidR="096335AE">
        <w:t xml:space="preserve"> (</w:t>
      </w:r>
      <w:r w:rsidR="096335AE" w:rsidRPr="69E8E5A6">
        <w:rPr>
          <w:b/>
          <w:bCs/>
        </w:rPr>
        <w:t>Supplementary Figure 1</w:t>
      </w:r>
      <w:r w:rsidR="096335AE">
        <w:t>)</w:t>
      </w:r>
      <w:r>
        <w:t xml:space="preserve">. This was achieved using </w:t>
      </w:r>
      <w:r w:rsidR="00DF6E95">
        <w:t xml:space="preserve">a combination of </w:t>
      </w:r>
      <w:r>
        <w:t xml:space="preserve">custom code </w:t>
      </w:r>
      <w:r w:rsidR="00DF6E95">
        <w:t xml:space="preserve">and </w:t>
      </w:r>
      <w:r>
        <w:t xml:space="preserve">functions from the </w:t>
      </w:r>
      <w:r w:rsidRPr="20E54D52">
        <w:rPr>
          <w:i/>
          <w:iCs/>
        </w:rPr>
        <w:t>caret</w:t>
      </w:r>
      <w:r>
        <w:t xml:space="preserve"> </w:t>
      </w:r>
      <w:r w:rsidR="00403E35">
        <w:fldChar w:fldCharType="begin"/>
      </w:r>
      <w:r w:rsidR="00403E35">
        <w:instrText xml:space="preserve"> ADDIN EN.CITE &lt;EndNote&gt;&lt;Cite&gt;&lt;Author&gt;Kuhn&lt;/Author&gt;&lt;Year&gt;2008&lt;/Year&gt;&lt;RecNum&gt;48&lt;/RecNum&gt;&lt;DisplayText&gt;[46]&lt;/DisplayText&gt;&lt;record&gt;&lt;rec-number&gt;48&lt;/rec-number&gt;&lt;foreign-keys&gt;&lt;key app="EN" db-id="9p0vavwpetxzdge2wd9ppdtvetprt0strv9e" timestamp="1741802934"&gt;48&lt;/key&gt;&lt;/foreign-keys&gt;&lt;ref-type name="Journal Article"&gt;17&lt;/ref-type&gt;&lt;contributors&gt;&lt;authors&gt;&lt;author&gt;Kuhn, Max&lt;/author&gt;&lt;/authors&gt;&lt;/contributors&gt;&lt;titles&gt;&lt;title&gt;Building Predictive Models in R Using the caret Package&lt;/title&gt;&lt;secondary-title&gt;Journal of Statistical Software&lt;/secondary-title&gt;&lt;/titles&gt;&lt;periodical&gt;&lt;full-title&gt;Journal of Statistical Software&lt;/full-title&gt;&lt;/periodical&gt;&lt;pages&gt;1 - 26&lt;/pages&gt;&lt;volume&gt;28&lt;/volume&gt;&lt;number&gt;5&lt;/number&gt;&lt;section&gt;Articles&lt;/section&gt;&lt;dates&gt;&lt;year&gt;2008&lt;/year&gt;&lt;pub-dates&gt;&lt;date&gt;11/10&lt;/date&gt;&lt;/pub-dates&gt;&lt;/dates&gt;&lt;urls&gt;&lt;related-urls&gt;&lt;url&gt;https://www.jstatsoft.org/index.php/jss/article/view/v028i05&lt;/url&gt;&lt;/related-urls&gt;&lt;/urls&gt;&lt;electronic-resource-num&gt;10.18637/jss.v028.i05&lt;/electronic-resource-num&gt;&lt;access-date&gt;2025/03/12&lt;/access-date&gt;&lt;/record&gt;&lt;/Cite&gt;&lt;/EndNote&gt;</w:instrText>
      </w:r>
      <w:r w:rsidR="00403E35">
        <w:fldChar w:fldCharType="separate"/>
      </w:r>
      <w:r w:rsidR="00403E35">
        <w:rPr>
          <w:noProof/>
        </w:rPr>
        <w:t>[46]</w:t>
      </w:r>
      <w:r w:rsidR="00403E35">
        <w:fldChar w:fldCharType="end"/>
      </w:r>
      <w:r>
        <w:t xml:space="preserve">, and </w:t>
      </w:r>
      <w:proofErr w:type="spellStart"/>
      <w:r w:rsidRPr="20E54D52">
        <w:rPr>
          <w:i/>
          <w:iCs/>
        </w:rPr>
        <w:t>randomForest</w:t>
      </w:r>
      <w:proofErr w:type="spellEnd"/>
      <w:r>
        <w:t xml:space="preserve"> </w:t>
      </w:r>
      <w:r w:rsidR="00403E35">
        <w:fldChar w:fldCharType="begin"/>
      </w:r>
      <w:r w:rsidR="00403E35">
        <w:instrText xml:space="preserve"> ADDIN EN.CITE &lt;EndNote&gt;&lt;Cite&gt;&lt;Author&gt;Liaw&lt;/Author&gt;&lt;Year&gt;2002&lt;/Year&gt;&lt;RecNum&gt;49&lt;/RecNum&gt;&lt;DisplayText&gt;[47]&lt;/DisplayText&gt;&lt;record&gt;&lt;rec-number&gt;49&lt;/rec-number&gt;&lt;foreign-keys&gt;&lt;key app="EN" db-id="9p0vavwpetxzdge2wd9ppdtvetprt0strv9e" timestamp="1741803031"&gt;49&lt;/key&gt;&lt;/foreign-keys&gt;&lt;ref-type name="Journal Article"&gt;17&lt;/ref-type&gt;&lt;contributors&gt;&lt;authors&gt;&lt;author&gt;Liaw, A; Wiener, M&lt;/author&gt;&lt;/authors&gt;&lt;/contributors&gt;&lt;titles&gt;&lt;title&gt;Classification and Regression by Randomforest&lt;/title&gt;&lt;secondary-title&gt;R News&lt;/secondary-title&gt;&lt;/titles&gt;&lt;periodical&gt;&lt;full-title&gt;R News&lt;/full-title&gt;&lt;/periodical&gt;&lt;pages&gt;18-22&lt;/pages&gt;&lt;volume&gt;2&lt;/volume&gt;&lt;dates&gt;&lt;year&gt;2002&lt;/year&gt;&lt;/dates&gt;&lt;urls&gt;&lt;/urls&gt;&lt;/record&gt;&lt;/Cite&gt;&lt;/EndNote&gt;</w:instrText>
      </w:r>
      <w:r w:rsidR="00403E35">
        <w:fldChar w:fldCharType="separate"/>
      </w:r>
      <w:r w:rsidR="00403E35">
        <w:rPr>
          <w:noProof/>
        </w:rPr>
        <w:t>[47]</w:t>
      </w:r>
      <w:r w:rsidR="00403E35">
        <w:fldChar w:fldCharType="end"/>
      </w:r>
      <w:r>
        <w:t xml:space="preserve"> packages in</w:t>
      </w:r>
      <w:r w:rsidR="00F76694">
        <w:t xml:space="preserve"> </w:t>
      </w:r>
      <w:r w:rsidR="0095164C">
        <w:t>R.</w:t>
      </w:r>
      <w:r>
        <w:t xml:space="preserve"> The feature space included all </w:t>
      </w:r>
      <w:proofErr w:type="gramStart"/>
      <w:r>
        <w:t>proteins</w:t>
      </w:r>
      <w:proofErr w:type="gramEnd"/>
      <w:r>
        <w:t xml:space="preserve"> and the same demographic parameters controlled during HYDRA</w:t>
      </w:r>
      <w:r w:rsidR="00076294">
        <w:t xml:space="preserve"> clustering</w:t>
      </w:r>
      <w:r>
        <w:t>​. The hyperparameters used during fine-tuning</w:t>
      </w:r>
      <w:r w:rsidR="00076294">
        <w:t xml:space="preserve"> included </w:t>
      </w:r>
      <w:r>
        <w:t>’</w:t>
      </w:r>
      <w:proofErr w:type="spellStart"/>
      <w:r>
        <w:t>mtry</w:t>
      </w:r>
      <w:proofErr w:type="spellEnd"/>
      <w:r>
        <w:t>’, the number of features that are available to be considered at each split, and ‘</w:t>
      </w:r>
      <w:proofErr w:type="spellStart"/>
      <w:r>
        <w:t>ntree</w:t>
      </w:r>
      <w:proofErr w:type="spellEnd"/>
      <w:r>
        <w:t>’,​ the number of decision trees, i.e., individual models, whose combined output is used via Ensemble Learning to make a prediction.​ A broad overview of procedure​ follows:</w:t>
      </w:r>
    </w:p>
    <w:p w14:paraId="2B68366E" w14:textId="77777777" w:rsidR="4D067CB7" w:rsidRDefault="5DAB7917" w:rsidP="69E8E5A6">
      <w:pPr>
        <w:numPr>
          <w:ilvl w:val="0"/>
          <w:numId w:val="11"/>
        </w:numPr>
        <w:spacing w:after="160" w:line="360" w:lineRule="auto"/>
        <w:jc w:val="both"/>
      </w:pPr>
      <w:r>
        <w:t>Define the grid search control function via 10x cross-validation​</w:t>
      </w:r>
    </w:p>
    <w:p w14:paraId="6FA49E7F" w14:textId="0D98764E" w:rsidR="4D067CB7" w:rsidRDefault="5DAB7917" w:rsidP="69E8E5A6">
      <w:pPr>
        <w:numPr>
          <w:ilvl w:val="0"/>
          <w:numId w:val="11"/>
        </w:numPr>
        <w:spacing w:after="160" w:line="360" w:lineRule="auto"/>
        <w:jc w:val="both"/>
      </w:pPr>
      <w:r>
        <w:t xml:space="preserve">Outer Loop: </w:t>
      </w:r>
      <w:r w:rsidR="397467D3">
        <w:t xml:space="preserve">stratified </w:t>
      </w:r>
      <w:r>
        <w:t xml:space="preserve">split data 80:20 for </w:t>
      </w:r>
      <w:proofErr w:type="spellStart"/>
      <w:proofErr w:type="gramStart"/>
      <w:r>
        <w:t>Training:Test</w:t>
      </w:r>
      <w:proofErr w:type="spellEnd"/>
      <w:proofErr w:type="gramEnd"/>
      <w:r>
        <w:t xml:space="preserve"> </w:t>
      </w:r>
      <w:r w:rsidR="491E1142">
        <w:t xml:space="preserve">with </w:t>
      </w:r>
      <w:r w:rsidR="7CE10A34">
        <w:t>the</w:t>
      </w:r>
      <w:r>
        <w:t xml:space="preserve"> same proportions of classes for each (class balance)​</w:t>
      </w:r>
    </w:p>
    <w:p w14:paraId="4A4A98BC" w14:textId="77777777" w:rsidR="4D067CB7" w:rsidRDefault="5DAB7917" w:rsidP="69E8E5A6">
      <w:pPr>
        <w:numPr>
          <w:ilvl w:val="0"/>
          <w:numId w:val="12"/>
        </w:numPr>
        <w:spacing w:after="160" w:line="360" w:lineRule="auto"/>
        <w:jc w:val="both"/>
      </w:pPr>
      <w:r>
        <w:t xml:space="preserve">take Outer Loop Training data and further split 80:20 to define Inner Loop </w:t>
      </w:r>
      <w:proofErr w:type="spellStart"/>
      <w:proofErr w:type="gramStart"/>
      <w:r>
        <w:t>Training:Validation</w:t>
      </w:r>
      <w:proofErr w:type="spellEnd"/>
      <w:proofErr w:type="gramEnd"/>
      <w:r>
        <w:t xml:space="preserve"> and ensure same proportions of classes for each (class balance)​</w:t>
      </w:r>
    </w:p>
    <w:p w14:paraId="01867A76" w14:textId="77777777" w:rsidR="4D067CB7" w:rsidRDefault="5DAB7917" w:rsidP="69E8E5A6">
      <w:pPr>
        <w:numPr>
          <w:ilvl w:val="0"/>
          <w:numId w:val="12"/>
        </w:numPr>
        <w:spacing w:after="160" w:line="360" w:lineRule="auto"/>
        <w:jc w:val="both"/>
      </w:pPr>
      <w:r>
        <w:lastRenderedPageBreak/>
        <w:t>'</w:t>
      </w:r>
      <w:proofErr w:type="gramStart"/>
      <w:r>
        <w:t>up</w:t>
      </w:r>
      <w:proofErr w:type="gramEnd"/>
      <w:r>
        <w:t>-sample' the minority class(es) to be equal to majority class in Inner Loop Training only​</w:t>
      </w:r>
    </w:p>
    <w:p w14:paraId="08D3BCB7" w14:textId="77777777" w:rsidR="4D067CB7" w:rsidRDefault="5DAB7917" w:rsidP="69E8E5A6">
      <w:pPr>
        <w:numPr>
          <w:ilvl w:val="0"/>
          <w:numId w:val="12"/>
        </w:numPr>
        <w:spacing w:after="160" w:line="360" w:lineRule="auto"/>
        <w:jc w:val="both"/>
      </w:pPr>
      <w:r>
        <w:t>fine-tune / define best hyperparameters (</w:t>
      </w:r>
      <w:proofErr w:type="spellStart"/>
      <w:r>
        <w:t>mtry</w:t>
      </w:r>
      <w:proofErr w:type="spellEnd"/>
      <w:r>
        <w:t xml:space="preserve"> and </w:t>
      </w:r>
      <w:proofErr w:type="spellStart"/>
      <w:r>
        <w:t>ntrees</w:t>
      </w:r>
      <w:proofErr w:type="spellEnd"/>
      <w:r>
        <w:t>) via F1 Score​</w:t>
      </w:r>
    </w:p>
    <w:p w14:paraId="7574F4F5" w14:textId="77777777" w:rsidR="4D067CB7" w:rsidRDefault="5DAB7917" w:rsidP="69E8E5A6">
      <w:pPr>
        <w:numPr>
          <w:ilvl w:val="0"/>
          <w:numId w:val="12"/>
        </w:numPr>
        <w:spacing w:after="160" w:line="360" w:lineRule="auto"/>
        <w:jc w:val="both"/>
      </w:pPr>
      <w:r>
        <w:t>fit the model to Inner Loop Training data​</w:t>
      </w:r>
    </w:p>
    <w:p w14:paraId="7B3BAA54" w14:textId="77777777" w:rsidR="4D067CB7" w:rsidRDefault="5DAB7917" w:rsidP="69E8E5A6">
      <w:pPr>
        <w:numPr>
          <w:ilvl w:val="0"/>
          <w:numId w:val="12"/>
        </w:numPr>
        <w:spacing w:after="160" w:line="360" w:lineRule="auto"/>
        <w:jc w:val="both"/>
      </w:pPr>
      <w:r>
        <w:t>re-fit a model to Inner Loop Training data using top 20 proteins via Mean Decrease Gini​</w:t>
      </w:r>
    </w:p>
    <w:p w14:paraId="1B5CE190" w14:textId="3B5D01AF" w:rsidR="4D067CB7" w:rsidRDefault="5DAB7917" w:rsidP="69E8E5A6">
      <w:pPr>
        <w:numPr>
          <w:ilvl w:val="0"/>
          <w:numId w:val="12"/>
        </w:numPr>
        <w:spacing w:after="160" w:line="360" w:lineRule="auto"/>
        <w:jc w:val="both"/>
      </w:pPr>
      <w:r>
        <w:t xml:space="preserve">make model predictions on </w:t>
      </w:r>
      <w:commentRangeStart w:id="31"/>
      <w:r>
        <w:t>Inner Loop Validation data​</w:t>
      </w:r>
      <w:commentRangeEnd w:id="31"/>
      <w:r>
        <w:rPr>
          <w:rStyle w:val="CommentReference"/>
        </w:rPr>
        <w:commentReference w:id="31"/>
      </w:r>
    </w:p>
    <w:p w14:paraId="48126F70" w14:textId="77777777" w:rsidR="4D067CB7" w:rsidRDefault="5DAB7917" w:rsidP="69E8E5A6">
      <w:pPr>
        <w:numPr>
          <w:ilvl w:val="0"/>
          <w:numId w:val="12"/>
        </w:numPr>
        <w:spacing w:after="160" w:line="360" w:lineRule="auto"/>
        <w:jc w:val="both"/>
      </w:pPr>
      <w:r>
        <w:t>calculate performance metrics from Validation data predictions​</w:t>
      </w:r>
    </w:p>
    <w:p w14:paraId="32668604" w14:textId="77777777" w:rsidR="4D067CB7" w:rsidRDefault="5DAB7917" w:rsidP="69E8E5A6">
      <w:pPr>
        <w:numPr>
          <w:ilvl w:val="0"/>
          <w:numId w:val="12"/>
        </w:numPr>
        <w:spacing w:after="160" w:line="360" w:lineRule="auto"/>
        <w:jc w:val="both"/>
      </w:pPr>
      <w:r>
        <w:t>repeat for 5 Inner Loop models​</w:t>
      </w:r>
    </w:p>
    <w:p w14:paraId="0974AA3C" w14:textId="77777777" w:rsidR="4D067CB7" w:rsidRDefault="5DAB7917" w:rsidP="69E8E5A6">
      <w:pPr>
        <w:numPr>
          <w:ilvl w:val="0"/>
          <w:numId w:val="13"/>
        </w:numPr>
        <w:spacing w:after="160" w:line="360" w:lineRule="auto"/>
        <w:jc w:val="both"/>
      </w:pPr>
      <w:r>
        <w:t>Use 5 Inner Loops to inform best hyperparameters and fit a model to Outer Loop Training data​</w:t>
      </w:r>
    </w:p>
    <w:p w14:paraId="45B4C0E9" w14:textId="6C5B6B24" w:rsidR="4D067CB7" w:rsidRDefault="5DAB7917" w:rsidP="69E8E5A6">
      <w:pPr>
        <w:numPr>
          <w:ilvl w:val="0"/>
          <w:numId w:val="13"/>
        </w:numPr>
        <w:spacing w:after="160" w:line="360" w:lineRule="auto"/>
        <w:jc w:val="both"/>
      </w:pPr>
      <w:r>
        <w:t xml:space="preserve">Make model predictions on </w:t>
      </w:r>
      <w:commentRangeStart w:id="32"/>
      <w:r>
        <w:t>Outer Loop Test data​</w:t>
      </w:r>
      <w:commentRangeEnd w:id="32"/>
      <w:r>
        <w:rPr>
          <w:rStyle w:val="CommentReference"/>
        </w:rPr>
        <w:commentReference w:id="32"/>
      </w:r>
    </w:p>
    <w:p w14:paraId="7EDF6568" w14:textId="77777777" w:rsidR="4D067CB7" w:rsidRDefault="5DAB7917" w:rsidP="69E8E5A6">
      <w:pPr>
        <w:numPr>
          <w:ilvl w:val="0"/>
          <w:numId w:val="13"/>
        </w:numPr>
        <w:spacing w:after="160" w:line="360" w:lineRule="auto"/>
        <w:jc w:val="both"/>
      </w:pPr>
      <w:r>
        <w:t>Calculate performance metrics from Test data predictions​</w:t>
      </w:r>
    </w:p>
    <w:p w14:paraId="74612970" w14:textId="77777777" w:rsidR="4D067CB7" w:rsidRDefault="5DAB7917" w:rsidP="69E8E5A6">
      <w:pPr>
        <w:numPr>
          <w:ilvl w:val="0"/>
          <w:numId w:val="13"/>
        </w:numPr>
        <w:spacing w:after="160" w:line="360" w:lineRule="auto"/>
        <w:jc w:val="both"/>
      </w:pPr>
      <w:r>
        <w:t>Repeat Steps 2-5 for total of 5 Outer Loops</w:t>
      </w:r>
    </w:p>
    <w:p w14:paraId="2E21A776" w14:textId="77777777" w:rsidR="7FD4025D" w:rsidRDefault="7FD4025D" w:rsidP="7FD4025D">
      <w:pPr>
        <w:spacing w:line="480" w:lineRule="auto"/>
        <w:jc w:val="both"/>
      </w:pPr>
    </w:p>
    <w:p w14:paraId="6B41F2E0" w14:textId="37B45693" w:rsidR="4D067CB7" w:rsidRDefault="00F7379F" w:rsidP="7FD4025D">
      <w:pPr>
        <w:spacing w:line="480" w:lineRule="auto"/>
        <w:jc w:val="both"/>
      </w:pPr>
      <w:r>
        <w:t>We also implemented a</w:t>
      </w:r>
      <w:r w:rsidR="4D067CB7">
        <w:t xml:space="preserve"> NULL </w:t>
      </w:r>
      <w:r w:rsidR="00C63BEC">
        <w:t>r</w:t>
      </w:r>
      <w:r w:rsidR="4D067CB7">
        <w:t xml:space="preserve">andom </w:t>
      </w:r>
      <w:r w:rsidR="00C63BEC">
        <w:t>f</w:t>
      </w:r>
      <w:r w:rsidR="4D067CB7">
        <w:t>orest model</w:t>
      </w:r>
      <w:r w:rsidR="4D067CB7" w:rsidDel="00F7379F">
        <w:t xml:space="preserve"> </w:t>
      </w:r>
      <w:r w:rsidR="4D067CB7">
        <w:t>by running 50 simulations as follows:</w:t>
      </w:r>
    </w:p>
    <w:p w14:paraId="69BBAC37" w14:textId="77777777" w:rsidR="4D067CB7" w:rsidRDefault="5DAB7917" w:rsidP="69E8E5A6">
      <w:pPr>
        <w:pStyle w:val="ListParagraph"/>
        <w:numPr>
          <w:ilvl w:val="0"/>
          <w:numId w:val="14"/>
        </w:numPr>
        <w:spacing w:after="160" w:line="360" w:lineRule="auto"/>
        <w:jc w:val="both"/>
        <w:rPr>
          <w:lang w:val="en-US"/>
        </w:rPr>
      </w:pPr>
      <w:r w:rsidRPr="69E8E5A6">
        <w:rPr>
          <w:lang w:val="en-US"/>
        </w:rPr>
        <w:t xml:space="preserve">Random shuffling of class labels (cluster assignments) in the same proportions as the original </w:t>
      </w:r>
    </w:p>
    <w:p w14:paraId="5D67409C" w14:textId="00D0C886" w:rsidR="4D067CB7" w:rsidRDefault="5DAB7917" w:rsidP="69E8E5A6">
      <w:pPr>
        <w:pStyle w:val="ListParagraph"/>
        <w:numPr>
          <w:ilvl w:val="0"/>
          <w:numId w:val="14"/>
        </w:numPr>
        <w:spacing w:after="160" w:line="360" w:lineRule="auto"/>
        <w:jc w:val="both"/>
        <w:rPr>
          <w:lang w:val="en-US"/>
        </w:rPr>
      </w:pPr>
      <w:r w:rsidRPr="69E8E5A6">
        <w:rPr>
          <w:lang w:val="en-US"/>
        </w:rPr>
        <w:t>Re-running nested procedure as above (Steps 1-6)</w:t>
      </w:r>
    </w:p>
    <w:p w14:paraId="21A0A02D" w14:textId="7EE745BB" w:rsidR="4D067CB7" w:rsidRDefault="5DAB7917" w:rsidP="69E8E5A6">
      <w:pPr>
        <w:pStyle w:val="ListParagraph"/>
        <w:numPr>
          <w:ilvl w:val="0"/>
          <w:numId w:val="14"/>
        </w:numPr>
        <w:spacing w:after="160" w:line="360" w:lineRule="auto"/>
        <w:jc w:val="both"/>
        <w:rPr>
          <w:lang w:val="en-US"/>
        </w:rPr>
      </w:pPr>
      <w:r w:rsidRPr="69E8E5A6">
        <w:rPr>
          <w:lang w:val="en-US"/>
        </w:rPr>
        <w:t>Average performance metrics and identify important features across all outer loop models from all 50 simulations</w:t>
      </w:r>
    </w:p>
    <w:p w14:paraId="0FE73C66" w14:textId="051425B8" w:rsidR="7FD4025D" w:rsidRDefault="7FD4025D" w:rsidP="7FD4025D">
      <w:pPr>
        <w:spacing w:after="160" w:line="480" w:lineRule="auto"/>
        <w:jc w:val="both"/>
      </w:pPr>
    </w:p>
    <w:p w14:paraId="3AD71DE7" w14:textId="619DE5DD" w:rsidR="44FE6531" w:rsidRDefault="51346C85" w:rsidP="7FD4025D">
      <w:pPr>
        <w:spacing w:after="160" w:line="480" w:lineRule="auto"/>
        <w:jc w:val="both"/>
      </w:pPr>
      <w:r>
        <w:t>Other methods</w:t>
      </w:r>
      <w:r w:rsidR="11D343F4">
        <w:t xml:space="preserve">, including </w:t>
      </w:r>
      <w:r w:rsidR="1BFCDB6C">
        <w:t xml:space="preserve">detailed </w:t>
      </w:r>
      <w:r w:rsidR="11D343F4">
        <w:t>cohort selection criteria</w:t>
      </w:r>
      <w:r w:rsidR="4319ECC8">
        <w:t xml:space="preserve"> and information on methods for </w:t>
      </w:r>
      <w:proofErr w:type="spellStart"/>
      <w:r w:rsidR="4319ECC8">
        <w:t>PheCode</w:t>
      </w:r>
      <w:proofErr w:type="spellEnd"/>
      <w:r w:rsidR="4319ECC8">
        <w:t xml:space="preserve"> and other enrichments</w:t>
      </w:r>
      <w:r w:rsidDel="11D343F4">
        <w:t>,</w:t>
      </w:r>
      <w:r w:rsidR="11D343F4">
        <w:t xml:space="preserve"> </w:t>
      </w:r>
      <w:r w:rsidR="057C3380">
        <w:t xml:space="preserve">can be found in </w:t>
      </w:r>
      <w:r w:rsidR="057C3380" w:rsidRPr="46EEE671">
        <w:rPr>
          <w:b/>
          <w:bCs/>
        </w:rPr>
        <w:t>Supplementary Methods</w:t>
      </w:r>
      <w:r w:rsidR="057C3380">
        <w:t>.</w:t>
      </w:r>
    </w:p>
    <w:p w14:paraId="067B404F" w14:textId="77777777" w:rsidR="000574B2" w:rsidRDefault="000574B2" w:rsidP="7FD4025D">
      <w:pPr>
        <w:spacing w:line="360" w:lineRule="auto"/>
        <w:jc w:val="both"/>
      </w:pPr>
      <w:r>
        <w:br w:type="page"/>
      </w:r>
    </w:p>
    <w:p w14:paraId="3C562D58" w14:textId="76F87DAE" w:rsidR="000574B2" w:rsidRPr="00CD7B68" w:rsidRDefault="1A99D2EA" w:rsidP="7FD4025D">
      <w:pPr>
        <w:pStyle w:val="Heading1"/>
        <w:keepNext w:val="0"/>
        <w:keepLines w:val="0"/>
        <w:spacing w:line="480" w:lineRule="auto"/>
        <w:rPr>
          <w:b/>
          <w:bCs/>
          <w:color w:val="000000" w:themeColor="text1"/>
          <w:sz w:val="36"/>
          <w:szCs w:val="36"/>
        </w:rPr>
      </w:pPr>
      <w:r w:rsidRPr="7FD4025D">
        <w:rPr>
          <w:rFonts w:ascii="Times New Roman" w:hAnsi="Times New Roman" w:cs="Times New Roman"/>
          <w:b/>
          <w:bCs/>
          <w:color w:val="000000" w:themeColor="text1"/>
          <w:sz w:val="36"/>
          <w:szCs w:val="36"/>
        </w:rPr>
        <w:lastRenderedPageBreak/>
        <w:t>Results</w:t>
      </w:r>
    </w:p>
    <w:p w14:paraId="5E6A51EF" w14:textId="52993302" w:rsidR="000574B2" w:rsidRDefault="7035960D" w:rsidP="7FD4025D">
      <w:pPr>
        <w:spacing w:line="480" w:lineRule="auto"/>
        <w:jc w:val="both"/>
        <w:rPr>
          <w:b/>
          <w:bCs/>
        </w:rPr>
      </w:pPr>
      <w:r w:rsidRPr="7FD4025D">
        <w:rPr>
          <w:b/>
          <w:bCs/>
        </w:rPr>
        <w:t>HYDRA clustering</w:t>
      </w:r>
    </w:p>
    <w:p w14:paraId="5F350F1E" w14:textId="24878803" w:rsidR="000574B2" w:rsidRDefault="2D4AE01E" w:rsidP="7FD4025D">
      <w:pPr>
        <w:spacing w:line="480" w:lineRule="auto"/>
        <w:jc w:val="both"/>
      </w:pPr>
      <w:r>
        <w:t>After applying the selection criteria, the MDD Discovery cohort comprised 1</w:t>
      </w:r>
      <w:r w:rsidR="00DF180A">
        <w:t>,</w:t>
      </w:r>
      <w:r>
        <w:t>403 cases and 33</w:t>
      </w:r>
      <w:r w:rsidR="00DF180A">
        <w:t>,</w:t>
      </w:r>
      <w:r>
        <w:t>055 controls with expression data across 2</w:t>
      </w:r>
      <w:r w:rsidR="00EB65ED">
        <w:t>,</w:t>
      </w:r>
      <w:r>
        <w:t>935 proteins. To reduce the computational burden during clustering</w:t>
      </w:r>
      <w:r w:rsidR="007324CB">
        <w:t>,</w:t>
      </w:r>
      <w:r>
        <w:t xml:space="preserve"> the dataset was reduced </w:t>
      </w:r>
      <w:r w:rsidR="68B87137">
        <w:t>to</w:t>
      </w:r>
      <w:r>
        <w:t xml:space="preserve"> 3x the number of controls</w:t>
      </w:r>
      <w:r w:rsidR="007324CB">
        <w:t xml:space="preserve"> as </w:t>
      </w:r>
      <w:r w:rsidR="00B823E1">
        <w:t>cases, resulting</w:t>
      </w:r>
      <w:r>
        <w:t xml:space="preserve"> in 1</w:t>
      </w:r>
      <w:r w:rsidR="00271461">
        <w:t>,</w:t>
      </w:r>
      <w:r>
        <w:t>403 cases and 4</w:t>
      </w:r>
      <w:r w:rsidR="00271461">
        <w:t>,</w:t>
      </w:r>
      <w:r>
        <w:t>209 randomly selected controls. After HYDRA clustering,</w:t>
      </w:r>
      <w:r w:rsidR="00C25EDA">
        <w:t xml:space="preserve"> we selected</w:t>
      </w:r>
      <w:r>
        <w:t xml:space="preserve"> a value of </w:t>
      </w:r>
      <w:r w:rsidRPr="20E54D52">
        <w:rPr>
          <w:i/>
        </w:rPr>
        <w:t>k</w:t>
      </w:r>
      <w:r>
        <w:t xml:space="preserve">=3 as the </w:t>
      </w:r>
      <w:r w:rsidR="00C25EDA">
        <w:t>optimal</w:t>
      </w:r>
      <w:r w:rsidDel="00C25EDA">
        <w:t xml:space="preserve"> </w:t>
      </w:r>
      <w:r>
        <w:t>cluster solution based on an Adjusted Rand Index (ARI) of 0.40 (</w:t>
      </w:r>
      <w:r w:rsidRPr="69E8E5A6">
        <w:rPr>
          <w:b/>
          <w:bCs/>
        </w:rPr>
        <w:t xml:space="preserve">Supplementary Figure </w:t>
      </w:r>
      <w:r w:rsidR="0019A48D" w:rsidRPr="69E8E5A6">
        <w:rPr>
          <w:b/>
          <w:bCs/>
        </w:rPr>
        <w:t>5</w:t>
      </w:r>
      <w:r>
        <w:t xml:space="preserve">). At the 3-cluster solution, 578 </w:t>
      </w:r>
      <w:r w:rsidR="4AD97A93">
        <w:t xml:space="preserve">(41.2%) </w:t>
      </w:r>
      <w:r>
        <w:t xml:space="preserve">MDD cases were assigned to subtype C1, 387 </w:t>
      </w:r>
      <w:r w:rsidR="4E7CCABD">
        <w:t xml:space="preserve">(27.6%) </w:t>
      </w:r>
      <w:r>
        <w:t xml:space="preserve">were assigned to subtype C2, and 438 </w:t>
      </w:r>
      <w:r w:rsidR="13E9BE8D">
        <w:t xml:space="preserve">(31.2%) </w:t>
      </w:r>
      <w:r>
        <w:t xml:space="preserve">to C3. A NULL distribution HYDRA model over 50 simulations for a cluster solution of </w:t>
      </w:r>
      <w:r w:rsidRPr="20E54D52">
        <w:rPr>
          <w:i/>
        </w:rPr>
        <w:t>k</w:t>
      </w:r>
      <w:r>
        <w:t>=3 was statistically significantly different from the real cluster solution (</w:t>
      </w:r>
      <w:r w:rsidRPr="20E54D52">
        <w:rPr>
          <w:i/>
        </w:rPr>
        <w:t>p</w:t>
      </w:r>
      <w:r>
        <w:t>=0.02).</w:t>
      </w:r>
    </w:p>
    <w:p w14:paraId="036C72D3" w14:textId="5C022E01" w:rsidR="000574B2" w:rsidRDefault="000574B2" w:rsidP="7FD4025D">
      <w:pPr>
        <w:spacing w:line="480" w:lineRule="auto"/>
        <w:jc w:val="both"/>
      </w:pPr>
    </w:p>
    <w:p w14:paraId="488AB206" w14:textId="73A28052" w:rsidR="000574B2" w:rsidRDefault="7C0B014A" w:rsidP="7FD4025D">
      <w:pPr>
        <w:spacing w:line="480" w:lineRule="auto"/>
        <w:jc w:val="both"/>
      </w:pPr>
      <w:r>
        <w:t xml:space="preserve">The 3 clusters exhibited clear differences in expression profiles across all proteins, with C1 characterized by extreme down-regulation of a </w:t>
      </w:r>
      <w:r w:rsidR="00807A47">
        <w:t xml:space="preserve">collection </w:t>
      </w:r>
      <w:r>
        <w:t xml:space="preserve">of proteins (Set 1), which </w:t>
      </w:r>
      <w:r w:rsidR="00807A47">
        <w:t xml:space="preserve">were </w:t>
      </w:r>
      <w:r>
        <w:t>up-regulated in C2 and C3. Meanwhile, C2 and C3 distinguish</w:t>
      </w:r>
      <w:r w:rsidR="00807A47">
        <w:t>ed</w:t>
      </w:r>
      <w:r>
        <w:t xml:space="preserve"> from each other by slightly altered expression of another large </w:t>
      </w:r>
      <w:r w:rsidR="00807A47">
        <w:t xml:space="preserve">collection </w:t>
      </w:r>
      <w:r>
        <w:t>of proteins (Set 2) (</w:t>
      </w:r>
      <w:r w:rsidRPr="124E4225">
        <w:rPr>
          <w:b/>
          <w:bCs/>
        </w:rPr>
        <w:t xml:space="preserve">Figure </w:t>
      </w:r>
      <w:r w:rsidR="43256642" w:rsidRPr="124E4225">
        <w:rPr>
          <w:b/>
          <w:bCs/>
        </w:rPr>
        <w:t>1</w:t>
      </w:r>
      <w:r>
        <w:t>) (</w:t>
      </w:r>
      <w:r w:rsidRPr="124E4225">
        <w:rPr>
          <w:b/>
          <w:bCs/>
        </w:rPr>
        <w:t xml:space="preserve">Table </w:t>
      </w:r>
      <w:r w:rsidR="45CB0989" w:rsidRPr="124E4225">
        <w:rPr>
          <w:b/>
          <w:bCs/>
        </w:rPr>
        <w:t>1</w:t>
      </w:r>
      <w:r>
        <w:t>).</w:t>
      </w:r>
    </w:p>
    <w:p w14:paraId="6090BC0F" w14:textId="293E7CBF" w:rsidR="000574B2" w:rsidRDefault="000574B2" w:rsidP="7FD4025D">
      <w:pPr>
        <w:spacing w:line="480" w:lineRule="auto"/>
        <w:jc w:val="both"/>
      </w:pPr>
    </w:p>
    <w:p w14:paraId="7131CF0C" w14:textId="4E5CE499" w:rsidR="000574B2" w:rsidRDefault="006A0D7C" w:rsidP="124E4225">
      <w:pPr>
        <w:spacing w:line="480" w:lineRule="auto"/>
        <w:jc w:val="both"/>
        <w:rPr>
          <w:i/>
          <w:iCs/>
        </w:rPr>
      </w:pPr>
      <w:r>
        <w:rPr>
          <w:b/>
          <w:bCs/>
        </w:rPr>
        <w:t xml:space="preserve">Proteomic Pathway Enrichments </w:t>
      </w:r>
    </w:p>
    <w:p w14:paraId="60C516C8" w14:textId="43D6707A" w:rsidR="00813CC4" w:rsidRDefault="59F29756" w:rsidP="7FD4025D">
      <w:pPr>
        <w:spacing w:line="480" w:lineRule="auto"/>
        <w:jc w:val="both"/>
      </w:pPr>
      <w:r>
        <w:t xml:space="preserve">Enrichment via </w:t>
      </w:r>
      <w:r w:rsidR="006A0D7C">
        <w:t>Gene-Set Enrichment Analysis (</w:t>
      </w:r>
      <w:r>
        <w:t>GSEA</w:t>
      </w:r>
      <w:r w:rsidR="006A0D7C">
        <w:t>)</w:t>
      </w:r>
      <w:r>
        <w:t>,</w:t>
      </w:r>
      <w:r w:rsidR="006A0D7C">
        <w:t xml:space="preserve"> Gene Ontology</w:t>
      </w:r>
      <w:r>
        <w:t xml:space="preserve"> </w:t>
      </w:r>
      <w:r w:rsidR="006A0D7C">
        <w:t>(</w:t>
      </w:r>
      <w:r>
        <w:t>GO</w:t>
      </w:r>
      <w:r w:rsidR="006A0D7C">
        <w:t>)</w:t>
      </w:r>
      <w:r>
        <w:t xml:space="preserve">, and KEGG are presented in </w:t>
      </w:r>
      <w:r w:rsidRPr="46EEE671">
        <w:rPr>
          <w:b/>
          <w:bCs/>
        </w:rPr>
        <w:t xml:space="preserve">Supplementary Figure </w:t>
      </w:r>
      <w:r w:rsidR="1EFC428E" w:rsidRPr="46EEE671">
        <w:rPr>
          <w:b/>
          <w:bCs/>
        </w:rPr>
        <w:t>6-8</w:t>
      </w:r>
      <w:r>
        <w:t xml:space="preserve">, with complete enrichment results for all subtypes available in </w:t>
      </w:r>
      <w:r w:rsidRPr="46EEE671">
        <w:rPr>
          <w:b/>
          <w:bCs/>
        </w:rPr>
        <w:t xml:space="preserve">Supplementary </w:t>
      </w:r>
      <w:r w:rsidR="6BB6F0FE" w:rsidRPr="46EEE671">
        <w:rPr>
          <w:b/>
          <w:bCs/>
        </w:rPr>
        <w:t>File 1</w:t>
      </w:r>
      <w:r>
        <w:t>.</w:t>
      </w:r>
      <w:r w:rsidR="0DF31D04">
        <w:t xml:space="preserve"> </w:t>
      </w:r>
    </w:p>
    <w:p w14:paraId="6D0CB3DF" w14:textId="77777777" w:rsidR="00813CC4" w:rsidRDefault="00813CC4" w:rsidP="7FD4025D">
      <w:pPr>
        <w:spacing w:line="480" w:lineRule="auto"/>
        <w:jc w:val="both"/>
      </w:pPr>
    </w:p>
    <w:p w14:paraId="468206A2" w14:textId="4B86C866" w:rsidR="00830455" w:rsidRDefault="70FE7992" w:rsidP="7FD4025D">
      <w:pPr>
        <w:spacing w:line="480" w:lineRule="auto"/>
        <w:jc w:val="both"/>
      </w:pPr>
      <w:r w:rsidDel="00813CC4">
        <w:t>S</w:t>
      </w:r>
      <w:r>
        <w:t xml:space="preserve">ubtype </w:t>
      </w:r>
      <w:r w:rsidR="59F29756">
        <w:t xml:space="preserve">C1 </w:t>
      </w:r>
      <w:r w:rsidR="00813CC4">
        <w:t>wa</w:t>
      </w:r>
      <w:r w:rsidR="59F29756">
        <w:t xml:space="preserve">s characterized by low mitochondrial </w:t>
      </w:r>
      <w:r w:rsidR="14820CB5">
        <w:t xml:space="preserve">protein levels </w:t>
      </w:r>
      <w:r w:rsidR="59F29756">
        <w:t xml:space="preserve">and </w:t>
      </w:r>
      <w:r w:rsidR="5F338E34">
        <w:t>reduced</w:t>
      </w:r>
      <w:r w:rsidR="59F29756">
        <w:t xml:space="preserve"> levels of oxidative phosphorylation (OXPHOS</w:t>
      </w:r>
      <w:r w:rsidR="0900614D">
        <w:t xml:space="preserve">) </w:t>
      </w:r>
      <w:r w:rsidR="06D43EA4">
        <w:t>related proteins</w:t>
      </w:r>
      <w:r w:rsidR="00072318">
        <w:t>,</w:t>
      </w:r>
      <w:r w:rsidR="06D43EA4">
        <w:t xml:space="preserve"> </w:t>
      </w:r>
      <w:r w:rsidR="00813CC4">
        <w:t>in addition to</w:t>
      </w:r>
      <w:r w:rsidR="59F29756">
        <w:t xml:space="preserve"> </w:t>
      </w:r>
      <w:r w:rsidR="6085A7E7">
        <w:t xml:space="preserve">reduced levels of proteins involved in </w:t>
      </w:r>
      <w:r w:rsidR="59F29756">
        <w:t>intracellular transport of proteins</w:t>
      </w:r>
      <w:r w:rsidR="00356457">
        <w:t xml:space="preserve"> (see </w:t>
      </w:r>
      <w:r w:rsidR="00356457" w:rsidRPr="00356457">
        <w:rPr>
          <w:b/>
          <w:bCs/>
        </w:rPr>
        <w:t>Table 1</w:t>
      </w:r>
      <w:r w:rsidR="00356457">
        <w:t>)</w:t>
      </w:r>
      <w:commentRangeStart w:id="33"/>
      <w:commentRangeStart w:id="34"/>
      <w:commentRangeStart w:id="35"/>
      <w:r w:rsidR="59F29756">
        <w:t>.</w:t>
      </w:r>
      <w:commentRangeEnd w:id="33"/>
      <w:r>
        <w:rPr>
          <w:rStyle w:val="CommentReference"/>
        </w:rPr>
        <w:commentReference w:id="33"/>
      </w:r>
      <w:commentRangeEnd w:id="34"/>
      <w:r>
        <w:rPr>
          <w:rStyle w:val="CommentReference"/>
        </w:rPr>
        <w:commentReference w:id="34"/>
      </w:r>
      <w:commentRangeEnd w:id="35"/>
      <w:r w:rsidR="00A45566">
        <w:rPr>
          <w:rStyle w:val="CommentReference"/>
          <w:lang w:val="en-GB"/>
        </w:rPr>
        <w:commentReference w:id="35"/>
      </w:r>
      <w:r w:rsidR="59F29756">
        <w:t xml:space="preserve"> </w:t>
      </w:r>
      <w:r w:rsidR="000543ED">
        <w:t>E</w:t>
      </w:r>
      <w:r w:rsidR="59F29756">
        <w:t xml:space="preserve">nrichment results also </w:t>
      </w:r>
      <w:r w:rsidR="000543ED">
        <w:t>implicated</w:t>
      </w:r>
      <w:r w:rsidR="59F29756">
        <w:t xml:space="preserve"> </w:t>
      </w:r>
      <w:r w:rsidR="3BE75D63">
        <w:lastRenderedPageBreak/>
        <w:t xml:space="preserve">reduced levels of proteins </w:t>
      </w:r>
      <w:r w:rsidR="3BE75D63" w:rsidRPr="002C4B40">
        <w:t>involved in</w:t>
      </w:r>
      <w:r w:rsidR="59F29756" w:rsidRPr="002A496C">
        <w:t xml:space="preserve"> synaptic function </w:t>
      </w:r>
      <w:r w:rsidR="59F29756" w:rsidRPr="002A496C" w:rsidDel="000543ED">
        <w:t>at the</w:t>
      </w:r>
      <w:r w:rsidR="59F29756" w:rsidRPr="002A496C">
        <w:t xml:space="preserve"> post-synap</w:t>
      </w:r>
      <w:r w:rsidR="000543ED" w:rsidRPr="002A496C">
        <w:t>tic region</w:t>
      </w:r>
      <w:r w:rsidR="001820BF" w:rsidRPr="002C4B40">
        <w:t xml:space="preserve"> in this subtype</w:t>
      </w:r>
      <w:r w:rsidR="59F29756" w:rsidRPr="002C4B40">
        <w:t xml:space="preserve">. </w:t>
      </w:r>
      <w:r w:rsidR="009A2380" w:rsidRPr="002C4B40">
        <w:t xml:space="preserve">Reduced </w:t>
      </w:r>
      <w:r w:rsidR="223A138F" w:rsidRPr="002A496C">
        <w:t xml:space="preserve">levels of proteins enriched for </w:t>
      </w:r>
      <w:r w:rsidR="009A2380" w:rsidRPr="002C4B40">
        <w:t>a</w:t>
      </w:r>
      <w:r w:rsidR="59F29756" w:rsidRPr="002C4B40">
        <w:t>popto</w:t>
      </w:r>
      <w:r w:rsidR="4D1FD967" w:rsidRPr="002A496C">
        <w:t xml:space="preserve">tic pathways </w:t>
      </w:r>
      <w:r w:rsidR="009A2380" w:rsidRPr="002C4B40">
        <w:t>w</w:t>
      </w:r>
      <w:r w:rsidR="416597F9" w:rsidRPr="002C4B40">
        <w:t>ere</w:t>
      </w:r>
      <w:r w:rsidR="009A2380">
        <w:t xml:space="preserve"> </w:t>
      </w:r>
      <w:r w:rsidR="59F29756">
        <w:t xml:space="preserve">also strongly </w:t>
      </w:r>
      <w:r w:rsidR="41649FF8">
        <w:t>implicated</w:t>
      </w:r>
      <w:r w:rsidR="009A2380">
        <w:t xml:space="preserve"> in </w:t>
      </w:r>
      <w:r w:rsidR="001820BF">
        <w:t>C1</w:t>
      </w:r>
      <w:r w:rsidR="470A14A2">
        <w:t>.</w:t>
      </w:r>
      <w:r w:rsidR="59F29756">
        <w:t xml:space="preserve"> </w:t>
      </w:r>
      <w:r w:rsidR="5D9D3E8B">
        <w:t>Proteins driving the formation of</w:t>
      </w:r>
      <w:r w:rsidR="59F29756">
        <w:t xml:space="preserve"> Cluster C1 also presented an association with the KEGG pathway</w:t>
      </w:r>
      <w:r w:rsidR="009A2380">
        <w:t>,</w:t>
      </w:r>
      <w:r w:rsidR="59F29756">
        <w:t xml:space="preserve"> </w:t>
      </w:r>
      <w:r w:rsidR="009A2380">
        <w:t>‘</w:t>
      </w:r>
      <w:r w:rsidR="59F29756">
        <w:t>Long Term Depression</w:t>
      </w:r>
      <w:r w:rsidR="009A2380">
        <w:t>’</w:t>
      </w:r>
      <w:r w:rsidR="59F29756">
        <w:t xml:space="preserve">, </w:t>
      </w:r>
      <w:r w:rsidR="009A2380">
        <w:t xml:space="preserve">defined by </w:t>
      </w:r>
      <w:r w:rsidR="59F29756">
        <w:t>a decrease in the synaptic strength between parallel fiber (PF) and Purkinje cells (PCs).</w:t>
      </w:r>
      <w:r w:rsidR="49282715">
        <w:t xml:space="preserve"> </w:t>
      </w:r>
    </w:p>
    <w:p w14:paraId="56E7B7BE" w14:textId="77777777" w:rsidR="00830455" w:rsidRDefault="00830455" w:rsidP="7FD4025D">
      <w:pPr>
        <w:spacing w:line="480" w:lineRule="auto"/>
        <w:jc w:val="both"/>
      </w:pPr>
    </w:p>
    <w:p w14:paraId="558C6839" w14:textId="37460F2E" w:rsidR="002D5350" w:rsidRDefault="00830455" w:rsidP="7FD4025D">
      <w:pPr>
        <w:spacing w:line="480" w:lineRule="auto"/>
        <w:jc w:val="both"/>
      </w:pPr>
      <w:r>
        <w:t>S</w:t>
      </w:r>
      <w:r w:rsidR="4CDDF46D">
        <w:t xml:space="preserve">ubtype </w:t>
      </w:r>
      <w:r w:rsidR="59F29756">
        <w:t xml:space="preserve">C2 </w:t>
      </w:r>
      <w:r>
        <w:t>wa</w:t>
      </w:r>
      <w:r w:rsidR="59F29756">
        <w:t>s characterized by up-regulation of numerous immune pathways</w:t>
      </w:r>
      <w:r w:rsidR="008524DB">
        <w:t>, including (</w:t>
      </w:r>
      <w:proofErr w:type="spellStart"/>
      <w:r w:rsidR="008524DB">
        <w:t>i</w:t>
      </w:r>
      <w:proofErr w:type="spellEnd"/>
      <w:r w:rsidR="008524DB">
        <w:t>)</w:t>
      </w:r>
      <w:r w:rsidR="59F29756">
        <w:t xml:space="preserve"> </w:t>
      </w:r>
      <w:r w:rsidR="008524DB">
        <w:t>e</w:t>
      </w:r>
      <w:r w:rsidR="59F29756">
        <w:t>levated IL2-STAT5 and IL6-JAK-STAT3</w:t>
      </w:r>
      <w:r w:rsidR="59F29756" w:rsidDel="008524DB">
        <w:t xml:space="preserve"> </w:t>
      </w:r>
      <w:r w:rsidR="008524DB">
        <w:t>(ii)</w:t>
      </w:r>
      <w:r w:rsidR="59F29756" w:rsidDel="008524DB">
        <w:t xml:space="preserve"> </w:t>
      </w:r>
      <w:r w:rsidR="59F29756">
        <w:t>elevated interferon-γ (IFNG)</w:t>
      </w:r>
      <w:r w:rsidR="1A5DCA71">
        <w:t xml:space="preserve"> and</w:t>
      </w:r>
      <w:r w:rsidR="59F29756">
        <w:t xml:space="preserve"> TGF-β signaling</w:t>
      </w:r>
      <w:r w:rsidR="41ECDDD9">
        <w:t xml:space="preserve">, </w:t>
      </w:r>
      <w:r w:rsidR="008524DB">
        <w:t>(iii)</w:t>
      </w:r>
      <w:r w:rsidR="41ECDDD9">
        <w:t xml:space="preserve"> </w:t>
      </w:r>
      <w:r w:rsidR="59F29756">
        <w:t>elevated TNF and complement</w:t>
      </w:r>
      <w:r w:rsidR="73CEE705">
        <w:t xml:space="preserve"> levels</w:t>
      </w:r>
      <w:r w:rsidR="59F29756">
        <w:t xml:space="preserve">, with TNF being uniquely </w:t>
      </w:r>
      <w:r w:rsidR="300DCB63">
        <w:t>elevated</w:t>
      </w:r>
      <w:r w:rsidR="59F29756">
        <w:t xml:space="preserve"> in the C2 subtype </w:t>
      </w:r>
      <w:r w:rsidR="001820BF">
        <w:t xml:space="preserve">compared to C1 and C3 </w:t>
      </w:r>
      <w:r w:rsidR="59F29756">
        <w:t>(Kruskal-Wallis ANOVA p&lt;0.0001).</w:t>
      </w:r>
      <w:r w:rsidR="2479E990">
        <w:t xml:space="preserve"> </w:t>
      </w:r>
    </w:p>
    <w:p w14:paraId="7C9A19EE" w14:textId="77777777" w:rsidR="002D5350" w:rsidRDefault="002D5350" w:rsidP="7FD4025D">
      <w:pPr>
        <w:spacing w:line="480" w:lineRule="auto"/>
        <w:jc w:val="both"/>
      </w:pPr>
    </w:p>
    <w:p w14:paraId="1494DA99" w14:textId="7E78C932" w:rsidR="000574B2" w:rsidRDefault="2479E990" w:rsidP="7FD4025D">
      <w:pPr>
        <w:spacing w:line="480" w:lineRule="auto"/>
        <w:jc w:val="both"/>
      </w:pPr>
      <w:r>
        <w:t xml:space="preserve">Finally, subtype </w:t>
      </w:r>
      <w:r w:rsidR="59F29756">
        <w:t xml:space="preserve">C3 </w:t>
      </w:r>
      <w:r w:rsidR="002D5350">
        <w:t>wa</w:t>
      </w:r>
      <w:r w:rsidR="59F29756">
        <w:t>s</w:t>
      </w:r>
      <w:r w:rsidR="148EC695">
        <w:t xml:space="preserve"> c</w:t>
      </w:r>
      <w:r w:rsidR="59F29756">
        <w:t>haracterized by heightened mitochondrial and OXPHOS</w:t>
      </w:r>
      <w:r w:rsidR="5B0F7D3C">
        <w:t xml:space="preserve"> related protein levels</w:t>
      </w:r>
      <w:commentRangeStart w:id="36"/>
      <w:r w:rsidR="59F29756">
        <w:t>.</w:t>
      </w:r>
      <w:commentRangeEnd w:id="36"/>
      <w:r>
        <w:rPr>
          <w:rStyle w:val="CommentReference"/>
        </w:rPr>
        <w:commentReference w:id="36"/>
      </w:r>
      <w:r w:rsidR="59F29756">
        <w:t xml:space="preserve"> </w:t>
      </w:r>
      <w:r w:rsidR="002D5350">
        <w:t>C3 wa</w:t>
      </w:r>
      <w:r w:rsidR="59F29756">
        <w:t xml:space="preserve">s </w:t>
      </w:r>
      <w:r w:rsidR="59F29756" w:rsidRPr="002A496C">
        <w:t xml:space="preserve">additionally characterized by heightened </w:t>
      </w:r>
      <w:r w:rsidR="6736AAC2" w:rsidRPr="002A496C">
        <w:t>levels of proteins involved in</w:t>
      </w:r>
      <w:r w:rsidR="59F29756" w:rsidRPr="002A496C">
        <w:t xml:space="preserve"> cell cycle activity</w:t>
      </w:r>
      <w:r w:rsidR="0058391D" w:rsidRPr="002A496C">
        <w:t xml:space="preserve"> (</w:t>
      </w:r>
      <w:r w:rsidR="00040726" w:rsidRPr="002A496C">
        <w:t xml:space="preserve">e.g., </w:t>
      </w:r>
      <w:r w:rsidR="00FF61A2" w:rsidRPr="002A496C">
        <w:t xml:space="preserve">BCL2L1, </w:t>
      </w:r>
      <w:r w:rsidR="00512CDC" w:rsidRPr="002A496C">
        <w:t xml:space="preserve">AKT2, </w:t>
      </w:r>
      <w:r w:rsidR="00547F8F" w:rsidRPr="002A496C">
        <w:t>CDK</w:t>
      </w:r>
      <w:r w:rsidR="00E91154" w:rsidRPr="002A496C">
        <w:t>N</w:t>
      </w:r>
      <w:r w:rsidR="00CD3385" w:rsidRPr="002A496C">
        <w:t>2D</w:t>
      </w:r>
      <w:r w:rsidR="0058391D" w:rsidRPr="002A496C">
        <w:t>)</w:t>
      </w:r>
      <w:r w:rsidR="59F29756" w:rsidRPr="002A496C">
        <w:t xml:space="preserve">, activity of </w:t>
      </w:r>
      <w:proofErr w:type="spellStart"/>
      <w:r w:rsidR="59F29756" w:rsidRPr="002A496C">
        <w:t>Myc</w:t>
      </w:r>
      <w:proofErr w:type="spellEnd"/>
      <w:r w:rsidR="59F29756" w:rsidRPr="002A496C">
        <w:t xml:space="preserve"> targets</w:t>
      </w:r>
      <w:r w:rsidR="00254D28" w:rsidRPr="002A496C">
        <w:t xml:space="preserve"> (</w:t>
      </w:r>
      <w:r w:rsidR="00040726" w:rsidRPr="002A496C">
        <w:t xml:space="preserve">e.g., </w:t>
      </w:r>
      <w:r w:rsidR="00344964" w:rsidRPr="002A496C">
        <w:t>EIF4E, YWHAQ,</w:t>
      </w:r>
      <w:r w:rsidR="000B264C" w:rsidRPr="002A496C">
        <w:t xml:space="preserve"> </w:t>
      </w:r>
      <w:r w:rsidR="00344964" w:rsidRPr="002A496C">
        <w:t>DUT</w:t>
      </w:r>
      <w:r w:rsidR="00254D28" w:rsidRPr="002A496C">
        <w:t>)</w:t>
      </w:r>
      <w:r w:rsidR="59F29756" w:rsidRPr="002A496C">
        <w:t>, activity at mitotic spindle</w:t>
      </w:r>
      <w:r w:rsidR="00251402" w:rsidRPr="002A496C">
        <w:t xml:space="preserve"> (</w:t>
      </w:r>
      <w:r w:rsidR="00040726" w:rsidRPr="002A496C">
        <w:t xml:space="preserve">e.g., </w:t>
      </w:r>
      <w:r w:rsidR="00251402" w:rsidRPr="002A496C">
        <w:t>PDLIM5,</w:t>
      </w:r>
      <w:r w:rsidR="006F1AB1" w:rsidRPr="002A496C">
        <w:t xml:space="preserve"> </w:t>
      </w:r>
      <w:r w:rsidR="00251402" w:rsidRPr="002A496C">
        <w:t>NCK2,</w:t>
      </w:r>
      <w:r w:rsidR="006F1AB1" w:rsidRPr="002A496C">
        <w:t xml:space="preserve"> </w:t>
      </w:r>
      <w:r w:rsidR="00251402" w:rsidRPr="002A496C">
        <w:t>BCR)</w:t>
      </w:r>
      <w:r w:rsidR="59F29756" w:rsidRPr="002A496C">
        <w:t>, and apoptosis</w:t>
      </w:r>
      <w:r w:rsidR="0046450D">
        <w:t xml:space="preserve"> (</w:t>
      </w:r>
      <w:r w:rsidR="00040726">
        <w:t xml:space="preserve">e.g., </w:t>
      </w:r>
      <w:r w:rsidR="0046450D" w:rsidRPr="0046450D">
        <w:t>BCL2L1,</w:t>
      </w:r>
      <w:r w:rsidR="00D76EB2">
        <w:t xml:space="preserve"> </w:t>
      </w:r>
      <w:r w:rsidR="0046450D" w:rsidRPr="0046450D">
        <w:t>PLCB2,</w:t>
      </w:r>
      <w:r w:rsidR="00D76EB2">
        <w:t xml:space="preserve"> </w:t>
      </w:r>
      <w:r w:rsidR="0046450D" w:rsidRPr="0046450D">
        <w:t>CASP7</w:t>
      </w:r>
      <w:r w:rsidR="00D76EB2">
        <w:t>)</w:t>
      </w:r>
      <w:r w:rsidR="59F29756">
        <w:t>.</w:t>
      </w:r>
      <w:commentRangeStart w:id="37"/>
      <w:commentRangeEnd w:id="37"/>
      <w:r>
        <w:rPr>
          <w:rStyle w:val="CommentReference"/>
        </w:rPr>
        <w:commentReference w:id="37"/>
      </w:r>
      <w:r w:rsidR="59F29756">
        <w:t xml:space="preserve"> Elsewhere, IL2 and IL6 </w:t>
      </w:r>
      <w:r w:rsidR="2EE50E1A">
        <w:t>levels</w:t>
      </w:r>
      <w:r w:rsidR="59F29756">
        <w:t xml:space="preserve"> </w:t>
      </w:r>
      <w:r w:rsidR="00683E7C">
        <w:t>were</w:t>
      </w:r>
      <w:r w:rsidR="59F29756">
        <w:t xml:space="preserve"> down-regulated</w:t>
      </w:r>
      <w:r w:rsidR="000C5A91">
        <w:t xml:space="preserve"> in C3</w:t>
      </w:r>
      <w:commentRangeStart w:id="38"/>
      <w:r w:rsidR="59F29756">
        <w:t>,</w:t>
      </w:r>
      <w:commentRangeEnd w:id="38"/>
      <w:r>
        <w:rPr>
          <w:rStyle w:val="CommentReference"/>
        </w:rPr>
        <w:commentReference w:id="38"/>
      </w:r>
      <w:r w:rsidR="59F29756">
        <w:t xml:space="preserve"> and </w:t>
      </w:r>
      <w:r w:rsidR="00683E7C">
        <w:t>proteins driving this subtype were</w:t>
      </w:r>
      <w:r w:rsidR="625DE86F">
        <w:t xml:space="preserve"> </w:t>
      </w:r>
      <w:r w:rsidR="59F29756">
        <w:t>enrich</w:t>
      </w:r>
      <w:r w:rsidR="00683E7C">
        <w:t xml:space="preserve">ed </w:t>
      </w:r>
      <w:r w:rsidR="59F29756">
        <w:t>against T- and B-cell receptor pathways (KEGG)</w:t>
      </w:r>
      <w:r w:rsidR="59F29756" w:rsidDel="00683E7C">
        <w:t>.</w:t>
      </w:r>
    </w:p>
    <w:p w14:paraId="67ABC166" w14:textId="4B60D5AF" w:rsidR="46EEE671" w:rsidRDefault="46EEE671" w:rsidP="46EEE671">
      <w:pPr>
        <w:spacing w:line="480" w:lineRule="auto"/>
        <w:jc w:val="both"/>
      </w:pPr>
    </w:p>
    <w:p w14:paraId="69A5C1E9" w14:textId="691823D7" w:rsidR="38E18A92" w:rsidRDefault="38E18A92" w:rsidP="46EEE671">
      <w:pPr>
        <w:spacing w:line="480" w:lineRule="auto"/>
        <w:jc w:val="both"/>
      </w:pPr>
      <w:r>
        <w:t>Further in-depth descriptions of</w:t>
      </w:r>
      <w:r w:rsidR="00B463E2">
        <w:t xml:space="preserve"> biological pathway enrichments for</w:t>
      </w:r>
      <w:r>
        <w:t xml:space="preserve"> these subtypes can be found in the </w:t>
      </w:r>
      <w:r w:rsidRPr="46EEE671">
        <w:rPr>
          <w:b/>
          <w:bCs/>
        </w:rPr>
        <w:t>Supplementary Results &amp; Discussion</w:t>
      </w:r>
      <w:r>
        <w:t>.</w:t>
      </w:r>
    </w:p>
    <w:p w14:paraId="0A0DEF51" w14:textId="58C08BAB" w:rsidR="000574B2" w:rsidRDefault="000574B2" w:rsidP="7FD4025D">
      <w:pPr>
        <w:spacing w:line="480" w:lineRule="auto"/>
        <w:jc w:val="both"/>
      </w:pPr>
    </w:p>
    <w:p w14:paraId="6D3D8BA5" w14:textId="242D389D" w:rsidR="4B978D2D" w:rsidRDefault="4B978D2D" w:rsidP="1C771A92">
      <w:pPr>
        <w:spacing w:line="480" w:lineRule="auto"/>
        <w:jc w:val="both"/>
        <w:rPr>
          <w:b/>
          <w:bCs/>
        </w:rPr>
      </w:pPr>
      <w:r w:rsidRPr="1C771A92">
        <w:rPr>
          <w:b/>
          <w:bCs/>
        </w:rPr>
        <w:t>Nested Random Forest</w:t>
      </w:r>
      <w:r w:rsidR="005C000B">
        <w:rPr>
          <w:b/>
          <w:bCs/>
        </w:rPr>
        <w:t xml:space="preserve"> </w:t>
      </w:r>
      <w:r w:rsidR="00CC544E">
        <w:rPr>
          <w:b/>
          <w:bCs/>
        </w:rPr>
        <w:t>Model for P</w:t>
      </w:r>
      <w:r w:rsidR="005C000B">
        <w:rPr>
          <w:b/>
          <w:bCs/>
        </w:rPr>
        <w:t>redicti</w:t>
      </w:r>
      <w:r w:rsidR="00CC544E">
        <w:rPr>
          <w:b/>
          <w:bCs/>
        </w:rPr>
        <w:t xml:space="preserve">on of </w:t>
      </w:r>
      <w:r w:rsidR="005C000B">
        <w:rPr>
          <w:b/>
          <w:bCs/>
        </w:rPr>
        <w:t>Molecular Subtypes</w:t>
      </w:r>
    </w:p>
    <w:p w14:paraId="4A49EC27" w14:textId="219C0909" w:rsidR="4B978D2D" w:rsidRDefault="4B978D2D" w:rsidP="1C771A92">
      <w:pPr>
        <w:spacing w:line="480" w:lineRule="auto"/>
        <w:jc w:val="both"/>
      </w:pPr>
      <w:r>
        <w:t xml:space="preserve">We created a parsimonious random forest model that produced strong performance metrics based on the top 20 proteins from 5 outer fold models (average values: accuracy, 0.77; precision, 0.69; recall, 0.69; F1, 0.68; AUC, 0.83). Across all 5 outer folds, the top 20 proteins from each </w:t>
      </w:r>
      <w:r>
        <w:lastRenderedPageBreak/>
        <w:t>summed to a total of 40 proteins, 8 of which were selected from each outer fold (frequency of 1) (</w:t>
      </w:r>
      <w:r w:rsidRPr="1C771A92">
        <w:rPr>
          <w:b/>
          <w:bCs/>
        </w:rPr>
        <w:t>Table 3</w:t>
      </w:r>
      <w:r>
        <w:t xml:space="preserve">). These proteins were further enriched against the </w:t>
      </w:r>
      <w:proofErr w:type="spellStart"/>
      <w:r>
        <w:t>SynGO</w:t>
      </w:r>
      <w:proofErr w:type="spellEnd"/>
      <w:r>
        <w:t xml:space="preserve"> Portal </w:t>
      </w:r>
      <w:r>
        <w:fldChar w:fldCharType="begin">
          <w:fldData xml:space="preserve">PEVuZE5vdGU+PENpdGU+PEF1dGhvcj5Lb29wbWFuczwvQXV0aG9yPjxZZWFyPjIwMTk8L1llYXI+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</w:fldData>
        </w:fldChar>
      </w:r>
      <w:r>
        <w:instrText xml:space="preserve"> ADDIN EN.CITE </w:instrText>
      </w:r>
      <w:r>
        <w:fldChar w:fldCharType="begin">
          <w:fldData xml:space="preserve">PEVuZE5vdGU+PENpdGU+PEF1dGhvcj5Lb29wbWFuczwvQXV0aG9yPjxZZWFyPjIwMTk8L1llYXI+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</w:fldData>
        </w:fldChar>
      </w:r>
      <w:r>
        <w:instrText xml:space="preserve"> ADDIN EN.CITE.DATA </w:instrText>
      </w:r>
      <w:r>
        <w:fldChar w:fldCharType="end"/>
      </w:r>
      <w:r>
        <w:fldChar w:fldCharType="separate"/>
      </w:r>
      <w:r w:rsidRPr="1C771A92">
        <w:rPr>
          <w:noProof/>
        </w:rPr>
        <w:t>[48]</w:t>
      </w:r>
      <w:r>
        <w:fldChar w:fldCharType="end"/>
      </w:r>
      <w:r>
        <w:t xml:space="preserve"> to determine the relationship with synaptic function and underwent a metabolite enrichment analysis via </w:t>
      </w:r>
      <w:proofErr w:type="spellStart"/>
      <w:r>
        <w:t>MetaboAnalyst</w:t>
      </w:r>
      <w:proofErr w:type="spellEnd"/>
      <w:r>
        <w:t xml:space="preserve"> </w:t>
      </w:r>
      <w:r>
        <w:fldChar w:fldCharType="begin"/>
      </w:r>
      <w:r>
        <w:instrText xml:space="preserve"> ADDIN EN.CITE &lt;EndNote&gt;&lt;Cite&gt;&lt;Author&gt;Xia&lt;/Author&gt;&lt;Year&gt;2009&lt;/Year&gt;&lt;RecNum&gt;212&lt;/RecNum&gt;&lt;DisplayText&gt;[49]&lt;/DisplayText&gt;&lt;record&gt;&lt;rec-number&gt;212&lt;/rec-number&gt;&lt;foreign-keys&gt;&lt;key app="EN" db-id="9p0vavwpetxzdge2wd9ppdtvetprt0strv9e" timestamp="1741881334"&gt;212&lt;/key&gt;&lt;/foreign-keys&gt;&lt;ref-type name="Journal Article"&gt;17&lt;/ref-type&gt;&lt;contributors&gt;&lt;authors&gt;&lt;author&gt;Xia, J.&lt;/author&gt;&lt;author&gt;Psychogios, N.&lt;/author&gt;&lt;author&gt;Young, N.&lt;/author&gt;&lt;author&gt;Wishart, D. S.&lt;/author&gt;&lt;/authors&gt;&lt;/contributors&gt;&lt;auth-address&gt;Department of Biological Sciences, University of Alberta, Edmonton AB T6G 2E8, Canada.&lt;/auth-address&gt;&lt;titles&gt;&lt;title&gt;MetaboAnalyst: a web server for metabolomic data analysis and interpretation&lt;/title&gt;&lt;secondary-title&gt;Nucleic Acids Res&lt;/secondary-title&gt;&lt;/titles&gt;&lt;periodical&gt;&lt;full-title&gt;Nucleic Acids Res&lt;/full-title&gt;&lt;/periodical&gt;&lt;pages&gt;W652-60&lt;/pages&gt;&lt;volume&gt;37&lt;/volume&gt;&lt;number&gt;Web Server issue&lt;/number&gt;&lt;edition&gt;20090508&lt;/edition&gt;&lt;keywords&gt;&lt;keyword&gt;Cluster Analysis&lt;/keyword&gt;&lt;keyword&gt;Internet&lt;/keyword&gt;&lt;keyword&gt;Mass Spectrometry&lt;/keyword&gt;&lt;keyword&gt;*Metabolomics&lt;/keyword&gt;&lt;keyword&gt;Nuclear Magnetic Resonance, Biomolecular&lt;/keyword&gt;&lt;keyword&gt;*Software&lt;/keyword&gt;&lt;keyword&gt;User-Computer Interface&lt;/keyword&gt;&lt;/keywords&gt;&lt;dates&gt;&lt;year&gt;2009&lt;/year&gt;&lt;pub-dates&gt;&lt;date&gt;Jul&lt;/date&gt;&lt;/pub-dates&gt;&lt;/dates&gt;&lt;isbn&gt;0305-1048 (Print)&amp;#xD;0305-1048&lt;/isbn&gt;&lt;accession-num&gt;19429898&lt;/accession-num&gt;&lt;urls&gt;&lt;/urls&gt;&lt;custom2&gt;PMC2703878&lt;/custom2&gt;&lt;electronic-resource-num&gt;10.1093/nar/gkp356&lt;/electronic-resource-num&gt;&lt;remote-database-provider&gt;NLM&lt;/remote-database-provider&gt;&lt;language&gt;eng&lt;/language&gt;&lt;/record&gt;&lt;/Cite&gt;&lt;/EndNote&gt;</w:instrText>
      </w:r>
      <w:r>
        <w:fldChar w:fldCharType="separate"/>
      </w:r>
      <w:r w:rsidRPr="1C771A92">
        <w:rPr>
          <w:noProof/>
        </w:rPr>
        <w:t>[49]</w:t>
      </w:r>
      <w:r>
        <w:fldChar w:fldCharType="end"/>
      </w:r>
      <w:r>
        <w:t xml:space="preserve"> (</w:t>
      </w:r>
      <w:r w:rsidRPr="1C771A92">
        <w:rPr>
          <w:b/>
          <w:bCs/>
        </w:rPr>
        <w:t>Supplementary Results &amp; Discussion</w:t>
      </w:r>
      <w:r>
        <w:t>). The random NULL model selected no protein with a frequency &gt;0.57 across all outer folds across all 50 iterations. The final performance metrics confirmed that the NULL model was virtually no better than random: accuracy, 0.5; precision, 0.47; recall, 0.3; F1, 0.24; AUC, 0.5.</w:t>
      </w:r>
    </w:p>
    <w:p w14:paraId="05C72A02" w14:textId="13FAEEC9" w:rsidR="1C771A92" w:rsidRDefault="1C771A92" w:rsidP="1C771A92">
      <w:pPr>
        <w:spacing w:line="480" w:lineRule="auto"/>
        <w:jc w:val="both"/>
      </w:pPr>
    </w:p>
    <w:p w14:paraId="464A51A3" w14:textId="07A4A9A9" w:rsidR="4B978D2D" w:rsidRDefault="4B978D2D" w:rsidP="1C771A92">
      <w:pPr>
        <w:spacing w:line="480" w:lineRule="auto"/>
        <w:jc w:val="both"/>
        <w:rPr>
          <w:b/>
          <w:bCs/>
        </w:rPr>
      </w:pPr>
      <w:r w:rsidRPr="1C771A92">
        <w:rPr>
          <w:b/>
          <w:bCs/>
        </w:rPr>
        <w:t>MDD Replication Cohort</w:t>
      </w:r>
    </w:p>
    <w:p w14:paraId="0A119621" w14:textId="1AA254E6" w:rsidR="4B978D2D" w:rsidRDefault="4B978D2D" w:rsidP="1C771A92">
      <w:pPr>
        <w:spacing w:line="480" w:lineRule="auto"/>
        <w:jc w:val="both"/>
      </w:pPr>
      <w:r>
        <w:t xml:space="preserve">After applying the selection criteria, the MDD replication cohort comprised 2,927 independent cases, non-overlapping with the discovery cohort, and 8,781 controls. After HYDRA clustering, we selected a value of </w:t>
      </w:r>
      <w:r w:rsidRPr="1C771A92">
        <w:rPr>
          <w:i/>
          <w:iCs/>
        </w:rPr>
        <w:t>k</w:t>
      </w:r>
      <w:r>
        <w:t xml:space="preserve">=3 based on an ARI of 0.38. For ease of interpretation, the HYDRA cluster assignments for the replication cohort were normalized and aligned to those from the discovery cohort based on strong similarities between enriched biological pathways (C1--&gt;C3; C2--&gt;C1; C3--&gt;C2). At the 3-cluster solution, 956 (33%) MDD cases were assigned to subtype C1, 871 (30%) were assigned to subtype C2, and 1,100 (38%) to C3. </w:t>
      </w:r>
      <w:proofErr w:type="gramStart"/>
      <w:r>
        <w:t>Similar to</w:t>
      </w:r>
      <w:proofErr w:type="gramEnd"/>
      <w:r>
        <w:t xml:space="preserve"> the discovery cohort, the robustness of the clusters was assessed with a NULL distribution HYDRA model conducted over 50 simulations for a </w:t>
      </w:r>
      <w:proofErr w:type="spellStart"/>
      <w:r>
        <w:t>clust</w:t>
      </w:r>
      <w:proofErr w:type="spellEnd"/>
      <w:r w:rsidR="1CE17229">
        <w:t xml:space="preserve"> </w:t>
      </w:r>
      <w:r>
        <w:t xml:space="preserve">er solution of </w:t>
      </w:r>
      <w:r w:rsidRPr="1C771A92">
        <w:rPr>
          <w:i/>
          <w:iCs/>
        </w:rPr>
        <w:t>k</w:t>
      </w:r>
      <w:r>
        <w:t>=3</w:t>
      </w:r>
      <w:r w:rsidR="0A38C11A">
        <w:t>, which</w:t>
      </w:r>
      <w:r>
        <w:t xml:space="preserve"> was statistically significantly different from the real cluster solution (</w:t>
      </w:r>
      <w:r w:rsidRPr="1C771A92">
        <w:rPr>
          <w:i/>
          <w:iCs/>
        </w:rPr>
        <w:t>p</w:t>
      </w:r>
      <w:r>
        <w:t>=0.02).</w:t>
      </w:r>
    </w:p>
    <w:p w14:paraId="377307AE" w14:textId="5A2394A8" w:rsidR="1C771A92" w:rsidRDefault="1C771A92" w:rsidP="1C771A92">
      <w:pPr>
        <w:spacing w:line="480" w:lineRule="auto"/>
        <w:jc w:val="both"/>
      </w:pPr>
    </w:p>
    <w:p w14:paraId="3371E3AD" w14:textId="60C7456B" w:rsidR="4B978D2D" w:rsidRDefault="4B978D2D" w:rsidP="1C771A92">
      <w:pPr>
        <w:spacing w:line="480" w:lineRule="auto"/>
        <w:jc w:val="both"/>
      </w:pPr>
      <w:r>
        <w:t>The 3 clusters exhibited clear differences in expression profiles across all proteins, with C1 characterized by extreme down-regulation of a set of proteins, which were up-regulated in C2 and C3. Meanwhile, C2 and C3 distinguished from each other via slightly altered expression of another large set of proteins (</w:t>
      </w:r>
      <w:r w:rsidRPr="1C771A92">
        <w:rPr>
          <w:b/>
          <w:bCs/>
        </w:rPr>
        <w:t>Supplementary Table 5</w:t>
      </w:r>
      <w:r>
        <w:t>) (</w:t>
      </w:r>
      <w:r w:rsidRPr="1C771A92">
        <w:rPr>
          <w:b/>
          <w:bCs/>
        </w:rPr>
        <w:t>Supplementary Figure 1</w:t>
      </w:r>
      <w:r w:rsidR="00B53213">
        <w:rPr>
          <w:b/>
          <w:bCs/>
        </w:rPr>
        <w:t>4</w:t>
      </w:r>
      <w:r>
        <w:t xml:space="preserve">). To </w:t>
      </w:r>
      <w:r>
        <w:lastRenderedPageBreak/>
        <w:t>capture greater overlap with the Discovery cohort, the top 20 (not top 10) are shown for each subtype.</w:t>
      </w:r>
    </w:p>
    <w:p w14:paraId="75A8B64C" w14:textId="7B87F3AF" w:rsidR="1C771A92" w:rsidRDefault="1C771A92" w:rsidP="1C771A92">
      <w:pPr>
        <w:spacing w:line="480" w:lineRule="auto"/>
        <w:jc w:val="both"/>
        <w:rPr>
          <w:color w:val="000000" w:themeColor="text1"/>
          <w:lang w:val="en-GB"/>
        </w:rPr>
      </w:pPr>
    </w:p>
    <w:p w14:paraId="2D6BC9A7" w14:textId="643A6B2F" w:rsidR="4B978D2D" w:rsidRDefault="4B978D2D" w:rsidP="1C771A92">
      <w:pPr>
        <w:spacing w:line="480" w:lineRule="auto"/>
        <w:jc w:val="both"/>
        <w:rPr>
          <w:color w:val="000000" w:themeColor="text1"/>
          <w:lang w:val="en-GB"/>
        </w:rPr>
      </w:pPr>
      <w:r w:rsidRPr="1C771A92">
        <w:rPr>
          <w:color w:val="000000" w:themeColor="text1"/>
          <w:lang w:val="en-GB"/>
        </w:rPr>
        <w:t>All three subtypes identified in the Replication cohort showed significant overlap with their counterparts in the Discovery cohort, with C1 showing strong downregulation of mitochondrial pathway proteins, C2 showing evidence of heightened immune activity and metabolic dysregulation, and C3 exhibiting upregulation of proteins related to apoptosis and mitochondrial function (see Supplementary Results &amp; Discussion for further details).</w:t>
      </w:r>
    </w:p>
    <w:p w14:paraId="5BCAD9E5" w14:textId="77777777" w:rsidR="1C771A92" w:rsidRDefault="1C771A92" w:rsidP="1C771A92">
      <w:pPr>
        <w:spacing w:line="480" w:lineRule="auto"/>
        <w:jc w:val="both"/>
        <w:rPr>
          <w:color w:val="000000" w:themeColor="text1"/>
          <w:lang w:val="en-GB"/>
        </w:rPr>
      </w:pPr>
    </w:p>
    <w:p w14:paraId="2E4752B9" w14:textId="05E1D0B6" w:rsidR="4B978D2D" w:rsidRDefault="4B978D2D" w:rsidP="1C771A92">
      <w:pPr>
        <w:spacing w:line="480" w:lineRule="auto"/>
        <w:jc w:val="both"/>
        <w:rPr>
          <w:color w:val="000000" w:themeColor="text1"/>
          <w:lang w:val="en-GB"/>
        </w:rPr>
      </w:pPr>
      <w:r w:rsidRPr="1C771A92">
        <w:rPr>
          <w:color w:val="000000" w:themeColor="text1"/>
          <w:lang w:val="en-GB"/>
        </w:rPr>
        <w:t>A random forest model applied to this cohort had similar performance metrics to the discovery cohort (</w:t>
      </w:r>
      <w:r>
        <w:t>accuracy, 0.82; precision, 0.75; recall, 0.75; F1, 0.75; AUC, 0.81</w:t>
      </w:r>
      <w:r w:rsidRPr="1C771A92">
        <w:rPr>
          <w:color w:val="000000" w:themeColor="text1"/>
          <w:lang w:val="en-GB"/>
        </w:rPr>
        <w:t xml:space="preserve"> (</w:t>
      </w:r>
      <w:r w:rsidRPr="1C771A92">
        <w:rPr>
          <w:b/>
          <w:bCs/>
          <w:color w:val="000000" w:themeColor="text1"/>
          <w:lang w:val="en-GB"/>
        </w:rPr>
        <w:t>Supplementary Results &amp; Discussion</w:t>
      </w:r>
      <w:r w:rsidRPr="1C771A92">
        <w:rPr>
          <w:color w:val="000000" w:themeColor="text1"/>
          <w:lang w:val="en-GB"/>
        </w:rPr>
        <w:t>)).</w:t>
      </w:r>
    </w:p>
    <w:p w14:paraId="1B3B46A7" w14:textId="77777777" w:rsidR="1C771A92" w:rsidRDefault="1C771A92" w:rsidP="1C771A92">
      <w:pPr>
        <w:spacing w:line="480" w:lineRule="auto"/>
        <w:jc w:val="both"/>
        <w:rPr>
          <w:color w:val="000000" w:themeColor="text1"/>
          <w:lang w:val="en-GB"/>
        </w:rPr>
      </w:pPr>
    </w:p>
    <w:p w14:paraId="53E82B6F" w14:textId="77777777" w:rsidR="4B978D2D" w:rsidRDefault="4B978D2D" w:rsidP="1C771A92">
      <w:pPr>
        <w:spacing w:line="480" w:lineRule="auto"/>
        <w:jc w:val="both"/>
        <w:rPr>
          <w:b/>
          <w:bCs/>
        </w:rPr>
      </w:pPr>
      <w:r w:rsidRPr="1C771A92">
        <w:rPr>
          <w:b/>
          <w:bCs/>
        </w:rPr>
        <w:t xml:space="preserve">Rheumatoid arthritis ‘positive control’ cohort </w:t>
      </w:r>
    </w:p>
    <w:p w14:paraId="43C74691" w14:textId="2C8BF3CB" w:rsidR="4B978D2D" w:rsidRDefault="4B978D2D" w:rsidP="1C771A92">
      <w:pPr>
        <w:spacing w:line="480" w:lineRule="auto"/>
        <w:jc w:val="both"/>
      </w:pPr>
      <w:r>
        <w:t xml:space="preserve">Results for the Rheumatoid Arthritis positive control analysis are found in the </w:t>
      </w:r>
      <w:r w:rsidRPr="1C771A92">
        <w:rPr>
          <w:b/>
          <w:bCs/>
        </w:rPr>
        <w:t>Supplementary Results and Discussion</w:t>
      </w:r>
      <w:r>
        <w:t>.</w:t>
      </w:r>
    </w:p>
    <w:p w14:paraId="1B8CF77E" w14:textId="24EB7D33" w:rsidR="1C771A92" w:rsidRDefault="1C771A92" w:rsidP="1C771A92">
      <w:pPr>
        <w:spacing w:line="480" w:lineRule="auto"/>
        <w:jc w:val="both"/>
      </w:pPr>
    </w:p>
    <w:p w14:paraId="7BF22173" w14:textId="17CC2C5D" w:rsidR="00AF0BEC" w:rsidRPr="00AF0BEC" w:rsidRDefault="00AF0BEC" w:rsidP="1C771A92">
      <w:pPr>
        <w:spacing w:line="480" w:lineRule="auto"/>
        <w:jc w:val="both"/>
        <w:rPr>
          <w:i/>
          <w:iCs/>
        </w:rPr>
      </w:pPr>
      <w:r>
        <w:rPr>
          <w:b/>
          <w:bCs/>
        </w:rPr>
        <w:t>Cluster</w:t>
      </w:r>
      <w:r w:rsidRPr="124E4225">
        <w:rPr>
          <w:b/>
          <w:bCs/>
        </w:rPr>
        <w:t xml:space="preserve"> </w:t>
      </w:r>
      <w:r w:rsidRPr="124E4225">
        <w:rPr>
          <w:b/>
          <w:bCs/>
        </w:rPr>
        <w:t>Enrichments</w:t>
      </w:r>
    </w:p>
    <w:p w14:paraId="52300563" w14:textId="77777777" w:rsidR="000574B2" w:rsidRDefault="2C88F62F" w:rsidP="7FD4025D">
      <w:pPr>
        <w:spacing w:line="480" w:lineRule="auto"/>
        <w:jc w:val="both"/>
        <w:rPr>
          <w:i/>
          <w:iCs/>
        </w:rPr>
      </w:pPr>
      <w:r w:rsidRPr="7FD4025D">
        <w:rPr>
          <w:i/>
          <w:iCs/>
        </w:rPr>
        <w:t>Blood Biomarker &amp; BMI Associations</w:t>
      </w:r>
    </w:p>
    <w:p w14:paraId="7D7B77C6" w14:textId="669C25ED" w:rsidR="00A56585" w:rsidRDefault="44C87379" w:rsidP="124E4225">
      <w:pPr>
        <w:spacing w:line="480" w:lineRule="auto"/>
        <w:jc w:val="both"/>
      </w:pPr>
      <w:r>
        <w:t xml:space="preserve">We tested the association of the 3 subtypes with available blood biomarkers and BMI. BMI was statistically significant at </w:t>
      </w:r>
      <w:r w:rsidRPr="20E54D52">
        <w:rPr>
          <w:i/>
        </w:rPr>
        <w:t>p</w:t>
      </w:r>
      <w:r>
        <w:t xml:space="preserve">&lt;0.0001. </w:t>
      </w:r>
      <w:r w:rsidR="004470D1">
        <w:t>R</w:t>
      </w:r>
      <w:r>
        <w:t xml:space="preserve">esults for other biomarkers are shown in </w:t>
      </w:r>
      <w:r w:rsidRPr="69E8E5A6">
        <w:rPr>
          <w:b/>
          <w:bCs/>
        </w:rPr>
        <w:t xml:space="preserve">Table </w:t>
      </w:r>
      <w:r w:rsidR="36E85BB4" w:rsidRPr="69E8E5A6">
        <w:rPr>
          <w:b/>
          <w:bCs/>
        </w:rPr>
        <w:t>2</w:t>
      </w:r>
      <w:r>
        <w:t xml:space="preserve">. </w:t>
      </w:r>
      <w:r w:rsidR="00403F49">
        <w:t xml:space="preserve">Notably, </w:t>
      </w:r>
      <w:r>
        <w:t xml:space="preserve">C-reactive protein (CRP) was statistically significant </w:t>
      </w:r>
      <w:r w:rsidR="51ABF346">
        <w:t>(</w:t>
      </w:r>
      <w:r w:rsidRPr="20E54D52">
        <w:rPr>
          <w:i/>
        </w:rPr>
        <w:t>p</w:t>
      </w:r>
      <w:r>
        <w:t>&lt;0.0001</w:t>
      </w:r>
      <w:r w:rsidR="6071A250">
        <w:t>)</w:t>
      </w:r>
      <w:r w:rsidR="461ADC67">
        <w:t>;</w:t>
      </w:r>
      <w:r w:rsidR="003F503F">
        <w:t xml:space="preserve"> this</w:t>
      </w:r>
      <w:r w:rsidR="00403F49">
        <w:t xml:space="preserve"> and levels </w:t>
      </w:r>
      <w:r w:rsidR="00D32B99">
        <w:t xml:space="preserve">of other immune and metabolic biomarkers were </w:t>
      </w:r>
      <w:r w:rsidR="00AD695A">
        <w:t xml:space="preserve">most </w:t>
      </w:r>
      <w:r w:rsidR="00BD1C9E">
        <w:t>strongly upregulated in C2</w:t>
      </w:r>
      <w:r>
        <w:t>.</w:t>
      </w:r>
    </w:p>
    <w:p w14:paraId="4989BE2A" w14:textId="1427DAA6" w:rsidR="000574B2" w:rsidRDefault="000574B2" w:rsidP="124E4225">
      <w:pPr>
        <w:spacing w:line="480" w:lineRule="auto"/>
        <w:jc w:val="both"/>
      </w:pPr>
    </w:p>
    <w:p w14:paraId="4A3A60E7" w14:textId="77777777" w:rsidR="003E014A" w:rsidRDefault="003E014A" w:rsidP="124E4225">
      <w:pPr>
        <w:spacing w:line="480" w:lineRule="auto"/>
        <w:jc w:val="both"/>
      </w:pPr>
    </w:p>
    <w:p w14:paraId="22B54091" w14:textId="77777777" w:rsidR="003E014A" w:rsidRDefault="003E014A" w:rsidP="124E4225">
      <w:pPr>
        <w:spacing w:line="480" w:lineRule="auto"/>
        <w:jc w:val="both"/>
      </w:pPr>
    </w:p>
    <w:p w14:paraId="589178F5" w14:textId="54058A52" w:rsidR="000574B2" w:rsidRDefault="2C88F62F" w:rsidP="7FD4025D">
      <w:pPr>
        <w:spacing w:line="480" w:lineRule="auto"/>
        <w:jc w:val="both"/>
        <w:rPr>
          <w:i/>
          <w:iCs/>
        </w:rPr>
      </w:pPr>
      <w:r w:rsidRPr="7FD4025D">
        <w:rPr>
          <w:i/>
          <w:iCs/>
        </w:rPr>
        <w:t>Mitochondrial Function Enrichment</w:t>
      </w:r>
    </w:p>
    <w:p w14:paraId="6028B774" w14:textId="7024620A" w:rsidR="000574B2" w:rsidRDefault="2C88F62F" w:rsidP="7FD4025D">
      <w:pPr>
        <w:spacing w:line="480" w:lineRule="auto"/>
        <w:jc w:val="both"/>
      </w:pPr>
      <w:r>
        <w:t xml:space="preserve">We used GSVA to enrich each sample against the </w:t>
      </w:r>
      <w:proofErr w:type="spellStart"/>
      <w:r>
        <w:t>MitoCarta</w:t>
      </w:r>
      <w:proofErr w:type="spellEnd"/>
      <w:r>
        <w:t xml:space="preserve"> and IMPI mitochondrial gene signatures</w:t>
      </w:r>
      <w:r w:rsidR="47B4FA7B">
        <w:t>. We</w:t>
      </w:r>
      <w:r w:rsidR="39E65DB2">
        <w:t xml:space="preserve"> observ</w:t>
      </w:r>
      <w:r w:rsidR="7F3C676E">
        <w:t>ed</w:t>
      </w:r>
      <w:r w:rsidR="00BD1C9E">
        <w:t xml:space="preserve"> </w:t>
      </w:r>
      <w:r>
        <w:t xml:space="preserve">that MDD C3 subtype exhibited the strongest enrichment, followed by C2, then C1 (all pairwise comparisons </w:t>
      </w:r>
      <w:r w:rsidRPr="20E54D52">
        <w:rPr>
          <w:i/>
        </w:rPr>
        <w:t>p</w:t>
      </w:r>
      <w:r>
        <w:t>&lt;0.0001) (</w:t>
      </w:r>
      <w:r w:rsidRPr="124E4225">
        <w:rPr>
          <w:b/>
          <w:bCs/>
        </w:rPr>
        <w:t xml:space="preserve">Figure </w:t>
      </w:r>
      <w:r w:rsidR="69BA9C09" w:rsidRPr="124E4225">
        <w:rPr>
          <w:b/>
          <w:bCs/>
        </w:rPr>
        <w:t>2</w:t>
      </w:r>
      <w:r>
        <w:t>).</w:t>
      </w:r>
    </w:p>
    <w:p w14:paraId="56EB81AD" w14:textId="3E766869" w:rsidR="000574B2" w:rsidRDefault="000574B2" w:rsidP="124E4225">
      <w:pPr>
        <w:spacing w:line="480" w:lineRule="auto"/>
      </w:pPr>
    </w:p>
    <w:p w14:paraId="24A658C0" w14:textId="4ACB18DB" w:rsidR="000574B2" w:rsidRDefault="3FAD61DC" w:rsidP="7FD4025D">
      <w:pPr>
        <w:spacing w:line="480" w:lineRule="auto"/>
        <w:jc w:val="both"/>
        <w:rPr>
          <w:i/>
          <w:iCs/>
        </w:rPr>
      </w:pPr>
      <w:r w:rsidRPr="7FD4025D">
        <w:rPr>
          <w:i/>
          <w:iCs/>
        </w:rPr>
        <w:t>Mental Well-Being Questionnaire</w:t>
      </w:r>
      <w:commentRangeStart w:id="39"/>
      <w:commentRangeStart w:id="40"/>
      <w:commentRangeStart w:id="41"/>
      <w:commentRangeEnd w:id="40"/>
      <w:r>
        <w:rPr>
          <w:rStyle w:val="CommentReference"/>
        </w:rPr>
        <w:commentReference w:id="40"/>
      </w:r>
      <w:commentRangeEnd w:id="39"/>
      <w:r>
        <w:rPr>
          <w:rStyle w:val="CommentReference"/>
        </w:rPr>
        <w:commentReference w:id="39"/>
      </w:r>
      <w:commentRangeEnd w:id="41"/>
      <w:r w:rsidR="00D802AD">
        <w:rPr>
          <w:rStyle w:val="CommentReference"/>
          <w:lang w:val="en-GB"/>
        </w:rPr>
        <w:commentReference w:id="41"/>
      </w:r>
    </w:p>
    <w:p w14:paraId="235BCF70" w14:textId="5E54668E" w:rsidR="517971D2" w:rsidRDefault="517971D2" w:rsidP="78E381B2">
      <w:pPr>
        <w:spacing w:line="480" w:lineRule="auto"/>
        <w:jc w:val="both"/>
      </w:pPr>
      <w:r>
        <w:t xml:space="preserve">We associated the subtypes with the Mental Well-Being Questionnaires (MWBs) from the UK Biobank and observed various statistically significant </w:t>
      </w:r>
      <w:commentRangeStart w:id="44"/>
      <w:commentRangeStart w:id="45"/>
      <w:commentRangeStart w:id="46"/>
      <w:commentRangeStart w:id="47"/>
      <w:r>
        <w:t>associations</w:t>
      </w:r>
      <w:commentRangeEnd w:id="44"/>
      <w:r w:rsidR="000C53CB">
        <w:rPr>
          <w:rStyle w:val="CommentReference"/>
        </w:rPr>
        <w:commentReference w:id="44"/>
      </w:r>
      <w:commentRangeEnd w:id="45"/>
      <w:r>
        <w:rPr>
          <w:rStyle w:val="CommentReference"/>
        </w:rPr>
        <w:commentReference w:id="45"/>
      </w:r>
      <w:commentRangeEnd w:id="46"/>
      <w:r w:rsidR="002915D4">
        <w:rPr>
          <w:rStyle w:val="CommentReference"/>
        </w:rPr>
        <w:commentReference w:id="46"/>
      </w:r>
      <w:commentRangeEnd w:id="47"/>
      <w:r w:rsidR="00F964CF">
        <w:rPr>
          <w:rStyle w:val="CommentReference"/>
        </w:rPr>
        <w:commentReference w:id="47"/>
      </w:r>
      <w:r>
        <w:t xml:space="preserve">. </w:t>
      </w:r>
      <w:r w:rsidR="000C53CB">
        <w:t xml:space="preserve">For example, </w:t>
      </w:r>
      <w:r w:rsidR="00A501AB">
        <w:t xml:space="preserve">people categorized as </w:t>
      </w:r>
      <w:r w:rsidR="000C53CB">
        <w:t>MDD subtype</w:t>
      </w:r>
      <w:r w:rsidR="59317809">
        <w:t xml:space="preserve"> C1 (33%) </w:t>
      </w:r>
      <w:r w:rsidR="001D7CF5">
        <w:t xml:space="preserve">or </w:t>
      </w:r>
      <w:r w:rsidR="59317809">
        <w:t>C3 (32%) consume</w:t>
      </w:r>
      <w:r w:rsidR="00A501AB">
        <w:t>d</w:t>
      </w:r>
      <w:r w:rsidR="59317809">
        <w:t xml:space="preserve"> more alcohol than those in C2 (</w:t>
      </w:r>
      <w:r w:rsidR="417D1508">
        <w:t>24%</w:t>
      </w:r>
      <w:r w:rsidR="59317809">
        <w:t>)</w:t>
      </w:r>
      <w:r w:rsidR="794E566B">
        <w:t xml:space="preserve"> (</w:t>
      </w:r>
      <w:commentRangeStart w:id="48"/>
      <w:commentRangeStart w:id="49"/>
      <w:r w:rsidR="794E566B" w:rsidRPr="20E54D52">
        <w:rPr>
          <w:i/>
        </w:rPr>
        <w:t>p</w:t>
      </w:r>
      <w:r w:rsidR="794E566B">
        <w:t>=0.001</w:t>
      </w:r>
      <w:commentRangeEnd w:id="48"/>
      <w:r>
        <w:rPr>
          <w:rStyle w:val="CommentReference"/>
        </w:rPr>
        <w:commentReference w:id="48"/>
      </w:r>
      <w:commentRangeEnd w:id="49"/>
      <w:r w:rsidR="0093263C">
        <w:rPr>
          <w:rStyle w:val="CommentReference"/>
          <w:lang w:val="en-GB"/>
        </w:rPr>
        <w:commentReference w:id="49"/>
      </w:r>
      <w:r w:rsidR="794E566B">
        <w:t>),</w:t>
      </w:r>
      <w:r w:rsidR="238C66AF">
        <w:t xml:space="preserve"> comparing 2-4 times per week or month vs. never or monthly. Meanwhile, </w:t>
      </w:r>
      <w:r w:rsidR="794E566B">
        <w:t>those in C2 (8%) were slight</w:t>
      </w:r>
      <w:r w:rsidR="4A1BD39E">
        <w:t>l</w:t>
      </w:r>
      <w:r w:rsidR="794E566B">
        <w:t xml:space="preserve">y more likely </w:t>
      </w:r>
      <w:r w:rsidR="0FEE9421">
        <w:t>to have self-harmed compared to C1 (4%) and C3 (5%) (</w:t>
      </w:r>
      <w:r w:rsidR="0FEE9421" w:rsidRPr="20E54D52">
        <w:rPr>
          <w:i/>
        </w:rPr>
        <w:t>p</w:t>
      </w:r>
      <w:r w:rsidR="0FEE9421">
        <w:t>=0.004)</w:t>
      </w:r>
      <w:r w:rsidR="47A684E3">
        <w:t xml:space="preserve">, comparing never vs once or more than once. </w:t>
      </w:r>
      <w:r w:rsidR="51CBBA7D">
        <w:t>We also observe</w:t>
      </w:r>
      <w:r w:rsidR="0DE730AF">
        <w:t>d</w:t>
      </w:r>
      <w:r w:rsidR="51CBBA7D">
        <w:t xml:space="preserve"> marginally higher recurrent binge-eating and overeating episodes in C2 (9%) vs C1 and C3 (6%) (</w:t>
      </w:r>
      <w:r w:rsidR="51CBBA7D" w:rsidRPr="20E54D52">
        <w:rPr>
          <w:i/>
        </w:rPr>
        <w:t>p</w:t>
      </w:r>
      <w:r w:rsidR="51CBBA7D">
        <w:t>=0.02).</w:t>
      </w:r>
    </w:p>
    <w:p w14:paraId="4B286178" w14:textId="75CD4B80" w:rsidR="46EEE671" w:rsidRDefault="46EEE671" w:rsidP="46EEE671">
      <w:pPr>
        <w:spacing w:line="480" w:lineRule="auto"/>
        <w:jc w:val="both"/>
      </w:pPr>
    </w:p>
    <w:p w14:paraId="3FCCCAA1" w14:textId="4281EAAE" w:rsidR="000574B2" w:rsidRDefault="596954A1" w:rsidP="7FD4025D">
      <w:pPr>
        <w:spacing w:line="480" w:lineRule="auto"/>
        <w:jc w:val="both"/>
        <w:rPr>
          <w:i/>
          <w:iCs/>
        </w:rPr>
      </w:pPr>
      <w:r w:rsidRPr="46EEE671">
        <w:rPr>
          <w:i/>
          <w:iCs/>
        </w:rPr>
        <w:t>Length of Depression</w:t>
      </w:r>
    </w:p>
    <w:p w14:paraId="3D26F5EA" w14:textId="4A8A40D9" w:rsidR="006F4969" w:rsidRDefault="4C8D25D7" w:rsidP="46EEE671">
      <w:pPr>
        <w:spacing w:line="480" w:lineRule="auto"/>
        <w:jc w:val="both"/>
      </w:pPr>
      <w:r w:rsidRPr="46EEE671">
        <w:t xml:space="preserve">We determined the length of depression in years </w:t>
      </w:r>
      <w:r w:rsidR="62CA4865" w:rsidRPr="46EEE671">
        <w:t xml:space="preserve">for each subtype based on self-report and primary care / GP data. </w:t>
      </w:r>
      <w:r w:rsidR="00D939A0">
        <w:t>In</w:t>
      </w:r>
      <w:r w:rsidR="00D939A0" w:rsidRPr="46EEE671">
        <w:t xml:space="preserve"> </w:t>
      </w:r>
      <w:r w:rsidR="62CA4865" w:rsidRPr="46EEE671">
        <w:t>both</w:t>
      </w:r>
      <w:r w:rsidR="00D939A0">
        <w:t xml:space="preserve"> analyses</w:t>
      </w:r>
      <w:r w:rsidR="62CA4865" w:rsidRPr="46EEE671">
        <w:t xml:space="preserve">, </w:t>
      </w:r>
      <w:r w:rsidR="00444D29">
        <w:t>we observed</w:t>
      </w:r>
      <w:r w:rsidR="62CA4865" w:rsidRPr="46EEE671">
        <w:t xml:space="preserve"> that the C1 subtype </w:t>
      </w:r>
      <w:r w:rsidR="00444D29">
        <w:t xml:space="preserve">captured </w:t>
      </w:r>
      <w:r w:rsidR="62CA4865" w:rsidRPr="46EEE671">
        <w:t xml:space="preserve">participants </w:t>
      </w:r>
      <w:r w:rsidR="00CD21BE">
        <w:t xml:space="preserve">with the </w:t>
      </w:r>
      <w:r w:rsidR="62CA4865" w:rsidRPr="46EEE671">
        <w:t xml:space="preserve">longest </w:t>
      </w:r>
      <w:r w:rsidR="00CD21BE">
        <w:t xml:space="preserve">courses of </w:t>
      </w:r>
      <w:r w:rsidR="62CA4865" w:rsidRPr="46EEE671">
        <w:t>depression</w:t>
      </w:r>
      <w:r w:rsidR="00CD21BE">
        <w:t xml:space="preserve"> on average</w:t>
      </w:r>
      <w:r w:rsidR="18C4B8F1" w:rsidRPr="46EEE671">
        <w:t xml:space="preserve">, </w:t>
      </w:r>
      <w:r w:rsidR="00CD21BE">
        <w:t xml:space="preserve">whereas </w:t>
      </w:r>
      <w:r w:rsidR="004E3396">
        <w:t xml:space="preserve">those in </w:t>
      </w:r>
      <w:r w:rsidR="18C4B8F1" w:rsidRPr="46EEE671">
        <w:t xml:space="preserve">the C3 subtype had the shortest. </w:t>
      </w:r>
      <w:r w:rsidR="7CA9D234" w:rsidRPr="46EEE671">
        <w:t>For self-report data, the results were</w:t>
      </w:r>
      <w:r w:rsidR="1CC0B02C" w:rsidRPr="46EEE671">
        <w:t>:</w:t>
      </w:r>
      <w:r w:rsidR="7CA9D234" w:rsidRPr="46EEE671">
        <w:t xml:space="preserve"> (</w:t>
      </w:r>
      <w:r w:rsidR="118A2BE4" w:rsidRPr="46EEE671">
        <w:t>subtype</w:t>
      </w:r>
      <w:r w:rsidR="5C771F0A" w:rsidRPr="46EEE671">
        <w:t>,</w:t>
      </w:r>
      <w:r w:rsidR="118A2BE4" w:rsidRPr="46EEE671">
        <w:t xml:space="preserve"> </w:t>
      </w:r>
      <w:r w:rsidR="654FD917" w:rsidRPr="46EEE671">
        <w:t>Mean</w:t>
      </w:r>
      <w:r w:rsidR="0B2F242D" w:rsidRPr="46EEE671">
        <w:t xml:space="preserve"> [</w:t>
      </w:r>
      <w:r w:rsidR="7CA9D234" w:rsidRPr="46EEE671">
        <w:t>Min-Max</w:t>
      </w:r>
      <w:r w:rsidR="71EC62A2" w:rsidRPr="46EEE671">
        <w:t>])</w:t>
      </w:r>
      <w:r w:rsidR="7CA9D234" w:rsidRPr="46EEE671">
        <w:t xml:space="preserve">: </w:t>
      </w:r>
      <w:r w:rsidR="5DEE4BE3" w:rsidRPr="46EEE671">
        <w:t>C1</w:t>
      </w:r>
      <w:r w:rsidR="187DE8BD" w:rsidRPr="46EEE671">
        <w:t>,</w:t>
      </w:r>
      <w:r w:rsidR="5DEE4BE3" w:rsidRPr="46EEE671">
        <w:t xml:space="preserve"> </w:t>
      </w:r>
      <w:r w:rsidR="49DC7B0C" w:rsidRPr="46EEE671">
        <w:t>15.</w:t>
      </w:r>
      <w:r w:rsidR="00280DCA">
        <w:t>0</w:t>
      </w:r>
      <w:r w:rsidR="00A50183">
        <w:t>5</w:t>
      </w:r>
      <w:r w:rsidR="49DC7B0C" w:rsidRPr="46EEE671">
        <w:t xml:space="preserve"> </w:t>
      </w:r>
      <w:r w:rsidR="00DC7505">
        <w:t xml:space="preserve">years </w:t>
      </w:r>
      <w:r w:rsidR="49DC7B0C" w:rsidRPr="46EEE671">
        <w:t>[</w:t>
      </w:r>
      <w:commentRangeStart w:id="50"/>
      <w:commentRangeStart w:id="51"/>
      <w:r w:rsidR="798CB3FB" w:rsidRPr="46EEE671">
        <w:t>0.04</w:t>
      </w:r>
      <w:r w:rsidR="1AD21B0E" w:rsidRPr="46EEE671">
        <w:t>-</w:t>
      </w:r>
      <w:r w:rsidR="009470FF">
        <w:t>6</w:t>
      </w:r>
      <w:r w:rsidR="00374F3A">
        <w:t>6.95</w:t>
      </w:r>
      <w:r w:rsidR="2989B1C7">
        <w:t>]</w:t>
      </w:r>
      <w:commentRangeEnd w:id="50"/>
      <w:r>
        <w:rPr>
          <w:rStyle w:val="CommentReference"/>
        </w:rPr>
        <w:commentReference w:id="50"/>
      </w:r>
      <w:commentRangeEnd w:id="51"/>
      <w:r w:rsidR="002E1B72">
        <w:rPr>
          <w:rStyle w:val="CommentReference"/>
          <w:lang w:val="en-GB"/>
        </w:rPr>
        <w:commentReference w:id="51"/>
      </w:r>
      <w:r w:rsidR="4A52E565">
        <w:t>;</w:t>
      </w:r>
      <w:r w:rsidR="585ADF75" w:rsidRPr="46EEE671">
        <w:t xml:space="preserve"> C2: 14.04 </w:t>
      </w:r>
      <w:r w:rsidR="00DC7505">
        <w:t xml:space="preserve">years </w:t>
      </w:r>
      <w:r w:rsidR="585ADF75" w:rsidRPr="46EEE671">
        <w:t>[</w:t>
      </w:r>
      <w:r w:rsidR="798CB3FB" w:rsidRPr="46EEE671">
        <w:t>0.09</w:t>
      </w:r>
      <w:r w:rsidR="088F3191" w:rsidRPr="46EEE671">
        <w:t>-</w:t>
      </w:r>
      <w:r w:rsidR="798CB3FB" w:rsidRPr="46EEE671">
        <w:t>49.08</w:t>
      </w:r>
      <w:r w:rsidR="088F3191" w:rsidRPr="46EEE671">
        <w:t>]</w:t>
      </w:r>
      <w:r w:rsidR="4C0F1B58" w:rsidRPr="46EEE671">
        <w:t>;</w:t>
      </w:r>
      <w:r w:rsidR="088F3191" w:rsidRPr="46EEE671">
        <w:t xml:space="preserve"> C3: </w:t>
      </w:r>
      <w:r w:rsidR="1952D250" w:rsidRPr="46EEE671">
        <w:t xml:space="preserve">13.91 </w:t>
      </w:r>
      <w:r w:rsidR="00DC7505">
        <w:t xml:space="preserve">years </w:t>
      </w:r>
      <w:r w:rsidR="1952D250" w:rsidRPr="46EEE671">
        <w:t>[</w:t>
      </w:r>
      <w:r w:rsidR="505759F5" w:rsidRPr="46EEE671">
        <w:t>0.21</w:t>
      </w:r>
      <w:r w:rsidR="19811DB8" w:rsidRPr="46EEE671">
        <w:t>-</w:t>
      </w:r>
      <w:r w:rsidR="505759F5" w:rsidRPr="46EEE671">
        <w:t>46.82</w:t>
      </w:r>
      <w:r w:rsidR="202E9560" w:rsidRPr="46EEE671">
        <w:t>].</w:t>
      </w:r>
      <w:r w:rsidR="50F07AEA" w:rsidRPr="46EEE671">
        <w:t xml:space="preserve"> For </w:t>
      </w:r>
      <w:r w:rsidR="2BBFC053" w:rsidRPr="46EEE671">
        <w:t xml:space="preserve">the </w:t>
      </w:r>
      <w:r w:rsidR="50F07AEA" w:rsidRPr="46EEE671">
        <w:t xml:space="preserve">primary care / GP data, the results were: </w:t>
      </w:r>
      <w:r w:rsidR="42201AB9" w:rsidRPr="46EEE671">
        <w:t xml:space="preserve">C1, 12.59 </w:t>
      </w:r>
      <w:r w:rsidR="00DC7505">
        <w:t xml:space="preserve">years </w:t>
      </w:r>
      <w:r w:rsidR="42201AB9" w:rsidRPr="46EEE671">
        <w:t>[</w:t>
      </w:r>
      <w:r w:rsidR="390D75E2" w:rsidRPr="46EEE671">
        <w:t>0.90</w:t>
      </w:r>
      <w:r w:rsidR="5246DB53" w:rsidRPr="46EEE671">
        <w:t>-</w:t>
      </w:r>
      <w:r w:rsidR="390D75E2" w:rsidRPr="46EEE671">
        <w:t>41.27</w:t>
      </w:r>
      <w:r w:rsidR="3C29F0D4" w:rsidRPr="46EEE671">
        <w:t>]</w:t>
      </w:r>
      <w:r w:rsidR="31638B75" w:rsidRPr="46EEE671">
        <w:t xml:space="preserve">; C2, 10.14 </w:t>
      </w:r>
      <w:r w:rsidR="00DC7505">
        <w:t xml:space="preserve">years </w:t>
      </w:r>
      <w:r w:rsidR="31638B75" w:rsidRPr="46EEE671">
        <w:t>[</w:t>
      </w:r>
      <w:r w:rsidR="50EAB358" w:rsidRPr="46EEE671">
        <w:t>0.82</w:t>
      </w:r>
      <w:r w:rsidR="6A50716D" w:rsidRPr="46EEE671">
        <w:t>-</w:t>
      </w:r>
      <w:r w:rsidR="50EAB358" w:rsidRPr="46EEE671">
        <w:t>41.98</w:t>
      </w:r>
      <w:r w:rsidR="026DF752" w:rsidRPr="46EEE671">
        <w:t xml:space="preserve">]; C3, 8.94 </w:t>
      </w:r>
      <w:r w:rsidR="00DC7505">
        <w:t xml:space="preserve">years </w:t>
      </w:r>
      <w:r w:rsidR="026DF752" w:rsidRPr="46EEE671">
        <w:t>[</w:t>
      </w:r>
      <w:r w:rsidR="50EAB358" w:rsidRPr="46EEE671">
        <w:t>0.25</w:t>
      </w:r>
      <w:r w:rsidR="47E09F90" w:rsidRPr="46EEE671">
        <w:t>-</w:t>
      </w:r>
      <w:r w:rsidR="50EAB358" w:rsidRPr="46EEE671">
        <w:t>38.97</w:t>
      </w:r>
      <w:r w:rsidR="47D9BFD7" w:rsidRPr="46EEE671">
        <w:t>].</w:t>
      </w:r>
    </w:p>
    <w:p w14:paraId="0A6CF073" w14:textId="4823F3E4" w:rsidR="46EEE671" w:rsidRDefault="46EEE671" w:rsidP="46EEE671">
      <w:pPr>
        <w:spacing w:line="480" w:lineRule="auto"/>
        <w:jc w:val="both"/>
        <w:rPr>
          <w:i/>
        </w:rPr>
      </w:pPr>
    </w:p>
    <w:p w14:paraId="18B5C938" w14:textId="77777777" w:rsidR="00EA2CE9" w:rsidRDefault="00EA2CE9" w:rsidP="46EEE671">
      <w:pPr>
        <w:spacing w:line="480" w:lineRule="auto"/>
        <w:jc w:val="both"/>
        <w:rPr>
          <w:i/>
        </w:rPr>
      </w:pPr>
    </w:p>
    <w:p w14:paraId="05E999F5" w14:textId="18EAB95A" w:rsidR="000574B2" w:rsidRPr="00844EB7" w:rsidRDefault="00622D83" w:rsidP="7FD4025D">
      <w:pPr>
        <w:spacing w:line="480" w:lineRule="auto"/>
        <w:jc w:val="both"/>
        <w:rPr>
          <w:i/>
          <w:iCs/>
          <w:highlight w:val="yellow"/>
        </w:rPr>
      </w:pPr>
      <w:r w:rsidRPr="00844EB7">
        <w:rPr>
          <w:i/>
          <w:iCs/>
          <w:highlight w:val="yellow"/>
        </w:rPr>
        <w:lastRenderedPageBreak/>
        <w:t>Imaging</w:t>
      </w:r>
      <w:r w:rsidR="00036DF5" w:rsidRPr="00844EB7">
        <w:rPr>
          <w:i/>
          <w:iCs/>
          <w:highlight w:val="yellow"/>
        </w:rPr>
        <w:t xml:space="preserve"> </w:t>
      </w:r>
      <w:commentRangeStart w:id="52"/>
      <w:r w:rsidR="00036DF5" w:rsidRPr="00844EB7">
        <w:rPr>
          <w:i/>
          <w:iCs/>
          <w:highlight w:val="yellow"/>
        </w:rPr>
        <w:t>Associations</w:t>
      </w:r>
      <w:commentRangeEnd w:id="52"/>
      <w:r w:rsidR="007F330E" w:rsidRPr="00844EB7">
        <w:rPr>
          <w:rStyle w:val="CommentReference"/>
          <w:highlight w:val="yellow"/>
          <w:lang w:val="en-GB"/>
        </w:rPr>
        <w:commentReference w:id="52"/>
      </w:r>
    </w:p>
    <w:p w14:paraId="5D7B0C7B" w14:textId="2F4D8F0C" w:rsidR="00623752" w:rsidRPr="00844EB7" w:rsidRDefault="00CC27D9" w:rsidP="11A178BE">
      <w:pPr>
        <w:spacing w:line="480" w:lineRule="auto"/>
        <w:jc w:val="both"/>
        <w:rPr>
          <w:highlight w:val="yellow"/>
        </w:rPr>
      </w:pPr>
      <w:r w:rsidRPr="00844EB7">
        <w:rPr>
          <w:highlight w:val="yellow"/>
        </w:rPr>
        <w:t>Following analysis of SWI endpoints, w</w:t>
      </w:r>
      <w:r w:rsidR="00756370" w:rsidRPr="00844EB7">
        <w:rPr>
          <w:highlight w:val="yellow"/>
        </w:rPr>
        <w:t>e observed significant</w:t>
      </w:r>
      <w:r w:rsidR="00C01870" w:rsidRPr="00844EB7">
        <w:rPr>
          <w:highlight w:val="yellow"/>
        </w:rPr>
        <w:t>, bilateral</w:t>
      </w:r>
      <w:r w:rsidR="00756370" w:rsidRPr="00844EB7">
        <w:rPr>
          <w:highlight w:val="yellow"/>
        </w:rPr>
        <w:t xml:space="preserve"> reductions </w:t>
      </w:r>
      <w:r w:rsidR="007604CD" w:rsidRPr="00844EB7">
        <w:rPr>
          <w:highlight w:val="yellow"/>
        </w:rPr>
        <w:t>of</w:t>
      </w:r>
      <w:r w:rsidR="00756370" w:rsidRPr="00844EB7">
        <w:rPr>
          <w:highlight w:val="yellow"/>
        </w:rPr>
        <w:t xml:space="preserve"> median T2* intensit</w:t>
      </w:r>
      <w:r w:rsidR="007604CD" w:rsidRPr="00844EB7">
        <w:rPr>
          <w:highlight w:val="yellow"/>
        </w:rPr>
        <w:t>ies</w:t>
      </w:r>
      <w:r w:rsidR="00756370" w:rsidRPr="00844EB7">
        <w:rPr>
          <w:highlight w:val="yellow"/>
        </w:rPr>
        <w:t xml:space="preserve"> </w:t>
      </w:r>
      <w:r w:rsidR="007604CD" w:rsidRPr="00844EB7">
        <w:rPr>
          <w:highlight w:val="yellow"/>
        </w:rPr>
        <w:t xml:space="preserve">in </w:t>
      </w:r>
      <w:r w:rsidR="00C31318" w:rsidRPr="00844EB7">
        <w:rPr>
          <w:highlight w:val="yellow"/>
        </w:rPr>
        <w:t>the hippocampus (</w:t>
      </w:r>
      <w:proofErr w:type="spellStart"/>
      <w:r w:rsidR="00C31318" w:rsidRPr="00844EB7">
        <w:rPr>
          <w:i/>
          <w:iCs/>
          <w:highlight w:val="yellow"/>
        </w:rPr>
        <w:t>p</w:t>
      </w:r>
      <w:r w:rsidR="0030047D" w:rsidRPr="00844EB7">
        <w:rPr>
          <w:i/>
          <w:iCs/>
          <w:highlight w:val="yellow"/>
          <w:vertAlign w:val="subscript"/>
        </w:rPr>
        <w:t>fdr</w:t>
      </w:r>
      <w:proofErr w:type="spellEnd"/>
      <w:r w:rsidR="00C31318" w:rsidRPr="00844EB7">
        <w:rPr>
          <w:highlight w:val="yellow"/>
        </w:rPr>
        <w:t>&lt;0.</w:t>
      </w:r>
      <w:r w:rsidR="00C01870" w:rsidRPr="00844EB7">
        <w:rPr>
          <w:highlight w:val="yellow"/>
        </w:rPr>
        <w:t>0</w:t>
      </w:r>
      <w:r w:rsidR="0030047D" w:rsidRPr="00844EB7">
        <w:rPr>
          <w:highlight w:val="yellow"/>
        </w:rPr>
        <w:t>5</w:t>
      </w:r>
      <w:r w:rsidR="00C01870" w:rsidRPr="00844EB7">
        <w:rPr>
          <w:highlight w:val="yellow"/>
        </w:rPr>
        <w:t xml:space="preserve">) </w:t>
      </w:r>
      <w:r w:rsidR="007604CD" w:rsidRPr="00844EB7">
        <w:rPr>
          <w:highlight w:val="yellow"/>
        </w:rPr>
        <w:t>in</w:t>
      </w:r>
      <w:r w:rsidR="00C01870" w:rsidRPr="00844EB7">
        <w:rPr>
          <w:highlight w:val="yellow"/>
        </w:rPr>
        <w:t xml:space="preserve"> </w:t>
      </w:r>
      <w:r w:rsidR="008B075C" w:rsidRPr="00844EB7">
        <w:rPr>
          <w:highlight w:val="yellow"/>
        </w:rPr>
        <w:t xml:space="preserve">MDD C2 cases versus controls; C2 cases also showed lower </w:t>
      </w:r>
      <w:r w:rsidR="001F599F" w:rsidRPr="00844EB7">
        <w:rPr>
          <w:highlight w:val="yellow"/>
        </w:rPr>
        <w:t xml:space="preserve">T2* intensity in the right </w:t>
      </w:r>
      <w:proofErr w:type="spellStart"/>
      <w:r w:rsidR="001F599F" w:rsidRPr="00844EB7">
        <w:rPr>
          <w:highlight w:val="yellow"/>
        </w:rPr>
        <w:t>accumbens</w:t>
      </w:r>
      <w:proofErr w:type="spellEnd"/>
      <w:r w:rsidR="001F599F" w:rsidRPr="00844EB7">
        <w:rPr>
          <w:highlight w:val="yellow"/>
        </w:rPr>
        <w:t xml:space="preserve"> (</w:t>
      </w:r>
      <w:proofErr w:type="spellStart"/>
      <w:r w:rsidR="00094B52" w:rsidRPr="00844EB7">
        <w:rPr>
          <w:i/>
          <w:iCs/>
          <w:highlight w:val="yellow"/>
        </w:rPr>
        <w:t>p</w:t>
      </w:r>
      <w:r w:rsidR="0030047D" w:rsidRPr="00844EB7">
        <w:rPr>
          <w:i/>
          <w:iCs/>
          <w:highlight w:val="yellow"/>
          <w:vertAlign w:val="subscript"/>
        </w:rPr>
        <w:t>fdr</w:t>
      </w:r>
      <w:proofErr w:type="spellEnd"/>
      <w:r w:rsidR="00094B52" w:rsidRPr="00844EB7">
        <w:rPr>
          <w:highlight w:val="yellow"/>
        </w:rPr>
        <w:t>&lt;0.01</w:t>
      </w:r>
      <w:r w:rsidR="00A1008A" w:rsidRPr="00844EB7">
        <w:rPr>
          <w:highlight w:val="yellow"/>
        </w:rPr>
        <w:t xml:space="preserve">; see </w:t>
      </w:r>
      <w:r w:rsidR="00A1008A" w:rsidRPr="00844EB7">
        <w:rPr>
          <w:b/>
          <w:bCs/>
          <w:highlight w:val="yellow"/>
        </w:rPr>
        <w:t>Figure 3</w:t>
      </w:r>
      <w:r w:rsidR="00A1008A" w:rsidRPr="00844EB7">
        <w:rPr>
          <w:highlight w:val="yellow"/>
        </w:rPr>
        <w:t>)</w:t>
      </w:r>
      <w:r w:rsidR="00094B52" w:rsidRPr="00844EB7">
        <w:rPr>
          <w:highlight w:val="yellow"/>
        </w:rPr>
        <w:t xml:space="preserve">. </w:t>
      </w:r>
      <w:r w:rsidR="0030047D" w:rsidRPr="00844EB7">
        <w:rPr>
          <w:highlight w:val="yellow"/>
        </w:rPr>
        <w:t xml:space="preserve">All other comparisons did not survive adjustments for multiple comparisons. </w:t>
      </w:r>
    </w:p>
    <w:p w14:paraId="394E9B66" w14:textId="77777777" w:rsidR="00866B1A" w:rsidRPr="00844EB7" w:rsidRDefault="00866B1A" w:rsidP="11A178BE">
      <w:pPr>
        <w:spacing w:line="480" w:lineRule="auto"/>
        <w:jc w:val="both"/>
        <w:rPr>
          <w:highlight w:val="yellow"/>
        </w:rPr>
      </w:pPr>
    </w:p>
    <w:p w14:paraId="61CC0E32" w14:textId="100C2F0B" w:rsidR="00866B1A" w:rsidRDefault="006E6DDA" w:rsidP="7FD4025D">
      <w:pPr>
        <w:spacing w:line="480" w:lineRule="auto"/>
        <w:jc w:val="both"/>
        <w:rPr>
          <w:b/>
          <w:bCs/>
        </w:rPr>
      </w:pPr>
      <w:r w:rsidRPr="00844EB7">
        <w:rPr>
          <w:highlight w:val="yellow"/>
        </w:rPr>
        <w:t xml:space="preserve">Additional </w:t>
      </w:r>
      <w:r w:rsidR="1DB39747" w:rsidRPr="00844EB7">
        <w:rPr>
          <w:highlight w:val="yellow"/>
        </w:rPr>
        <w:t xml:space="preserve">imaging associations are presented in the </w:t>
      </w:r>
      <w:r w:rsidR="1DB39747" w:rsidRPr="00844EB7">
        <w:rPr>
          <w:b/>
          <w:bCs/>
          <w:highlight w:val="yellow"/>
        </w:rPr>
        <w:t>Supplementary Results &amp; Discussion</w:t>
      </w:r>
      <w:r w:rsidR="1DB39747" w:rsidRPr="00844EB7">
        <w:rPr>
          <w:highlight w:val="yellow"/>
        </w:rPr>
        <w:t>.</w:t>
      </w:r>
    </w:p>
    <w:p w14:paraId="6A8F5F7A" w14:textId="158924B2" w:rsidR="00982F7C" w:rsidRDefault="00982F7C" w:rsidP="4F7C7D10">
      <w:pPr>
        <w:spacing w:line="480" w:lineRule="auto"/>
        <w:jc w:val="both"/>
        <w:rPr>
          <w:b/>
        </w:rPr>
      </w:pPr>
    </w:p>
    <w:p w14:paraId="6A8585FA" w14:textId="4DB70F1E" w:rsidR="000574B2" w:rsidRDefault="000574B2" w:rsidP="7FD4025D">
      <w:pPr>
        <w:spacing w:line="480" w:lineRule="auto"/>
        <w:jc w:val="both"/>
      </w:pPr>
      <w:r>
        <w:br w:type="page"/>
      </w:r>
    </w:p>
    <w:p w14:paraId="4839BAEB" w14:textId="04C1222A" w:rsidR="7BC00E37" w:rsidRDefault="7BC00E37" w:rsidP="7FD4025D">
      <w:pPr>
        <w:pStyle w:val="Heading1"/>
        <w:keepNext w:val="0"/>
        <w:keepLines w:val="0"/>
        <w:spacing w:line="480" w:lineRule="auto"/>
        <w:rPr>
          <w:rFonts w:ascii="Times New Roman" w:hAnsi="Times New Roman" w:cs="Times New Roman"/>
          <w:b/>
          <w:bCs/>
          <w:color w:val="000000" w:themeColor="text1"/>
          <w:sz w:val="36"/>
          <w:szCs w:val="36"/>
        </w:rPr>
      </w:pPr>
      <w:r w:rsidRPr="7FD4025D">
        <w:rPr>
          <w:rFonts w:ascii="Times New Roman" w:hAnsi="Times New Roman" w:cs="Times New Roman"/>
          <w:b/>
          <w:bCs/>
          <w:color w:val="000000" w:themeColor="text1"/>
          <w:sz w:val="36"/>
          <w:szCs w:val="36"/>
        </w:rPr>
        <w:lastRenderedPageBreak/>
        <w:t>Discussion</w:t>
      </w:r>
    </w:p>
    <w:p w14:paraId="5D9446B4" w14:textId="464CD96C" w:rsidR="00B41C88" w:rsidRDefault="0005362A" w:rsidP="7FD4025D">
      <w:pPr>
        <w:spacing w:line="480" w:lineRule="auto"/>
        <w:jc w:val="both"/>
      </w:pPr>
      <w:r>
        <w:t xml:space="preserve">In this study, we </w:t>
      </w:r>
      <w:r w:rsidR="58AB4BD7">
        <w:t>employed semi-supervised clustering of 2,923 unique plasma proteins measured across 4,330 MDD cases and 12,158 controls in the UK Biobank</w:t>
      </w:r>
      <w:r w:rsidR="00350CDC">
        <w:t xml:space="preserve"> to</w:t>
      </w:r>
      <w:r w:rsidR="007162F1">
        <w:t xml:space="preserve"> i</w:t>
      </w:r>
      <w:r w:rsidR="58AB4BD7">
        <w:t>dentif</w:t>
      </w:r>
      <w:r w:rsidR="00350CDC">
        <w:t>y</w:t>
      </w:r>
      <w:r w:rsidR="00CA260B">
        <w:t xml:space="preserve"> </w:t>
      </w:r>
      <w:r w:rsidR="00836FE1">
        <w:t>and replicat</w:t>
      </w:r>
      <w:r w:rsidR="00350CDC">
        <w:t>e</w:t>
      </w:r>
      <w:r w:rsidR="00836FE1">
        <w:t xml:space="preserve"> </w:t>
      </w:r>
      <w:r w:rsidR="58AB4BD7">
        <w:t>robust molecular subtypes of MDD</w:t>
      </w:r>
      <w:r w:rsidR="00820AEA">
        <w:t xml:space="preserve"> segregating</w:t>
      </w:r>
      <w:r w:rsidR="58AB4BD7" w:rsidDel="00820AEA">
        <w:t xml:space="preserve"> </w:t>
      </w:r>
      <w:r w:rsidR="58AB4BD7">
        <w:t>along three broad biological axes</w:t>
      </w:r>
      <w:r w:rsidR="00820AEA">
        <w:t xml:space="preserve">. These </w:t>
      </w:r>
      <w:r w:rsidR="58AB4BD7">
        <w:t>includ</w:t>
      </w:r>
      <w:r w:rsidR="00820AEA">
        <w:t>ed</w:t>
      </w:r>
      <w:r w:rsidR="58AB4BD7">
        <w:t>:</w:t>
      </w:r>
      <w:r w:rsidR="00222495">
        <w:t xml:space="preserve"> (</w:t>
      </w:r>
      <w:proofErr w:type="spellStart"/>
      <w:r w:rsidR="00222495">
        <w:t>i</w:t>
      </w:r>
      <w:proofErr w:type="spellEnd"/>
      <w:r w:rsidR="00222495">
        <w:t>) C1 – a subtype characterized by down-regulated mitochondrial proteins, low oxidative phosphorylation and impaired synaptic signaling</w:t>
      </w:r>
      <w:r w:rsidR="003845F4">
        <w:t>,</w:t>
      </w:r>
      <w:r w:rsidR="00222495">
        <w:t xml:space="preserve"> hereby referred to as ‘hypo-mitochondrial’ depression,</w:t>
      </w:r>
      <w:r w:rsidR="58AB4BD7">
        <w:t xml:space="preserve"> (i</w:t>
      </w:r>
      <w:r w:rsidR="00222495">
        <w:t>i</w:t>
      </w:r>
      <w:r w:rsidR="58AB4BD7">
        <w:t xml:space="preserve">) </w:t>
      </w:r>
      <w:r w:rsidR="002140BB">
        <w:t xml:space="preserve">C2 – </w:t>
      </w:r>
      <w:r w:rsidR="00B858CC">
        <w:t xml:space="preserve">a subtype characterized by significant and widespread upregulation of immune </w:t>
      </w:r>
      <w:r w:rsidR="00EF2F91">
        <w:t>proteins</w:t>
      </w:r>
      <w:r w:rsidR="003174A9">
        <w:t xml:space="preserve"> and</w:t>
      </w:r>
      <w:r w:rsidR="000F18E8">
        <w:t xml:space="preserve"> </w:t>
      </w:r>
      <w:r w:rsidR="00EF2F91">
        <w:t>dysregulation of metabolic biomarkers</w:t>
      </w:r>
      <w:r w:rsidR="004841BE">
        <w:t>,</w:t>
      </w:r>
      <w:r w:rsidR="00EF2F91">
        <w:t xml:space="preserve"> </w:t>
      </w:r>
      <w:r w:rsidR="000979AD">
        <w:t>biologically</w:t>
      </w:r>
      <w:r w:rsidR="00EF2F91">
        <w:t xml:space="preserve"> concordant with the </w:t>
      </w:r>
      <w:r w:rsidR="00740734">
        <w:t xml:space="preserve">atypical or </w:t>
      </w:r>
      <w:r w:rsidR="00EF2F91">
        <w:t>‘immuno</w:t>
      </w:r>
      <w:r w:rsidR="00EA2FA3">
        <w:t>-</w:t>
      </w:r>
      <w:r w:rsidR="00EF2F91">
        <w:t xml:space="preserve">metabolic’ subtype of MDD </w:t>
      </w:r>
      <w:r w:rsidR="00CE372C">
        <w:t>previously described in the literature</w:t>
      </w:r>
      <w:r w:rsidR="001E3D6C">
        <w:t xml:space="preserve">, </w:t>
      </w:r>
      <w:r w:rsidR="00B2392F">
        <w:t xml:space="preserve">and (iii) </w:t>
      </w:r>
      <w:r w:rsidR="002140BB">
        <w:t xml:space="preserve">C3 – </w:t>
      </w:r>
      <w:r w:rsidR="00B2392F">
        <w:t xml:space="preserve">a subtype characterized by up-regulated mitochondrial proteins, heightened oxidative phosphorylation and </w:t>
      </w:r>
      <w:r w:rsidR="00FC3CF7">
        <w:t>altered</w:t>
      </w:r>
      <w:r w:rsidR="00B2392F">
        <w:t xml:space="preserve"> adaptive immune signaling, hereby referred to as ‘hyper-mitochondrial’ MDD. </w:t>
      </w:r>
      <w:r w:rsidR="000F18E8">
        <w:t xml:space="preserve">We </w:t>
      </w:r>
      <w:r w:rsidR="00542971">
        <w:t>developed</w:t>
      </w:r>
      <w:r w:rsidR="000F18E8">
        <w:t xml:space="preserve"> a </w:t>
      </w:r>
      <w:r w:rsidR="00B444C3">
        <w:t xml:space="preserve">model comprising a </w:t>
      </w:r>
      <w:r w:rsidR="000F18E8">
        <w:t>parsimonious</w:t>
      </w:r>
      <w:r w:rsidR="003B0C4D">
        <w:t xml:space="preserve"> </w:t>
      </w:r>
      <w:r w:rsidR="00B444C3">
        <w:t xml:space="preserve">set of </w:t>
      </w:r>
      <w:r w:rsidR="00C12620">
        <w:t xml:space="preserve">plasma </w:t>
      </w:r>
      <w:r w:rsidR="003B0C4D">
        <w:t>prote</w:t>
      </w:r>
      <w:r w:rsidR="00B444C3">
        <w:t xml:space="preserve">ins </w:t>
      </w:r>
      <w:r w:rsidR="003B0C4D">
        <w:t xml:space="preserve">to </w:t>
      </w:r>
      <w:r w:rsidR="007C53AF">
        <w:t>enable</w:t>
      </w:r>
      <w:r w:rsidR="003B0C4D">
        <w:t xml:space="preserve"> prediction of </w:t>
      </w:r>
      <w:r w:rsidR="00FB7D7E">
        <w:t xml:space="preserve">these subtypes in </w:t>
      </w:r>
      <w:r w:rsidR="007C53AF">
        <w:t>clinical</w:t>
      </w:r>
      <w:r w:rsidR="00FB7D7E">
        <w:t xml:space="preserve"> settings,</w:t>
      </w:r>
      <w:r w:rsidR="007C53AF">
        <w:t xml:space="preserve"> with </w:t>
      </w:r>
      <w:r w:rsidR="00C106CD">
        <w:t xml:space="preserve">potential </w:t>
      </w:r>
      <w:r w:rsidR="007C53AF">
        <w:t xml:space="preserve">implications </w:t>
      </w:r>
      <w:r w:rsidR="00C106CD">
        <w:t>for</w:t>
      </w:r>
      <w:r w:rsidR="004A5C59">
        <w:t xml:space="preserve"> guiding</w:t>
      </w:r>
      <w:r w:rsidR="00C106CD">
        <w:t xml:space="preserve"> future treatment </w:t>
      </w:r>
      <w:r w:rsidR="004C067B">
        <w:t xml:space="preserve">strategies. </w:t>
      </w:r>
      <w:r w:rsidR="004A5C59">
        <w:t xml:space="preserve">Our findings corroborate and expand upon </w:t>
      </w:r>
      <w:r w:rsidR="009C0ED0">
        <w:t xml:space="preserve">existing evidence </w:t>
      </w:r>
      <w:r w:rsidR="00050E27">
        <w:t>implicating</w:t>
      </w:r>
      <w:r w:rsidR="009C0ED0">
        <w:t xml:space="preserve"> </w:t>
      </w:r>
      <w:r w:rsidR="00B34D17">
        <w:t>immun</w:t>
      </w:r>
      <w:r w:rsidR="000D5825">
        <w:t>e</w:t>
      </w:r>
      <w:r w:rsidR="00AD0945">
        <w:t xml:space="preserve"> </w:t>
      </w:r>
      <w:r w:rsidR="004C4101">
        <w:fldChar w:fldCharType="begin"/>
      </w:r>
      <w:r w:rsidR="004C4101">
        <w:instrText xml:space="preserve"> ADDIN EN.CITE &lt;EndNote&gt;&lt;Cite&gt;&lt;Author&gt;Miller&lt;/Author&gt;&lt;Year&gt;2016&lt;/Year&gt;&lt;RecNum&gt;51&lt;/RecNum&gt;&lt;DisplayText&gt;[50]&lt;/DisplayText&gt;&lt;record&gt;&lt;rec-number&gt;51&lt;/rec-number&gt;&lt;foreign-keys&gt;&lt;key app="EN" db-id="9p0vavwpetxzdge2wd9ppdtvetprt0strv9e" timestamp="1741805469"&gt;51&lt;/key&gt;&lt;/foreign-keys&gt;&lt;ref-type name="Journal Article"&gt;17&lt;/ref-type&gt;&lt;contributors&gt;&lt;authors&gt;&lt;author&gt;Miller, A. H.&lt;/author&gt;&lt;author&gt;Raison, C. L.&lt;/author&gt;&lt;/authors&gt;&lt;/contributors&gt;&lt;auth-address&gt;Emory University School of Medicine, Winship Cancer Institute, Atlanta, 30322 Georgia, USA.&amp;#xD;School of Human Ecology, University of Wisconsin-Madison, Madison, 53706 Wisconsin, USA.&lt;/auth-address&gt;&lt;titles&gt;&lt;title&gt;The role of inflammation in depression: from evolutionary imperative to modern treatment target&lt;/title&gt;&lt;secondary-title&gt;Nat Rev Immunol&lt;/secondary-title&gt;&lt;/titles&gt;&lt;periodical&gt;&lt;full-title&gt;Nat Rev Immunol&lt;/full-title&gt;&lt;/periodical&gt;&lt;pages&gt;22-34&lt;/pages&gt;&lt;volume&gt;16&lt;/volume&gt;&lt;number&gt;1&lt;/number&gt;&lt;keywords&gt;&lt;keyword&gt;Adaptive Immunity/immunology&lt;/keyword&gt;&lt;keyword&gt;Brain/*immunology/pathology&lt;/keyword&gt;&lt;keyword&gt;Cytokines/immunology&lt;/keyword&gt;&lt;keyword&gt;Depression/*psychology&lt;/keyword&gt;&lt;keyword&gt;Humans&lt;/keyword&gt;&lt;keyword&gt;Immunity, Innate/immunology&lt;/keyword&gt;&lt;keyword&gt;Inflammasomes/immunology&lt;/keyword&gt;&lt;keyword&gt;Inflammation/*immunology/*psychology&lt;/keyword&gt;&lt;keyword&gt;Neurotransmitter Agents/metabolism&lt;/keyword&gt;&lt;keyword&gt;Signal Transduction/immunology&lt;/keyword&gt;&lt;keyword&gt;T-Lymphocytes/immunology&lt;/keyword&gt;&lt;/keywords&gt;&lt;dates&gt;&lt;year&gt;2016&lt;/year&gt;&lt;pub-dates&gt;&lt;date&gt;Jan&lt;/date&gt;&lt;/pub-dates&gt;&lt;/dates&gt;&lt;isbn&gt;1474-1733 (Print)&amp;#xD;1474-1733&lt;/isbn&gt;&lt;accession-num&gt;26711676&lt;/accession-num&gt;&lt;urls&gt;&lt;/urls&gt;&lt;custom1&gt;Competing interests statement The authors declare no competing interests.&lt;/custom1&gt;&lt;custom2&gt;PMC5542678&lt;/custom2&gt;&lt;custom6&gt;NIHMS884009&lt;/custom6&gt;&lt;electronic-resource-num&gt;10.1038/nri.2015.5&lt;/electronic-resource-num&gt;&lt;remote-database-provider&gt;NLM&lt;/remote-database-provider&gt;&lt;language&gt;eng&lt;/language&gt;&lt;/record&gt;&lt;/Cite&gt;&lt;/EndNote&gt;</w:instrText>
      </w:r>
      <w:r w:rsidR="004C4101">
        <w:fldChar w:fldCharType="separate"/>
      </w:r>
      <w:r w:rsidR="004C4101">
        <w:rPr>
          <w:noProof/>
        </w:rPr>
        <w:t>[50]</w:t>
      </w:r>
      <w:r w:rsidR="004C4101">
        <w:fldChar w:fldCharType="end"/>
      </w:r>
      <w:r w:rsidR="004C4101">
        <w:t>,</w:t>
      </w:r>
      <w:r w:rsidR="000D5825">
        <w:t xml:space="preserve"> </w:t>
      </w:r>
      <w:r w:rsidR="00B34D17">
        <w:t>metabolic</w:t>
      </w:r>
      <w:r w:rsidR="004C4101">
        <w:t xml:space="preserve"> </w:t>
      </w:r>
      <w:r w:rsidR="004C4101">
        <w:fldChar w:fldCharType="begin"/>
      </w:r>
      <w:r w:rsidR="004C4101">
        <w:instrText xml:space="preserve"> ADDIN EN.CITE &lt;EndNote&gt;&lt;Cite&gt;&lt;Author&gt;de Kluiver&lt;/Author&gt;&lt;Year&gt;2023&lt;/Year&gt;&lt;RecNum&gt;52&lt;/RecNum&gt;&lt;DisplayText&gt;[51]&lt;/DisplayText&gt;&lt;record&gt;&lt;rec-number&gt;52&lt;/rec-number&gt;&lt;foreign-keys&gt;&lt;key app="EN" db-id="9p0vavwpetxzdge2wd9ppdtvetprt0strv9e" timestamp="1741805498"&gt;52&lt;/key&gt;&lt;/foreign-keys&gt;&lt;ref-type name="Journal Article"&gt;17&lt;/ref-type&gt;&lt;contributors&gt;&lt;authors&gt;&lt;author&gt;de Kluiver, Hilde&lt;/author&gt;&lt;author&gt;Jansen, Rick&lt;/author&gt;&lt;author&gt;Penninx, Brenda W. J. H.&lt;/author&gt;&lt;author&gt;Giltay, Erik J.&lt;/author&gt;&lt;author&gt;Schoevers, Robert A.&lt;/author&gt;&lt;author&gt;Milaneschi, Yuri&lt;/author&gt;&lt;/authors&gt;&lt;/contributors&gt;&lt;titles&gt;&lt;title&gt;Metabolomics signatures of depression: the role of symptom profiles&lt;/title&gt;&lt;secondary-title&gt;Translational Psychiatry&lt;/secondary-title&gt;&lt;/titles&gt;&lt;periodical&gt;&lt;full-title&gt;Translational Psychiatry&lt;/full-title&gt;&lt;/periodical&gt;&lt;pages&gt;198&lt;/pages&gt;&lt;volume&gt;13&lt;/volume&gt;&lt;number&gt;1&lt;/number&gt;&lt;dates&gt;&lt;year&gt;2023&lt;/year&gt;&lt;pub-dates&gt;&lt;date&gt;2023/06/10&lt;/date&gt;&lt;/pub-dates&gt;&lt;/dates&gt;&lt;isbn&gt;2158-3188&lt;/isbn&gt;&lt;urls&gt;&lt;related-urls&gt;&lt;url&gt;https://doi.org/10.1038/s41398-023-02484-5&lt;/url&gt;&lt;/related-urls&gt;&lt;/urls&gt;&lt;electronic-resource-num&gt;10.1038/s41398-023-02484-5&lt;/electronic-resource-num&gt;&lt;/record&gt;&lt;/Cite&gt;&lt;/EndNote&gt;</w:instrText>
      </w:r>
      <w:r w:rsidR="004C4101">
        <w:fldChar w:fldCharType="separate"/>
      </w:r>
      <w:r w:rsidR="004C4101">
        <w:rPr>
          <w:noProof/>
        </w:rPr>
        <w:t>[51]</w:t>
      </w:r>
      <w:r w:rsidR="004C4101">
        <w:fldChar w:fldCharType="end"/>
      </w:r>
      <w:r w:rsidR="004C4101">
        <w:t>,</w:t>
      </w:r>
      <w:r w:rsidR="00EE6B61">
        <w:t xml:space="preserve"> </w:t>
      </w:r>
      <w:r w:rsidR="00940CB2">
        <w:t>and cell-cycle related</w:t>
      </w:r>
      <w:r w:rsidR="000D5825">
        <w:t xml:space="preserve"> </w:t>
      </w:r>
      <w:r w:rsidR="007B63E2">
        <w:fldChar w:fldCharType="begin"/>
      </w:r>
      <w:r w:rsidR="007B63E2">
        <w:instrText xml:space="preserve"> ADDIN EN.CITE &lt;EndNote&gt;&lt;Cite&gt;&lt;Author&gt;Sforzini&lt;/Author&gt;&lt;Year&gt;2024&lt;/Year&gt;&lt;RecNum&gt;53&lt;/RecNum&gt;&lt;DisplayText&gt;[52]&lt;/DisplayText&gt;&lt;record&gt;&lt;rec-number&gt;53&lt;/rec-number&gt;&lt;foreign-keys&gt;&lt;key app="EN" db-id="9p0vavwpetxzdge2wd9ppdtvetprt0strv9e" timestamp="1741805521"&gt;53&lt;/key&gt;&lt;/foreign-keys&gt;&lt;ref-type name="Journal Article"&gt;17&lt;/ref-type&gt;&lt;contributors&gt;&lt;authors&gt;&lt;author&gt;Sforzini, Luca&lt;/author&gt;&lt;author&gt;Marizzoni, Moira&lt;/author&gt;&lt;author&gt;Bottanelli, Chiara&lt;/author&gt;&lt;author&gt;Kunšteková, Veronika&lt;/author&gt;&lt;author&gt;Zonca, Valentina&lt;/author&gt;&lt;author&gt;Saleri, Samantha&lt;/author&gt;&lt;author&gt;Kose, Melisa&lt;/author&gt;&lt;author&gt;Lombardo, Giulia&lt;/author&gt;&lt;author&gt;Mariani, Nicole&lt;/author&gt;&lt;author&gt;Nettis, Maria A.&lt;/author&gt;&lt;author&gt;Nikkheslat, Naghmeh&lt;/author&gt;&lt;author&gt;Worrell, Courtney&lt;/author&gt;&lt;author&gt;Zajkowska, Zuzanna&lt;/author&gt;&lt;author&gt;Pointon, Linda&lt;/author&gt;&lt;author&gt;Cowen, Philip J.&lt;/author&gt;&lt;author&gt;Cavanagh, Jonathan&lt;/author&gt;&lt;author&gt;Harrison, Neil A.&lt;/author&gt;&lt;author&gt;Riva, Marco A.&lt;/author&gt;&lt;author&gt;Mondelli, Valeria&lt;/author&gt;&lt;author&gt;Bullmore, Edward T.&lt;/author&gt;&lt;author&gt;Cattaneo, Annamaria&lt;/author&gt;&lt;author&gt;Pariante, Carmine M.&lt;/author&gt;&lt;author&gt;the Neuroimmunology of Mood, Disorders&lt;/author&gt;&lt;author&gt;Alzheimer’s Disease, Consortium&lt;/author&gt;&lt;/authors&gt;&lt;/contributors&gt;&lt;titles&gt;&lt;title&gt;Transcriptomic profiles in major depressive disorder: the role of immunometabolic and cell-cycle-related pathways in depression with different levels of inflammation&lt;/title&gt;&lt;secondary-title&gt;Molecular Psychiatry&lt;/secondary-title&gt;&lt;/titles&gt;&lt;periodical&gt;&lt;full-title&gt;Molecular Psychiatry&lt;/full-title&gt;&lt;/periodical&gt;&lt;dates&gt;&lt;year&gt;2024&lt;/year&gt;&lt;pub-dates&gt;&lt;date&gt;2024/09/13&lt;/date&gt;&lt;/pub-dates&gt;&lt;/dates&gt;&lt;isbn&gt;1476-5578&lt;/isbn&gt;&lt;urls&gt;&lt;related-urls&gt;&lt;url&gt;https://doi.org/10.1038/s41380-024-02736-w&lt;/url&gt;&lt;/related-urls&gt;&lt;/urls&gt;&lt;electronic-resource-num&gt;10.1038/s41380-024-02736-w&lt;/electronic-resource-num&gt;&lt;/record&gt;&lt;/Cite&gt;&lt;/EndNote&gt;</w:instrText>
      </w:r>
      <w:r w:rsidR="007B63E2">
        <w:fldChar w:fldCharType="separate"/>
      </w:r>
      <w:r w:rsidR="007B63E2">
        <w:rPr>
          <w:noProof/>
        </w:rPr>
        <w:t>[52]</w:t>
      </w:r>
      <w:r w:rsidR="007B63E2">
        <w:fldChar w:fldCharType="end"/>
      </w:r>
      <w:r w:rsidR="00940CB2">
        <w:t xml:space="preserve"> pathways </w:t>
      </w:r>
      <w:r w:rsidR="00050E27">
        <w:t xml:space="preserve">in the pathophysiology of depression </w:t>
      </w:r>
      <w:r w:rsidR="00B03DDF">
        <w:t xml:space="preserve">and </w:t>
      </w:r>
      <w:r w:rsidR="00DC6D96">
        <w:t xml:space="preserve">provide a framework for biology-based subtyping </w:t>
      </w:r>
      <w:r w:rsidR="006C19D4">
        <w:t>of neuropsychiatric illnesses</w:t>
      </w:r>
      <w:r w:rsidR="001D0542">
        <w:t xml:space="preserve"> </w:t>
      </w:r>
      <w:r w:rsidR="00DC2789">
        <w:t xml:space="preserve">to </w:t>
      </w:r>
      <w:r w:rsidR="00995430">
        <w:t>enabl</w:t>
      </w:r>
      <w:r w:rsidR="00DC2789">
        <w:t>e</w:t>
      </w:r>
      <w:r w:rsidR="001D0542">
        <w:t xml:space="preserve"> </w:t>
      </w:r>
      <w:r w:rsidR="00844745">
        <w:t xml:space="preserve">future </w:t>
      </w:r>
      <w:r w:rsidR="006C19D4">
        <w:t>precision</w:t>
      </w:r>
      <w:r w:rsidR="001D0542">
        <w:t xml:space="preserve"> patient stratification</w:t>
      </w:r>
      <w:r w:rsidR="006C19D4">
        <w:t xml:space="preserve">. </w:t>
      </w:r>
    </w:p>
    <w:p w14:paraId="64E72022" w14:textId="77777777" w:rsidR="005C161D" w:rsidRDefault="005C161D" w:rsidP="005C161D">
      <w:pPr>
        <w:spacing w:line="480" w:lineRule="auto"/>
        <w:rPr>
          <w:sz w:val="36"/>
          <w:szCs w:val="36"/>
        </w:rPr>
      </w:pPr>
    </w:p>
    <w:p w14:paraId="7F555377" w14:textId="7258EB12" w:rsidR="00A4065F" w:rsidRDefault="00C803DC" w:rsidP="7FD4025D">
      <w:pPr>
        <w:spacing w:line="480" w:lineRule="auto"/>
        <w:jc w:val="both"/>
      </w:pPr>
      <w:r>
        <w:t>Following several neuroimaging</w:t>
      </w:r>
      <w:r w:rsidR="005C1330">
        <w:t xml:space="preserve"> </w:t>
      </w:r>
      <w:r w:rsidR="007B63E2">
        <w:fldChar w:fldCharType="begin">
          <w:fldData xml:space="preserve">PEVuZE5vdGU+PENpdGU+PEF1dGhvcj5Db2xvbWJvPC9BdXRob3I+PFllYXI+MjAyNDwvWWVhcj48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</w:fldData>
        </w:fldChar>
      </w:r>
      <w:r w:rsidR="000951F5">
        <w:instrText xml:space="preserve"> ADDIN EN.CITE </w:instrText>
      </w:r>
      <w:r w:rsidR="000951F5">
        <w:fldChar w:fldCharType="begin">
          <w:fldData xml:space="preserve">PEVuZE5vdGU+PENpdGU+PEF1dGhvcj5Db2xvbWJvPC9BdXRob3I+PFllYXI+MjAyNDwvWWVhcj48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</w:fldData>
        </w:fldChar>
      </w:r>
      <w:r w:rsidR="000951F5">
        <w:instrText xml:space="preserve"> ADDIN EN.CITE.DATA </w:instrText>
      </w:r>
      <w:r w:rsidR="000951F5">
        <w:fldChar w:fldCharType="end"/>
      </w:r>
      <w:r w:rsidR="007B63E2">
        <w:fldChar w:fldCharType="separate"/>
      </w:r>
      <w:r w:rsidR="000951F5">
        <w:rPr>
          <w:noProof/>
        </w:rPr>
        <w:t>[15-19]</w:t>
      </w:r>
      <w:r w:rsidR="007B63E2">
        <w:fldChar w:fldCharType="end"/>
      </w:r>
      <w:r>
        <w:t xml:space="preserve">, transcriptomics </w:t>
      </w:r>
      <w:r w:rsidR="000951F5">
        <w:fldChar w:fldCharType="begin">
          <w:fldData xml:space="preserve">PEVuZE5vdGU+PENpdGU+PEF1dGhvcj5Ub3JpaTwvQXV0aG9yPjxZZWFyPjIwMjQ8L1llYXI+PFJl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</w:fldData>
        </w:fldChar>
      </w:r>
      <w:r w:rsidR="00E000EF">
        <w:instrText xml:space="preserve"> ADDIN EN.CITE </w:instrText>
      </w:r>
      <w:r w:rsidR="00E000EF">
        <w:fldChar w:fldCharType="begin">
          <w:fldData xml:space="preserve">PEVuZE5vdGU+PENpdGU+PEF1dGhvcj5Ub3JpaTwvQXV0aG9yPjxZZWFyPjIwMjQ8L1llYXI+PFJl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</w:fldData>
        </w:fldChar>
      </w:r>
      <w:r w:rsidR="00E000EF">
        <w:instrText xml:space="preserve"> ADDIN EN.CITE.DATA </w:instrText>
      </w:r>
      <w:r w:rsidR="00E000EF">
        <w:fldChar w:fldCharType="end"/>
      </w:r>
      <w:r w:rsidR="000951F5">
        <w:fldChar w:fldCharType="separate"/>
      </w:r>
      <w:r w:rsidR="00E000EF">
        <w:rPr>
          <w:noProof/>
        </w:rPr>
        <w:t>[20, 21]</w:t>
      </w:r>
      <w:r w:rsidR="000951F5">
        <w:fldChar w:fldCharType="end"/>
      </w:r>
      <w:r w:rsidR="00E000EF">
        <w:t>,</w:t>
      </w:r>
      <w:r w:rsidR="005C1330">
        <w:t xml:space="preserve"> </w:t>
      </w:r>
      <w:r>
        <w:t xml:space="preserve">and clinical scale-based </w:t>
      </w:r>
      <w:r w:rsidR="00FA5EAD">
        <w:t xml:space="preserve">investigations </w:t>
      </w:r>
      <w:r w:rsidR="00E000EF">
        <w:fldChar w:fldCharType="begin"/>
      </w:r>
      <w:r w:rsidR="00E000EF">
        <w:instrText xml:space="preserve"> ADDIN EN.CITE &lt;EndNote&gt;&lt;Cite&gt;&lt;Author&gt;Milaneschi&lt;/Author&gt;&lt;Year&gt;2020&lt;/Year&gt;&lt;RecNum&gt;9&lt;/RecNum&gt;&lt;DisplayText&gt;[9]&lt;/DisplayText&gt;&lt;record&gt;&lt;rec-number&gt;9&lt;/rec-number&gt;&lt;foreign-keys&gt;&lt;key app="EN" db-id="9p0vavwpetxzdge2wd9ppdtvetprt0strv9e" timestamp="1741800033"&gt;9&lt;/key&gt;&lt;/foreign-keys&gt;&lt;ref-type name="Journal Article"&gt;17&lt;/ref-type&gt;&lt;contributors&gt;&lt;authors&gt;&lt;author&gt;Milaneschi, Yuri&lt;/author&gt;&lt;author&gt;Lamers, Femke&lt;/author&gt;&lt;author&gt;Berk, Michael&lt;/author&gt;&lt;author&gt;Penninx, Brenda W. J. H.&lt;/author&gt;&lt;/authors&gt;&lt;/contributors&gt;&lt;titles&gt;&lt;title&gt;Depression Heterogeneity and Its Biological Underpinnings: Toward Immunometabolic Depression&lt;/title&gt;&lt;secondary-title&gt;Biological Psychiatry&lt;/secondary-title&gt;&lt;/titles&gt;&lt;periodical&gt;&lt;full-title&gt;Biological Psychiatry&lt;/full-title&gt;&lt;/periodical&gt;&lt;pages&gt;369-380&lt;/pages&gt;&lt;volume&gt;88&lt;/volume&gt;&lt;number&gt;5&lt;/number&gt;&lt;keywords&gt;&lt;keyword&gt;Depression&lt;/keyword&gt;&lt;keyword&gt;Heterogeneity&lt;/keyword&gt;&lt;keyword&gt;Homeostasis&lt;/keyword&gt;&lt;keyword&gt;Inflammation&lt;/keyword&gt;&lt;keyword&gt;Metabolism&lt;/keyword&gt;&lt;keyword&gt;Treatment&lt;/keyword&gt;&lt;/keywords&gt;&lt;dates&gt;&lt;year&gt;2020&lt;/year&gt;&lt;pub-dates&gt;&lt;date&gt;2020/09/01/&lt;/date&gt;&lt;/pub-dates&gt;&lt;/dates&gt;&lt;isbn&gt;0006-3223&lt;/isbn&gt;&lt;urls&gt;&lt;related-urls&gt;&lt;url&gt;https://www.sciencedirect.com/science/article/pii/S0006322320300482&lt;/url&gt;&lt;/related-urls&gt;&lt;/urls&gt;&lt;electronic-resource-num&gt;https://doi.org/10.1016/j.biopsych.2020.01.014&lt;/electronic-resource-num&gt;&lt;/record&gt;&lt;/Cite&gt;&lt;/EndNote&gt;</w:instrText>
      </w:r>
      <w:r w:rsidR="00E000EF">
        <w:fldChar w:fldCharType="separate"/>
      </w:r>
      <w:r w:rsidR="00E000EF">
        <w:rPr>
          <w:noProof/>
        </w:rPr>
        <w:t>[9]</w:t>
      </w:r>
      <w:r w:rsidR="00E000EF">
        <w:fldChar w:fldCharType="end"/>
      </w:r>
      <w:r w:rsidR="0036581E">
        <w:t xml:space="preserve"> </w:t>
      </w:r>
      <w:r w:rsidR="00FA5EAD">
        <w:t xml:space="preserve">of </w:t>
      </w:r>
      <w:r w:rsidR="007513D4">
        <w:t>the</w:t>
      </w:r>
      <w:r w:rsidR="00FA5EAD">
        <w:t xml:space="preserve"> heterogeneity</w:t>
      </w:r>
      <w:r w:rsidR="007513D4">
        <w:t xml:space="preserve"> of MDD</w:t>
      </w:r>
      <w:r w:rsidR="00FA5EAD">
        <w:t xml:space="preserve">, </w:t>
      </w:r>
      <w:r w:rsidR="00FA3D79">
        <w:t>recent clinical commentaries</w:t>
      </w:r>
      <w:r w:rsidR="00A62C6F">
        <w:t xml:space="preserve"> </w:t>
      </w:r>
      <w:r w:rsidR="00E000EF">
        <w:fldChar w:fldCharType="begin"/>
      </w:r>
      <w:r w:rsidR="00E000EF">
        <w:instrText xml:space="preserve"> ADDIN EN.CITE &lt;EndNote&gt;&lt;Cite&gt;&lt;Author&gt;Penninx&lt;/Author&gt;&lt;Year&gt;2025&lt;/Year&gt;&lt;RecNum&gt;62&lt;/RecNum&gt;&lt;DisplayText&gt;[53]&lt;/DisplayText&gt;&lt;record&gt;&lt;rec-number&gt;62&lt;/rec-number&gt;&lt;foreign-keys&gt;&lt;key app="EN" db-id="9p0vavwpetxzdge2wd9ppdtvetprt0strv9e" timestamp="1741806110"&gt;62&lt;/key&gt;&lt;/foreign-keys&gt;&lt;ref-type name="Journal Article"&gt;17&lt;/ref-type&gt;&lt;contributors&gt;&lt;authors&gt;&lt;author&gt;Penninx, Brenda W. J. H.&lt;/author&gt;&lt;author&gt;Lamers, Femke&lt;/author&gt;&lt;author&gt;Jansen, Rick&lt;/author&gt;&lt;author&gt;Berk, Michael&lt;/author&gt;&lt;author&gt;Khandaker, Golam M.&lt;/author&gt;&lt;author&gt;De Picker, Livia&lt;/author&gt;&lt;author&gt;Milaneschi, Yuri&lt;/author&gt;&lt;/authors&gt;&lt;/contributors&gt;&lt;titles&gt;&lt;title&gt;Immuno-metabolic depression: from concept to implementation&lt;/title&gt;&lt;secondary-title&gt;The Lancet Regional Health – Europe&lt;/secondary-title&gt;&lt;/titles&gt;&lt;periodical&gt;&lt;full-title&gt;The Lancet Regional Health – Europe&lt;/full-title&gt;&lt;/periodical&gt;&lt;volume&gt;48&lt;/volume&gt;&lt;dates&gt;&lt;year&gt;2025&lt;/year&gt;&lt;/dates&gt;&lt;publisher&gt;Elsevier&lt;/publisher&gt;&lt;isbn&gt;2666-7762&lt;/isbn&gt;&lt;urls&gt;&lt;related-urls&gt;&lt;url&gt;https://doi.org/10.1016/j.lanepe.2024.101166&lt;/url&gt;&lt;/related-urls&gt;&lt;/urls&gt;&lt;electronic-resource-num&gt;10.1016/j.lanepe.2024.101166&lt;/electronic-resource-num&gt;&lt;access-date&gt;2025/03/12&lt;/access-date&gt;&lt;/record&gt;&lt;/Cite&gt;&lt;/EndNote&gt;</w:instrText>
      </w:r>
      <w:r w:rsidR="00E000EF">
        <w:fldChar w:fldCharType="separate"/>
      </w:r>
      <w:r w:rsidR="00E000EF">
        <w:rPr>
          <w:noProof/>
        </w:rPr>
        <w:t>[53]</w:t>
      </w:r>
      <w:r w:rsidR="00E000EF">
        <w:fldChar w:fldCharType="end"/>
      </w:r>
      <w:r w:rsidR="00FA3D79">
        <w:t xml:space="preserve"> have </w:t>
      </w:r>
      <w:r w:rsidR="00FD5006">
        <w:t xml:space="preserve">recommended implementation of </w:t>
      </w:r>
      <w:r w:rsidR="00176895">
        <w:t xml:space="preserve">the term ‘immuno-metabolic’ </w:t>
      </w:r>
      <w:r w:rsidR="006974FF">
        <w:t>depression</w:t>
      </w:r>
      <w:r w:rsidR="00BD69BA">
        <w:t xml:space="preserve"> (IMD)</w:t>
      </w:r>
      <w:r w:rsidR="00FA5C7E">
        <w:t xml:space="preserve"> to</w:t>
      </w:r>
      <w:r w:rsidR="006974FF">
        <w:t xml:space="preserve"> refer</w:t>
      </w:r>
      <w:r w:rsidR="00FA5C7E">
        <w:t xml:space="preserve"> </w:t>
      </w:r>
      <w:r w:rsidR="006974FF">
        <w:t>to</w:t>
      </w:r>
      <w:r w:rsidR="0097439C">
        <w:t xml:space="preserve"> </w:t>
      </w:r>
      <w:r w:rsidR="006974FF">
        <w:t xml:space="preserve">approximately 20-30% of </w:t>
      </w:r>
      <w:r w:rsidR="00FA5C7E">
        <w:t xml:space="preserve">depressed individuals </w:t>
      </w:r>
      <w:r w:rsidR="006E3E28">
        <w:t>who exhibit</w:t>
      </w:r>
      <w:r w:rsidR="00AD6485">
        <w:t xml:space="preserve"> (</w:t>
      </w:r>
      <w:proofErr w:type="spellStart"/>
      <w:r w:rsidR="00AD6485">
        <w:t>i</w:t>
      </w:r>
      <w:proofErr w:type="spellEnd"/>
      <w:r w:rsidR="00AD6485">
        <w:t>) atypical</w:t>
      </w:r>
      <w:r w:rsidR="00BB1203">
        <w:t>,</w:t>
      </w:r>
      <w:r w:rsidR="00FA5C7E">
        <w:t xml:space="preserve"> energy-related</w:t>
      </w:r>
      <w:r w:rsidR="00AD6485">
        <w:t xml:space="preserve"> depressive symptoms, such as anhedonia</w:t>
      </w:r>
      <w:r w:rsidR="00D00AE2">
        <w:t>, fatigue or hypersomnia, (ii) systemic low-grade inflammation</w:t>
      </w:r>
      <w:r w:rsidR="006E3E28">
        <w:t>,</w:t>
      </w:r>
      <w:r w:rsidR="00D00AE2">
        <w:t xml:space="preserve"> </w:t>
      </w:r>
      <w:r w:rsidR="00E244AE">
        <w:t>characterized by</w:t>
      </w:r>
      <w:r w:rsidR="00D00AE2">
        <w:t xml:space="preserve"> increased levels of markers like C-reactive protein, </w:t>
      </w:r>
      <w:r w:rsidR="006E3E28">
        <w:t>and (iii)</w:t>
      </w:r>
      <w:r w:rsidR="0025663F">
        <w:t xml:space="preserve"> an </w:t>
      </w:r>
      <w:r w:rsidR="0025663F">
        <w:lastRenderedPageBreak/>
        <w:t>ab</w:t>
      </w:r>
      <w:r w:rsidR="00130140">
        <w:t>n</w:t>
      </w:r>
      <w:r w:rsidR="0025663F">
        <w:t>ormal</w:t>
      </w:r>
      <w:r w:rsidR="00694E5A">
        <w:t xml:space="preserve"> metabolic profile, </w:t>
      </w:r>
      <w:r w:rsidR="00130140">
        <w:t>characterized</w:t>
      </w:r>
      <w:r w:rsidR="00694E5A">
        <w:t xml:space="preserve"> by insulin and leptin resistance, obesity </w:t>
      </w:r>
      <w:r w:rsidR="00E676F6">
        <w:t xml:space="preserve">and </w:t>
      </w:r>
      <w:r w:rsidR="00130140">
        <w:t>dyslipidemia</w:t>
      </w:r>
      <w:r w:rsidR="009A51EC">
        <w:t xml:space="preserve">. Here, </w:t>
      </w:r>
      <w:r w:rsidR="003D394E">
        <w:t>for</w:t>
      </w:r>
      <w:r w:rsidR="00130140">
        <w:t xml:space="preserve"> the first time at large scale, </w:t>
      </w:r>
      <w:r w:rsidR="009A51EC">
        <w:t xml:space="preserve">we </w:t>
      </w:r>
      <w:r w:rsidR="00282506">
        <w:t>identified and replicated</w:t>
      </w:r>
      <w:r w:rsidR="009A51EC">
        <w:t xml:space="preserve"> </w:t>
      </w:r>
      <w:r w:rsidR="001E342B">
        <w:t xml:space="preserve">an </w:t>
      </w:r>
      <w:r w:rsidR="009A51EC">
        <w:t>immun</w:t>
      </w:r>
      <w:r w:rsidR="00D120BF">
        <w:t>o</w:t>
      </w:r>
      <w:r w:rsidR="009A51EC">
        <w:t xml:space="preserve">-metabolic subtype of depression using a </w:t>
      </w:r>
      <w:r w:rsidR="00D120BF">
        <w:t xml:space="preserve">biologically grounded, </w:t>
      </w:r>
      <w:r w:rsidR="009A51EC">
        <w:t>hypothesis-free</w:t>
      </w:r>
      <w:r w:rsidR="00D120BF">
        <w:t xml:space="preserve"> framework</w:t>
      </w:r>
      <w:r w:rsidR="00130140">
        <w:t>.</w:t>
      </w:r>
      <w:r w:rsidR="00D120BF">
        <w:t xml:space="preserve"> </w:t>
      </w:r>
      <w:r w:rsidR="00130140">
        <w:t xml:space="preserve">We </w:t>
      </w:r>
      <w:r w:rsidR="00DA5863">
        <w:t>observed</w:t>
      </w:r>
      <w:r w:rsidR="00130140">
        <w:t xml:space="preserve"> </w:t>
      </w:r>
      <w:r w:rsidR="00D120BF">
        <w:t>that</w:t>
      </w:r>
      <w:r w:rsidR="009A51EC">
        <w:t xml:space="preserve"> </w:t>
      </w:r>
      <w:r w:rsidR="00D120BF">
        <w:t xml:space="preserve">approximately </w:t>
      </w:r>
      <w:r w:rsidR="003E642D">
        <w:t>27.</w:t>
      </w:r>
      <w:r w:rsidR="008A0301">
        <w:t>6-</w:t>
      </w:r>
      <w:r w:rsidR="003E642D">
        <w:t xml:space="preserve">30% of MDD cases </w:t>
      </w:r>
      <w:r w:rsidR="0097223C">
        <w:t xml:space="preserve">in UKB </w:t>
      </w:r>
      <w:r w:rsidR="003E642D">
        <w:t>are characterized by</w:t>
      </w:r>
      <w:r w:rsidR="00330E40">
        <w:t xml:space="preserve"> (</w:t>
      </w:r>
      <w:proofErr w:type="spellStart"/>
      <w:r w:rsidR="00330E40">
        <w:t>i</w:t>
      </w:r>
      <w:proofErr w:type="spellEnd"/>
      <w:r w:rsidR="00330E40">
        <w:t>)</w:t>
      </w:r>
      <w:r w:rsidR="003E642D">
        <w:t xml:space="preserve"> </w:t>
      </w:r>
      <w:r w:rsidR="00420583">
        <w:t xml:space="preserve">increased </w:t>
      </w:r>
      <w:r w:rsidR="00221ED2">
        <w:t xml:space="preserve">levels of </w:t>
      </w:r>
      <w:r w:rsidR="00252EFA">
        <w:t xml:space="preserve">cytokines and </w:t>
      </w:r>
      <w:r w:rsidR="00221ED2">
        <w:t>immune markers like CRP and TNF</w:t>
      </w:r>
      <w:r w:rsidR="00252EFA">
        <w:t>,</w:t>
      </w:r>
      <w:r w:rsidR="00330E40">
        <w:t xml:space="preserve"> (ii)</w:t>
      </w:r>
      <w:r w:rsidR="00252EFA">
        <w:t xml:space="preserve"> overweight-to-obese BMI</w:t>
      </w:r>
      <w:r w:rsidR="00756335">
        <w:t xml:space="preserve"> and</w:t>
      </w:r>
      <w:r w:rsidR="00484B8A">
        <w:t xml:space="preserve"> </w:t>
      </w:r>
      <w:r w:rsidR="004D4DCA">
        <w:t xml:space="preserve">elevated </w:t>
      </w:r>
      <w:r w:rsidR="00482CC0">
        <w:t xml:space="preserve">genetic susceptibility </w:t>
      </w:r>
      <w:r w:rsidR="004D4DCA">
        <w:t xml:space="preserve">for abnormal </w:t>
      </w:r>
      <w:r w:rsidR="00482CC0">
        <w:t>BMI</w:t>
      </w:r>
      <w:r w:rsidR="00252EFA">
        <w:t>,</w:t>
      </w:r>
      <w:r w:rsidR="00484B8A">
        <w:t xml:space="preserve"> </w:t>
      </w:r>
      <w:r w:rsidR="001334F7">
        <w:t xml:space="preserve">(iii) </w:t>
      </w:r>
      <w:r w:rsidR="00756335">
        <w:t xml:space="preserve">higher incidence of co-morbid kidney disease and </w:t>
      </w:r>
      <w:r w:rsidR="009C1BFF">
        <w:t xml:space="preserve">significantly </w:t>
      </w:r>
      <w:r w:rsidR="00596F6C">
        <w:t>altered</w:t>
      </w:r>
      <w:r w:rsidR="001334F7">
        <w:t xml:space="preserve"> levels of </w:t>
      </w:r>
      <w:r w:rsidR="005D3F1D">
        <w:t xml:space="preserve">various </w:t>
      </w:r>
      <w:r w:rsidR="001334F7">
        <w:t>metabolic</w:t>
      </w:r>
      <w:r w:rsidR="009D2500">
        <w:t xml:space="preserve"> and lipid</w:t>
      </w:r>
      <w:r w:rsidR="001334F7">
        <w:t xml:space="preserve"> markers</w:t>
      </w:r>
      <w:r w:rsidR="008C1244">
        <w:t xml:space="preserve">. </w:t>
      </w:r>
      <w:r w:rsidR="00424792">
        <w:t>E</w:t>
      </w:r>
      <w:r w:rsidR="005615DE">
        <w:t>xpand</w:t>
      </w:r>
      <w:r w:rsidR="00424792">
        <w:t xml:space="preserve">ing </w:t>
      </w:r>
      <w:r w:rsidR="005615DE">
        <w:t xml:space="preserve">upon prior descriptions of </w:t>
      </w:r>
      <w:r w:rsidR="00424792">
        <w:t>this subtype</w:t>
      </w:r>
      <w:r w:rsidR="00BD69BA">
        <w:t xml:space="preserve">, </w:t>
      </w:r>
      <w:r w:rsidR="00424792">
        <w:t xml:space="preserve">we </w:t>
      </w:r>
      <w:r w:rsidR="002817E9">
        <w:t>found that</w:t>
      </w:r>
      <w:r w:rsidR="00424792">
        <w:t xml:space="preserve"> people </w:t>
      </w:r>
      <w:r w:rsidR="001A54DE">
        <w:t xml:space="preserve">with IMD </w:t>
      </w:r>
      <w:r w:rsidR="000D4941">
        <w:t>may be</w:t>
      </w:r>
      <w:r w:rsidR="001A54DE">
        <w:t xml:space="preserve"> </w:t>
      </w:r>
      <w:r w:rsidR="00DA3910">
        <w:t>more likely, on average, to</w:t>
      </w:r>
      <w:r w:rsidR="00B71992">
        <w:t xml:space="preserve"> binge-eat and</w:t>
      </w:r>
      <w:r w:rsidR="00DA3910">
        <w:t xml:space="preserve"> </w:t>
      </w:r>
      <w:r w:rsidR="007F00EA">
        <w:t xml:space="preserve">to </w:t>
      </w:r>
      <w:r w:rsidR="00DA3910">
        <w:t>self-harm</w:t>
      </w:r>
      <w:r w:rsidR="00D47560">
        <w:t xml:space="preserve">, </w:t>
      </w:r>
      <w:r w:rsidR="007F00EA">
        <w:t xml:space="preserve">and </w:t>
      </w:r>
      <w:r w:rsidR="002817E9">
        <w:t>that</w:t>
      </w:r>
      <w:r w:rsidR="007F00EA">
        <w:t xml:space="preserve"> </w:t>
      </w:r>
      <w:r w:rsidR="002E5D3E">
        <w:t>IMD</w:t>
      </w:r>
      <w:r w:rsidR="007F00EA">
        <w:t xml:space="preserve"> </w:t>
      </w:r>
      <w:r w:rsidR="00216655">
        <w:t>may be</w:t>
      </w:r>
      <w:r w:rsidR="00216655">
        <w:t xml:space="preserve"> </w:t>
      </w:r>
      <w:r w:rsidR="009A1B52">
        <w:t xml:space="preserve">characterized by </w:t>
      </w:r>
      <w:r w:rsidR="00A31767">
        <w:t>structural alterations in</w:t>
      </w:r>
      <w:r w:rsidR="00F23586">
        <w:t xml:space="preserve"> </w:t>
      </w:r>
      <w:r w:rsidR="00FB0A04">
        <w:t xml:space="preserve">brain regions critical for emotional processing, </w:t>
      </w:r>
      <w:r w:rsidR="00081D61">
        <w:t>particularly</w:t>
      </w:r>
      <w:r w:rsidR="00FB0A04">
        <w:t xml:space="preserve"> the </w:t>
      </w:r>
      <w:r w:rsidR="00252C36">
        <w:t xml:space="preserve">nucleus </w:t>
      </w:r>
      <w:proofErr w:type="spellStart"/>
      <w:r w:rsidR="00252C36">
        <w:t>accumbens</w:t>
      </w:r>
      <w:proofErr w:type="spellEnd"/>
      <w:r w:rsidR="00A31767">
        <w:t xml:space="preserve"> </w:t>
      </w:r>
      <w:r w:rsidR="006966B3">
        <w:t>and hippocampus</w:t>
      </w:r>
      <w:r w:rsidR="00000FAC">
        <w:t xml:space="preserve"> </w:t>
      </w:r>
      <w:r w:rsidR="00E000EF">
        <w:fldChar w:fldCharType="begin">
          <w:fldData xml:space="preserve">PEVuZE5vdGU+PENpdGU+PEF1dGhvcj5SaWNoYXJkc29uPC9BdXRob3I+PFllYXI+MjAwNDwvWWVh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</w:fldData>
        </w:fldChar>
      </w:r>
      <w:r w:rsidR="00ED1758">
        <w:instrText xml:space="preserve"> ADDIN EN.CITE </w:instrText>
      </w:r>
      <w:r w:rsidR="00ED1758">
        <w:fldChar w:fldCharType="begin">
          <w:fldData xml:space="preserve">PEVuZE5vdGU+PENpdGU+PEF1dGhvcj5SaWNoYXJkc29uPC9BdXRob3I+PFllYXI+MjAwNDwvWWVh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</w:fldData>
        </w:fldChar>
      </w:r>
      <w:r w:rsidR="00ED1758">
        <w:instrText xml:space="preserve"> ADDIN EN.CITE.DATA </w:instrText>
      </w:r>
      <w:r w:rsidR="00ED1758">
        <w:fldChar w:fldCharType="end"/>
      </w:r>
      <w:r w:rsidR="00E000EF">
        <w:fldChar w:fldCharType="separate"/>
      </w:r>
      <w:r w:rsidR="00ED1758">
        <w:rPr>
          <w:noProof/>
        </w:rPr>
        <w:t>[54, 55]</w:t>
      </w:r>
      <w:r w:rsidR="00E000EF">
        <w:fldChar w:fldCharType="end"/>
      </w:r>
      <w:r w:rsidR="00000FAC">
        <w:t>.</w:t>
      </w:r>
      <w:r w:rsidR="00B949DD">
        <w:t xml:space="preserve"> </w:t>
      </w:r>
      <w:r w:rsidR="00E619F6">
        <w:t>Additionally</w:t>
      </w:r>
      <w:r w:rsidR="00DF0B77">
        <w:t>, we</w:t>
      </w:r>
      <w:r w:rsidR="00BF10DF">
        <w:t xml:space="preserve"> </w:t>
      </w:r>
      <w:r w:rsidR="00726FBF">
        <w:t>observed</w:t>
      </w:r>
      <w:r w:rsidR="00BF10DF">
        <w:t xml:space="preserve"> </w:t>
      </w:r>
      <w:r w:rsidR="00CD1E55">
        <w:t xml:space="preserve">that both </w:t>
      </w:r>
      <w:r w:rsidR="00BF10DF">
        <w:t xml:space="preserve">innate </w:t>
      </w:r>
      <w:r w:rsidR="00DD1785">
        <w:t xml:space="preserve">and adaptive </w:t>
      </w:r>
      <w:r w:rsidR="00BF10DF">
        <w:t>immune signaling</w:t>
      </w:r>
      <w:r w:rsidR="00DD1785">
        <w:t xml:space="preserve"> pathways</w:t>
      </w:r>
      <w:r w:rsidR="00BF10DF">
        <w:t xml:space="preserve"> underpin</w:t>
      </w:r>
      <w:r w:rsidR="00F87C9B">
        <w:t xml:space="preserve"> </w:t>
      </w:r>
      <w:r w:rsidR="00785C0D">
        <w:t>th</w:t>
      </w:r>
      <w:r w:rsidR="000413E6">
        <w:t>is</w:t>
      </w:r>
      <w:r w:rsidR="00785C0D">
        <w:t xml:space="preserve"> immun</w:t>
      </w:r>
      <w:r w:rsidR="00200839">
        <w:t>o</w:t>
      </w:r>
      <w:r w:rsidR="00785C0D">
        <w:t>-metabolic subtype</w:t>
      </w:r>
      <w:r w:rsidR="00F023DB">
        <w:t xml:space="preserve">, </w:t>
      </w:r>
      <w:r w:rsidR="00DB150D">
        <w:t>with</w:t>
      </w:r>
      <w:r w:rsidR="00E46EB6">
        <w:t xml:space="preserve"> </w:t>
      </w:r>
      <w:r w:rsidR="001252E9">
        <w:t xml:space="preserve">key </w:t>
      </w:r>
      <w:r w:rsidR="00DB150D">
        <w:t xml:space="preserve">upregulated </w:t>
      </w:r>
      <w:r w:rsidR="001252E9">
        <w:t>proteins includ</w:t>
      </w:r>
      <w:r w:rsidR="00DB150D">
        <w:t xml:space="preserve">ing </w:t>
      </w:r>
      <w:r w:rsidR="00F023DB">
        <w:t>(</w:t>
      </w:r>
      <w:proofErr w:type="spellStart"/>
      <w:r w:rsidR="00F023DB">
        <w:t>i</w:t>
      </w:r>
      <w:proofErr w:type="spellEnd"/>
      <w:r w:rsidR="00F023DB">
        <w:t xml:space="preserve">) </w:t>
      </w:r>
      <w:r w:rsidR="001252E9">
        <w:t>membrane cofactor protein CD</w:t>
      </w:r>
      <w:r w:rsidR="00F023DB">
        <w:t xml:space="preserve">46, a regulator of complement activation </w:t>
      </w:r>
      <w:r w:rsidR="00C95193">
        <w:t>localized to the blood-brain barrier</w:t>
      </w:r>
      <w:r w:rsidR="00074181">
        <w:t xml:space="preserve"> </w:t>
      </w:r>
      <w:r w:rsidR="00ED1758">
        <w:fldChar w:fldCharType="begin">
          <w:fldData xml:space="preserve">PEVuZE5vdGU+PENpdGU+PEF1dGhvcj5Kb2hhbnNzb248L0F1dGhvcj48WWVhcj4yMDAzPC9ZZWFy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</w:fldData>
        </w:fldChar>
      </w:r>
      <w:r w:rsidR="00ED1758">
        <w:instrText xml:space="preserve"> ADDIN EN.CITE </w:instrText>
      </w:r>
      <w:r w:rsidR="00ED1758">
        <w:fldChar w:fldCharType="begin">
          <w:fldData xml:space="preserve">PEVuZE5vdGU+PENpdGU+PEF1dGhvcj5Kb2hhbnNzb248L0F1dGhvcj48WWVhcj4yMDAzPC9ZZWFy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</w:fldData>
        </w:fldChar>
      </w:r>
      <w:r w:rsidR="00ED1758">
        <w:instrText xml:space="preserve"> ADDIN EN.CITE.DATA </w:instrText>
      </w:r>
      <w:r w:rsidR="00ED1758">
        <w:fldChar w:fldCharType="end"/>
      </w:r>
      <w:r w:rsidR="00ED1758">
        <w:fldChar w:fldCharType="separate"/>
      </w:r>
      <w:r w:rsidR="00ED1758">
        <w:rPr>
          <w:noProof/>
        </w:rPr>
        <w:t>[56-58]</w:t>
      </w:r>
      <w:r w:rsidR="00ED1758">
        <w:fldChar w:fldCharType="end"/>
      </w:r>
      <w:r w:rsidR="00C95193">
        <w:t xml:space="preserve">, (ii) </w:t>
      </w:r>
      <w:r w:rsidR="00C7793B">
        <w:t xml:space="preserve">triggering receptor expressed on myeloid cells like 2 (TREML2), </w:t>
      </w:r>
      <w:r w:rsidR="00C74BD7">
        <w:t>a protein implicated in microglial activation and neurodegeneration</w:t>
      </w:r>
      <w:r w:rsidR="00B81629">
        <w:t xml:space="preserve"> </w:t>
      </w:r>
      <w:r w:rsidR="00ED1758">
        <w:fldChar w:fldCharType="begin">
          <w:fldData xml:space="preserve">PEVuZE5vdGU+PENpdGU+PEF1dGhvcj5aaGVuZzwvQXV0aG9yPjxZZWFyPjIwMTY8L1llYXI+PFJl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</w:fldData>
        </w:fldChar>
      </w:r>
      <w:r w:rsidR="00ED1758">
        <w:instrText xml:space="preserve"> ADDIN EN.CITE </w:instrText>
      </w:r>
      <w:r w:rsidR="00ED1758">
        <w:fldChar w:fldCharType="begin">
          <w:fldData xml:space="preserve">PEVuZE5vdGU+PENpdGU+PEF1dGhvcj5aaGVuZzwvQXV0aG9yPjxZZWFyPjIwMTY8L1llYXI+PFJl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</w:fldData>
        </w:fldChar>
      </w:r>
      <w:r w:rsidR="00ED1758">
        <w:instrText xml:space="preserve"> ADDIN EN.CITE.DATA </w:instrText>
      </w:r>
      <w:r w:rsidR="00ED1758">
        <w:fldChar w:fldCharType="end"/>
      </w:r>
      <w:r w:rsidR="00ED1758">
        <w:fldChar w:fldCharType="separate"/>
      </w:r>
      <w:r w:rsidR="00ED1758">
        <w:rPr>
          <w:noProof/>
        </w:rPr>
        <w:t>[59, 60]</w:t>
      </w:r>
      <w:r w:rsidR="00ED1758">
        <w:fldChar w:fldCharType="end"/>
      </w:r>
      <w:r w:rsidR="00771A6C">
        <w:t>,</w:t>
      </w:r>
      <w:r w:rsidR="00515E3A">
        <w:t xml:space="preserve"> (iii) CD5, a marker of T-cells and </w:t>
      </w:r>
      <w:r w:rsidR="00302D50">
        <w:t xml:space="preserve">B-1a </w:t>
      </w:r>
      <w:r w:rsidR="00DD1D45">
        <w:t>lymphocytes</w:t>
      </w:r>
      <w:r w:rsidR="00302D50">
        <w:t xml:space="preserve"> </w:t>
      </w:r>
      <w:r w:rsidR="00ED1758">
        <w:fldChar w:fldCharType="begin"/>
      </w:r>
      <w:r w:rsidR="00ED1758">
        <w:instrText xml:space="preserve"> ADDIN EN.CITE &lt;EndNote&gt;&lt;Cite&gt;&lt;Author&gt;Soldevila&lt;/Author&gt;&lt;Year&gt;2011&lt;/Year&gt;&lt;RecNum&gt;70&lt;/RecNum&gt;&lt;DisplayText&gt;[61]&lt;/DisplayText&gt;&lt;record&gt;&lt;rec-number&gt;70&lt;/rec-number&gt;&lt;foreign-keys&gt;&lt;key app="EN" db-id="9p0vavwpetxzdge2wd9ppdtvetprt0strv9e" timestamp="1741806383"&gt;70&lt;/key&gt;&lt;/foreign-keys&gt;&lt;ref-type name="Journal Article"&gt;17&lt;/ref-type&gt;&lt;contributors&gt;&lt;authors&gt;&lt;author&gt;Soldevila, G.&lt;/author&gt;&lt;author&gt;Raman, C.&lt;/author&gt;&lt;author&gt;Lozano, F.&lt;/author&gt;&lt;/authors&gt;&lt;/contributors&gt;&lt;auth-address&gt;Departamento de Inmunología, Instituto de Investigaciones Biomédicas, Universidad Nacional Autónoma de México (UNAM), Circuito Escolar s/n, Aptdo Postal 70228, Ciudad Universitaria, México, DF 04510, Mexico. soldevi@servidor.unam.mx&lt;/auth-address&gt;&lt;titles&gt;&lt;title&gt;The immunomodulatory properties of the CD5 lymphocyte receptor in health and disease&lt;/title&gt;&lt;secondary-title&gt;Curr Opin Immunol&lt;/secondary-title&gt;&lt;/titles&gt;&lt;periodical&gt;&lt;full-title&gt;Curr Opin Immunol&lt;/full-title&gt;&lt;/periodical&gt;&lt;pages&gt;310-8&lt;/pages&gt;&lt;volume&gt;23&lt;/volume&gt;&lt;number&gt;3&lt;/number&gt;&lt;edition&gt;20110407&lt;/edition&gt;&lt;keywords&gt;&lt;keyword&gt;Animals&lt;/keyword&gt;&lt;keyword&gt;B-Lymphocytes/cytology/*immunology/metabolism&lt;/keyword&gt;&lt;keyword&gt;CD5 Antigens/*immunology/metabolism&lt;/keyword&gt;&lt;keyword&gt;Cell Survival&lt;/keyword&gt;&lt;keyword&gt;Humans&lt;/keyword&gt;&lt;keyword&gt;Immune Tolerance&lt;/keyword&gt;&lt;keyword&gt;Signal Transduction&lt;/keyword&gt;&lt;keyword&gt;T-Lymphocytes/cytology/*immunology/metabolism&lt;/keyword&gt;&lt;/keywords&gt;&lt;dates&gt;&lt;year&gt;2011&lt;/year&gt;&lt;pub-dates&gt;&lt;date&gt;Jun&lt;/date&gt;&lt;/pub-dates&gt;&lt;/dates&gt;&lt;isbn&gt;0952-7915 (Print)&amp;#xD;0952-7915&lt;/isbn&gt;&lt;accession-num&gt;21482089&lt;/accession-num&gt;&lt;urls&gt;&lt;/urls&gt;&lt;custom2&gt;PMC3109098&lt;/custom2&gt;&lt;custom6&gt;NIHMS288173&lt;/custom6&gt;&lt;electronic-resource-num&gt;10.1016/j.coi.2011.03.003&lt;/electronic-resource-num&gt;&lt;remote-database-provider&gt;NLM&lt;/remote-database-provider&gt;&lt;language&gt;eng&lt;/language&gt;&lt;/record&gt;&lt;/Cite&gt;&lt;/EndNote&gt;</w:instrText>
      </w:r>
      <w:r w:rsidR="00ED1758">
        <w:fldChar w:fldCharType="separate"/>
      </w:r>
      <w:r w:rsidR="00ED1758">
        <w:rPr>
          <w:noProof/>
        </w:rPr>
        <w:t>[61]</w:t>
      </w:r>
      <w:r w:rsidR="00ED1758">
        <w:fldChar w:fldCharType="end"/>
      </w:r>
      <w:r w:rsidR="0039108C">
        <w:t>, and</w:t>
      </w:r>
      <w:r w:rsidR="00771A6C">
        <w:t xml:space="preserve"> </w:t>
      </w:r>
      <w:r w:rsidR="0030272B">
        <w:t>(i</w:t>
      </w:r>
      <w:r w:rsidR="0039108C">
        <w:t>v</w:t>
      </w:r>
      <w:r w:rsidR="0030272B">
        <w:t xml:space="preserve">) </w:t>
      </w:r>
      <w:proofErr w:type="spellStart"/>
      <w:r w:rsidR="00074E3C">
        <w:t>butyrophilin</w:t>
      </w:r>
      <w:proofErr w:type="spellEnd"/>
      <w:r w:rsidR="00074E3C">
        <w:t xml:space="preserve"> subfamily 2 member A1 (BTN2A1</w:t>
      </w:r>
      <w:r w:rsidR="00840F74">
        <w:t>), a</w:t>
      </w:r>
      <w:r w:rsidR="00344D3D">
        <w:t xml:space="preserve">n immune checkpoint </w:t>
      </w:r>
      <w:r w:rsidR="00840F74">
        <w:t>protein</w:t>
      </w:r>
      <w:r w:rsidR="005716F9">
        <w:t xml:space="preserve"> </w:t>
      </w:r>
      <w:r w:rsidR="00ED1758">
        <w:fldChar w:fldCharType="begin">
          <w:fldData xml:space="preserve">PEVuZE5vdGU+PENpdGU+PEF1dGhvcj5DYW5vPC9BdXRob3I+PFllYXI+MjAyMTwvWWVhcj48UmVj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</w:fldData>
        </w:fldChar>
      </w:r>
      <w:r w:rsidR="00ED1758">
        <w:instrText xml:space="preserve"> ADDIN EN.CITE </w:instrText>
      </w:r>
      <w:r w:rsidR="00ED1758">
        <w:fldChar w:fldCharType="begin">
          <w:fldData xml:space="preserve">PEVuZE5vdGU+PENpdGU+PEF1dGhvcj5DYW5vPC9BdXRob3I+PFllYXI+MjAyMTwvWWVhcj48UmVj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</w:fldData>
        </w:fldChar>
      </w:r>
      <w:r w:rsidR="00ED1758">
        <w:instrText xml:space="preserve"> ADDIN EN.CITE.DATA </w:instrText>
      </w:r>
      <w:r w:rsidR="00ED1758">
        <w:fldChar w:fldCharType="end"/>
      </w:r>
      <w:r w:rsidR="00ED1758">
        <w:fldChar w:fldCharType="separate"/>
      </w:r>
      <w:r w:rsidR="00ED1758">
        <w:rPr>
          <w:noProof/>
        </w:rPr>
        <w:t>[62]</w:t>
      </w:r>
      <w:r w:rsidR="00ED1758">
        <w:fldChar w:fldCharType="end"/>
      </w:r>
      <w:r w:rsidR="00344D3D">
        <w:t xml:space="preserve"> </w:t>
      </w:r>
      <w:r w:rsidR="005716F9">
        <w:t>highly expressed in brain</w:t>
      </w:r>
      <w:r w:rsidR="00FB5B9D">
        <w:t xml:space="preserve"> </w:t>
      </w:r>
      <w:r w:rsidR="005716F9">
        <w:t xml:space="preserve">and </w:t>
      </w:r>
      <w:r w:rsidR="00D11CFE">
        <w:t xml:space="preserve">previously </w:t>
      </w:r>
      <w:r w:rsidR="00FB5B9D">
        <w:t>causal</w:t>
      </w:r>
      <w:r w:rsidR="005716F9">
        <w:t>ly</w:t>
      </w:r>
      <w:r w:rsidR="00FB5B9D">
        <w:t xml:space="preserve"> </w:t>
      </w:r>
      <w:r w:rsidR="005716F9">
        <w:t xml:space="preserve">associated </w:t>
      </w:r>
      <w:r w:rsidR="00FB5B9D">
        <w:t xml:space="preserve">with MDD susceptibility </w:t>
      </w:r>
      <w:r w:rsidR="006326F9">
        <w:fldChar w:fldCharType="begin">
          <w:fldData xml:space="preserve">PEVuZE5vdGU+PENpdGU+PEF1dGhvcj5MaTwvQXV0aG9yPjxZZWFyPjIwMjU8L1llYXI+PFJlY051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</w:fldData>
        </w:fldChar>
      </w:r>
      <w:r w:rsidR="006326F9">
        <w:instrText xml:space="preserve"> ADDIN EN.CITE </w:instrText>
      </w:r>
      <w:r w:rsidR="006326F9">
        <w:fldChar w:fldCharType="begin">
          <w:fldData xml:space="preserve">PEVuZE5vdGU+PENpdGU+PEF1dGhvcj5MaTwvQXV0aG9yPjxZZWFyPjIwMjU8L1llYXI+PFJlY051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</w:fldData>
        </w:fldChar>
      </w:r>
      <w:r w:rsidR="006326F9">
        <w:instrText xml:space="preserve"> ADDIN EN.CITE.DATA </w:instrText>
      </w:r>
      <w:r w:rsidR="006326F9">
        <w:fldChar w:fldCharType="end"/>
      </w:r>
      <w:r w:rsidR="006326F9">
        <w:fldChar w:fldCharType="separate"/>
      </w:r>
      <w:r w:rsidR="006326F9">
        <w:rPr>
          <w:noProof/>
        </w:rPr>
        <w:t>[63]</w:t>
      </w:r>
      <w:r w:rsidR="006326F9">
        <w:fldChar w:fldCharType="end"/>
      </w:r>
      <w:r w:rsidR="00F80D0A">
        <w:t xml:space="preserve"> and hypertension</w:t>
      </w:r>
      <w:r w:rsidR="002D1FC6">
        <w:t xml:space="preserve"> </w:t>
      </w:r>
      <w:r w:rsidR="006326F9">
        <w:fldChar w:fldCharType="begin"/>
      </w:r>
      <w:r w:rsidR="006326F9">
        <w:instrText xml:space="preserve"> ADDIN EN.CITE &lt;EndNote&gt;&lt;Cite&gt;&lt;Author&gt;Murakata&lt;/Author&gt;&lt;Year&gt;2014&lt;/Year&gt;&lt;RecNum&gt;73&lt;/RecNum&gt;&lt;DisplayText&gt;[64]&lt;/DisplayText&gt;&lt;record&gt;&lt;rec-number&gt;73&lt;/rec-number&gt;&lt;foreign-keys&gt;&lt;key app="EN" db-id="9p0vavwpetxzdge2wd9ppdtvetprt0strv9e" timestamp="1741806469"&gt;73&lt;/key&gt;&lt;/foreign-keys&gt;&lt;ref-type name="Journal Article"&gt;17&lt;/ref-type&gt;&lt;contributors&gt;&lt;authors&gt;&lt;author&gt;Murakata, Y.&lt;/author&gt;&lt;author&gt;Fujimaki, T.&lt;/author&gt;&lt;author&gt;Yamada, Y.&lt;/author&gt;&lt;/authors&gt;&lt;/contributors&gt;&lt;auth-address&gt;Department of Human Functional Genomics, Life Science Research Center, Mie University, Tsu, Mie 514-8507, Japan ; Department of Medical Genomics and Proteomics, Institute of Basic Sciences, Graduate School of Medicine, Mie University, Tsu, Mie 514-8507, Japan.&amp;#xD;Department of Cardiovascular Medicine, Inabe General Hospital, Inabe, Mie 511-0428, Japan.&lt;/auth-address&gt;&lt;titles&gt;&lt;title&gt;Association of a butyrophilin, subfamily 2, member A1 gene polymorphism with hypertension&lt;/title&gt;&lt;secondary-title&gt;Biomed Rep&lt;/secondary-title&gt;&lt;/titles&gt;&lt;periodical&gt;&lt;full-title&gt;Biomed Rep&lt;/full-title&gt;&lt;/periodical&gt;&lt;pages&gt;818-822&lt;/pages&gt;&lt;volume&gt;2&lt;/volume&gt;&lt;number&gt;6&lt;/number&gt;&lt;edition&gt;20140811&lt;/edition&gt;&lt;keywords&gt;&lt;keyword&gt;cohort study&lt;/keyword&gt;&lt;keyword&gt;genetic epidemiology&lt;/keyword&gt;&lt;keyword&gt;genetics&lt;/keyword&gt;&lt;keyword&gt;hypertension&lt;/keyword&gt;&lt;keyword&gt;polymorphism&lt;/keyword&gt;&lt;/keywords&gt;&lt;dates&gt;&lt;year&gt;2014&lt;/year&gt;&lt;pub-dates&gt;&lt;date&gt;Nov&lt;/date&gt;&lt;/pub-dates&gt;&lt;/dates&gt;&lt;isbn&gt;2049-9434 (Print)&amp;#xD;2049-9434&lt;/isbn&gt;&lt;accession-num&gt;25279152&lt;/accession-num&gt;&lt;urls&gt;&lt;/urls&gt;&lt;custom2&gt;PMC4179691&lt;/custom2&gt;&lt;electronic-resource-num&gt;10.3892/br.2014.340&lt;/electronic-resource-num&gt;&lt;remote-database-provider&gt;NLM&lt;/remote-database-provider&gt;&lt;language&gt;eng&lt;/language&gt;&lt;/record&gt;&lt;/Cite&gt;&lt;/EndNote&gt;</w:instrText>
      </w:r>
      <w:r w:rsidR="006326F9">
        <w:fldChar w:fldCharType="separate"/>
      </w:r>
      <w:r w:rsidR="006326F9">
        <w:rPr>
          <w:noProof/>
        </w:rPr>
        <w:t>[64]</w:t>
      </w:r>
      <w:r w:rsidR="006326F9">
        <w:fldChar w:fldCharType="end"/>
      </w:r>
      <w:r w:rsidR="00BF10DF">
        <w:t xml:space="preserve">. </w:t>
      </w:r>
      <w:r w:rsidR="00EA2E45">
        <w:t xml:space="preserve">Notably, we did not observe robust differences between </w:t>
      </w:r>
      <w:r w:rsidR="00D84A2D">
        <w:t xml:space="preserve">the three </w:t>
      </w:r>
      <w:r w:rsidR="00DF133E">
        <w:t>molecular subtypes of MDD on measures of energy-related depressive symptom</w:t>
      </w:r>
      <w:r w:rsidR="00A929CF">
        <w:t>s, potentially due</w:t>
      </w:r>
      <w:r w:rsidR="006B56DE">
        <w:t xml:space="preserve"> </w:t>
      </w:r>
      <w:r w:rsidR="00A929CF">
        <w:t xml:space="preserve">to </w:t>
      </w:r>
      <w:r w:rsidR="00E67DF0">
        <w:t>an</w:t>
      </w:r>
      <w:r w:rsidR="006B43B1">
        <w:t xml:space="preserve"> </w:t>
      </w:r>
      <w:r w:rsidR="00C568F6">
        <w:t xml:space="preserve">interval </w:t>
      </w:r>
      <w:r w:rsidR="00E67DF0">
        <w:t>of ten</w:t>
      </w:r>
      <w:r w:rsidR="00FF561A">
        <w:t xml:space="preserve"> </w:t>
      </w:r>
      <w:r w:rsidR="00E67DF0">
        <w:t>years</w:t>
      </w:r>
      <w:r w:rsidR="00B20AD0">
        <w:t xml:space="preserve"> or more</w:t>
      </w:r>
      <w:r w:rsidR="00E67DF0">
        <w:t xml:space="preserve"> </w:t>
      </w:r>
      <w:r w:rsidR="00C568F6">
        <w:t xml:space="preserve">between blood </w:t>
      </w:r>
      <w:r w:rsidR="00E67DF0">
        <w:t>sample collection</w:t>
      </w:r>
      <w:r w:rsidR="00E72C65">
        <w:t xml:space="preserve"> </w:t>
      </w:r>
      <w:r w:rsidR="006B43B1">
        <w:t xml:space="preserve">and </w:t>
      </w:r>
      <w:r w:rsidR="0058148A">
        <w:t xml:space="preserve">online </w:t>
      </w:r>
      <w:r w:rsidR="006B43B1">
        <w:t xml:space="preserve">completion of the mental </w:t>
      </w:r>
      <w:r w:rsidR="00776471">
        <w:t>well-being</w:t>
      </w:r>
      <w:r w:rsidR="006B43B1">
        <w:t xml:space="preserve"> questionnaire</w:t>
      </w:r>
      <w:r w:rsidR="0058148A">
        <w:t xml:space="preserve">. </w:t>
      </w:r>
      <w:r w:rsidR="00B20AD0">
        <w:t>Nonetheless</w:t>
      </w:r>
      <w:r w:rsidR="0014324C">
        <w:t xml:space="preserve">, </w:t>
      </w:r>
      <w:r w:rsidR="00BF10DF">
        <w:t>our</w:t>
      </w:r>
      <w:r w:rsidR="00B949DD">
        <w:t xml:space="preserve"> findings</w:t>
      </w:r>
      <w:r w:rsidR="00E67DF0">
        <w:t xml:space="preserve"> largely</w:t>
      </w:r>
      <w:r w:rsidR="00B949DD">
        <w:t xml:space="preserve"> </w:t>
      </w:r>
      <w:r w:rsidR="00200199">
        <w:t>corroborate</w:t>
      </w:r>
      <w:r w:rsidR="00B949DD">
        <w:t xml:space="preserve"> IMD </w:t>
      </w:r>
      <w:r w:rsidR="00200199">
        <w:t xml:space="preserve">as </w:t>
      </w:r>
      <w:r w:rsidR="0014324C">
        <w:t xml:space="preserve">a </w:t>
      </w:r>
      <w:r w:rsidR="0046511A">
        <w:t xml:space="preserve">less commonly occurring but </w:t>
      </w:r>
      <w:r w:rsidR="008C0A68">
        <w:t xml:space="preserve">potentially </w:t>
      </w:r>
      <w:r w:rsidR="0014324C">
        <w:t>more severe</w:t>
      </w:r>
      <w:r w:rsidR="0002502B">
        <w:t xml:space="preserve"> inflammatory</w:t>
      </w:r>
      <w:r w:rsidR="0014324C">
        <w:t xml:space="preserve"> subtype of </w:t>
      </w:r>
      <w:r w:rsidR="0046511A">
        <w:t>depression</w:t>
      </w:r>
      <w:r w:rsidR="008773C3">
        <w:t>.</w:t>
      </w:r>
      <w:r w:rsidR="00513A5F">
        <w:t xml:space="preserve"> Further </w:t>
      </w:r>
      <w:r w:rsidR="00B53F96">
        <w:t>interventional</w:t>
      </w:r>
      <w:r w:rsidR="008C0A68">
        <w:t xml:space="preserve"> studies</w:t>
      </w:r>
      <w:r w:rsidR="00AF42BE">
        <w:t xml:space="preserve"> and investigations of clinically curated depression cohorts</w:t>
      </w:r>
      <w:r w:rsidR="008E68A8">
        <w:t xml:space="preserve"> are </w:t>
      </w:r>
      <w:r w:rsidR="00B53F96">
        <w:t xml:space="preserve">strongly </w:t>
      </w:r>
      <w:r w:rsidR="00B53F96">
        <w:lastRenderedPageBreak/>
        <w:t xml:space="preserve">recommended to </w:t>
      </w:r>
      <w:r w:rsidR="00200199">
        <w:t>determine</w:t>
      </w:r>
      <w:r w:rsidR="00B53F96">
        <w:t xml:space="preserve"> </w:t>
      </w:r>
      <w:r w:rsidR="0002502B">
        <w:t>potential</w:t>
      </w:r>
      <w:r w:rsidR="00200199">
        <w:t xml:space="preserve"> </w:t>
      </w:r>
      <w:r w:rsidR="00B53F96">
        <w:t>benefit</w:t>
      </w:r>
      <w:r w:rsidR="0002502B">
        <w:t>s of</w:t>
      </w:r>
      <w:r w:rsidR="00B53F96">
        <w:t xml:space="preserve"> anti-inflammatory medications</w:t>
      </w:r>
      <w:r w:rsidR="00C10889">
        <w:t xml:space="preserve"> </w:t>
      </w:r>
      <w:r w:rsidR="0002502B">
        <w:t xml:space="preserve">in this sub-population </w:t>
      </w:r>
      <w:r w:rsidR="006326F9">
        <w:fldChar w:fldCharType="begin">
          <w:fldData xml:space="preserve">PEVuZE5vdGU+PENpdGU+PEF1dGhvcj5SYWlzb248L0F1dGhvcj48WWVhcj4yMDEzPC9ZZWFyPjxS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</w:fldData>
        </w:fldChar>
      </w:r>
      <w:r w:rsidR="006326F9">
        <w:instrText xml:space="preserve"> ADDIN EN.CITE </w:instrText>
      </w:r>
      <w:r w:rsidR="006326F9">
        <w:fldChar w:fldCharType="begin">
          <w:fldData xml:space="preserve">PEVuZE5vdGU+PENpdGU+PEF1dGhvcj5SYWlzb248L0F1dGhvcj48WWVhcj4yMDEzPC9ZZWFyPjxS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</w:fldData>
        </w:fldChar>
      </w:r>
      <w:r w:rsidR="006326F9">
        <w:instrText xml:space="preserve"> ADDIN EN.CITE.DATA </w:instrText>
      </w:r>
      <w:r w:rsidR="006326F9">
        <w:fldChar w:fldCharType="end"/>
      </w:r>
      <w:r w:rsidR="006326F9">
        <w:fldChar w:fldCharType="separate"/>
      </w:r>
      <w:r w:rsidR="006326F9">
        <w:rPr>
          <w:noProof/>
        </w:rPr>
        <w:t>[65, 66]</w:t>
      </w:r>
      <w:r w:rsidR="006326F9">
        <w:fldChar w:fldCharType="end"/>
      </w:r>
      <w:r w:rsidR="00B53F96">
        <w:t xml:space="preserve">. </w:t>
      </w:r>
    </w:p>
    <w:p w14:paraId="5A853A09" w14:textId="77777777" w:rsidR="00F04AF1" w:rsidRDefault="00F04AF1" w:rsidP="7FD4025D">
      <w:pPr>
        <w:spacing w:line="480" w:lineRule="auto"/>
        <w:jc w:val="both"/>
      </w:pPr>
    </w:p>
    <w:p w14:paraId="5C8A614D" w14:textId="2A5EE846" w:rsidR="001720E1" w:rsidRDefault="00BF5B67" w:rsidP="004C75F2">
      <w:pPr>
        <w:spacing w:line="480" w:lineRule="auto"/>
        <w:jc w:val="both"/>
      </w:pPr>
      <w:r>
        <w:t xml:space="preserve">Beyond IMD, </w:t>
      </w:r>
      <w:r w:rsidR="0069754C">
        <w:t>we</w:t>
      </w:r>
      <w:r w:rsidR="00F04AF1">
        <w:t xml:space="preserve"> </w:t>
      </w:r>
      <w:r w:rsidR="00C657DA">
        <w:t>identifie</w:t>
      </w:r>
      <w:r w:rsidR="00360789">
        <w:t>d</w:t>
      </w:r>
      <w:r w:rsidR="00F04AF1">
        <w:t xml:space="preserve"> two additional biological subtypes of depression</w:t>
      </w:r>
      <w:r w:rsidR="00081201">
        <w:t xml:space="preserve"> </w:t>
      </w:r>
      <w:r w:rsidR="006D3D1F">
        <w:t>characterized by</w:t>
      </w:r>
      <w:r w:rsidR="00F04AF1">
        <w:t xml:space="preserve"> </w:t>
      </w:r>
      <w:r w:rsidR="006D3D1F">
        <w:t xml:space="preserve">attenuated and </w:t>
      </w:r>
      <w:r w:rsidR="0020767A">
        <w:t>elevated</w:t>
      </w:r>
      <w:r w:rsidR="006D3D1F">
        <w:t xml:space="preserve"> </w:t>
      </w:r>
      <w:r w:rsidR="0020767A">
        <w:t xml:space="preserve">levels </w:t>
      </w:r>
      <w:r w:rsidR="00C61EA6">
        <w:t>of mitochondrial protein expression</w:t>
      </w:r>
      <w:r w:rsidR="00DA55DE">
        <w:t>, respectively</w:t>
      </w:r>
      <w:r w:rsidR="00C61EA6">
        <w:t xml:space="preserve">. </w:t>
      </w:r>
      <w:r w:rsidR="00DD4631">
        <w:t>Converging</w:t>
      </w:r>
      <w:r w:rsidR="00E73CAE">
        <w:t xml:space="preserve"> lines of evidence from</w:t>
      </w:r>
      <w:r w:rsidR="00DD4631">
        <w:t xml:space="preserve"> pharmacological, </w:t>
      </w:r>
      <w:r w:rsidR="00E73CAE">
        <w:t xml:space="preserve">genetic, cellular, post-mortem, neuroimaging and animal studies </w:t>
      </w:r>
      <w:r w:rsidR="00AC7EC3">
        <w:t>have implicated mitochondrial function in mood disorders (see</w:t>
      </w:r>
      <w:r w:rsidR="006326F9">
        <w:t xml:space="preserve"> </w:t>
      </w:r>
      <w:r w:rsidR="006326F9">
        <w:fldChar w:fldCharType="begin"/>
      </w:r>
      <w:r w:rsidR="006326F9">
        <w:instrText xml:space="preserve"> ADDIN EN.CITE &lt;EndNote&gt;&lt;Cite&gt;&lt;Author&gt;Manji&lt;/Author&gt;&lt;Year&gt;2012&lt;/Year&gt;&lt;RecNum&gt;76&lt;/RecNum&gt;&lt;DisplayText&gt;[67]&lt;/DisplayText&gt;&lt;record&gt;&lt;rec-number&gt;76&lt;/rec-number&gt;&lt;foreign-keys&gt;&lt;key app="EN" db-id="9p0vavwpetxzdge2wd9ppdtvetprt0strv9e" timestamp="1741806554"&gt;76&lt;/key&gt;&lt;/foreign-keys&gt;&lt;ref-type name="Journal Article"&gt;17&lt;/ref-type&gt;&lt;contributors&gt;&lt;authors&gt;&lt;author&gt;Manji, Husseini&lt;/author&gt;&lt;author&gt;Kato, Tadafumi&lt;/author&gt;&lt;author&gt;Di Prospero, Nicholas A.&lt;/author&gt;&lt;author&gt;Ness, Seth&lt;/author&gt;&lt;author&gt;Beal, M. Flint&lt;/author&gt;&lt;author&gt;Krams, Michael&lt;/author&gt;&lt;author&gt;Chen, Guang&lt;/author&gt;&lt;/authors&gt;&lt;/contributors&gt;&lt;titles&gt;&lt;title&gt;Impaired mitochondrial function in psychiatric disorders&lt;/title&gt;&lt;secondary-title&gt;Nature Reviews Neuroscience&lt;/secondary-title&gt;&lt;/titles&gt;&lt;periodical&gt;&lt;full-title&gt;Nature Reviews Neuroscience&lt;/full-title&gt;&lt;/periodical&gt;&lt;pages&gt;293-307&lt;/pages&gt;&lt;volume&gt;13&lt;/volume&gt;&lt;number&gt;5&lt;/number&gt;&lt;dates&gt;&lt;year&gt;2012&lt;/year&gt;&lt;pub-dates&gt;&lt;date&gt;2012/05/01&lt;/date&gt;&lt;/pub-dates&gt;&lt;/dates&gt;&lt;isbn&gt;1471-0048&lt;/isbn&gt;&lt;urls&gt;&lt;related-urls&gt;&lt;url&gt;https://doi.org/10.1038/nrn3229&lt;/url&gt;&lt;/related-urls&gt;&lt;/urls&gt;&lt;electronic-resource-num&gt;10.1038/nrn3229&lt;/electronic-resource-num&gt;&lt;/record&gt;&lt;/Cite&gt;&lt;/EndNote&gt;</w:instrText>
      </w:r>
      <w:r w:rsidR="006326F9">
        <w:fldChar w:fldCharType="separate"/>
      </w:r>
      <w:r w:rsidR="006326F9">
        <w:rPr>
          <w:noProof/>
        </w:rPr>
        <w:t>[67]</w:t>
      </w:r>
      <w:r w:rsidR="006326F9">
        <w:fldChar w:fldCharType="end"/>
      </w:r>
      <w:r w:rsidR="003F3B05">
        <w:t xml:space="preserve"> for a review). </w:t>
      </w:r>
      <w:r w:rsidR="003A7202">
        <w:t>More s</w:t>
      </w:r>
      <w:r w:rsidR="002710CA">
        <w:t>pecifically,</w:t>
      </w:r>
      <w:r w:rsidR="00FB63A6">
        <w:t xml:space="preserve"> the</w:t>
      </w:r>
      <w:r w:rsidR="002710CA">
        <w:t xml:space="preserve"> </w:t>
      </w:r>
      <w:r w:rsidR="00FF7114">
        <w:t xml:space="preserve">B-cell lymphoma protein 2 (BCL-2) family </w:t>
      </w:r>
      <w:r w:rsidR="00FB63A6">
        <w:t xml:space="preserve">of pro- and anti-apoptotic </w:t>
      </w:r>
      <w:r w:rsidR="00FF7114">
        <w:t>proteins</w:t>
      </w:r>
      <w:r w:rsidR="00FB63A6">
        <w:t xml:space="preserve"> </w:t>
      </w:r>
      <w:r w:rsidR="00394D4D">
        <w:t>have been highlighted</w:t>
      </w:r>
      <w:r w:rsidR="001E7E68">
        <w:t xml:space="preserve"> as</w:t>
      </w:r>
      <w:r w:rsidR="00F45513">
        <w:t xml:space="preserve"> key modulators of mitochondrial function </w:t>
      </w:r>
      <w:r w:rsidR="00E5437C">
        <w:t xml:space="preserve">and synaptic transmission in neurons </w:t>
      </w:r>
      <w:r w:rsidR="006326F9">
        <w:fldChar w:fldCharType="begin"/>
      </w:r>
      <w:r w:rsidR="006326F9">
        <w:instrText xml:space="preserve"> ADDIN EN.CITE &lt;EndNote&gt;&lt;Cite&gt;&lt;Author&gt;Gross&lt;/Author&gt;&lt;Year&gt;2017&lt;/Year&gt;&lt;RecNum&gt;77&lt;/RecNum&gt;&lt;DisplayText&gt;[68]&lt;/DisplayText&gt;&lt;record&gt;&lt;rec-number&gt;77&lt;/rec-number&gt;&lt;foreign-keys&gt;&lt;key app="EN" db-id="9p0vavwpetxzdge2wd9ppdtvetprt0strv9e" timestamp="1741806592"&gt;77&lt;/key&gt;&lt;/foreign-keys&gt;&lt;ref-type name="Journal Article"&gt;17&lt;/ref-type&gt;&lt;contributors&gt;&lt;authors&gt;&lt;author&gt;Gross, Atan&lt;/author&gt;&lt;author&gt;Katz, Samuel G.&lt;/author&gt;&lt;/authors&gt;&lt;/contributors&gt;&lt;titles&gt;&lt;title&gt;Non-apoptotic functions of BCL-2 family proteins&lt;/title&gt;&lt;secondary-title&gt;Cell Death &amp;amp; Differentiation&lt;/secondary-title&gt;&lt;/titles&gt;&lt;periodical&gt;&lt;full-title&gt;Cell Death &amp;amp; Differentiation&lt;/full-title&gt;&lt;/periodical&gt;&lt;pages&gt;1348-1358&lt;/pages&gt;&lt;volume&gt;24&lt;/volume&gt;&lt;number&gt;8&lt;/number&gt;&lt;dates&gt;&lt;year&gt;2017&lt;/year&gt;&lt;pub-dates&gt;&lt;date&gt;2017/08/01&lt;/date&gt;&lt;/pub-dates&gt;&lt;/dates&gt;&lt;isbn&gt;1476-5403&lt;/isbn&gt;&lt;urls&gt;&lt;related-urls&gt;&lt;url&gt;https://doi.org/10.1038/cdd.2017.22&lt;/url&gt;&lt;/related-urls&gt;&lt;/urls&gt;&lt;electronic-resource-num&gt;10.1038/cdd.2017.22&lt;/electronic-resource-num&gt;&lt;/record&gt;&lt;/Cite&gt;&lt;/EndNote&gt;</w:instrText>
      </w:r>
      <w:r w:rsidR="006326F9">
        <w:fldChar w:fldCharType="separate"/>
      </w:r>
      <w:r w:rsidR="006326F9">
        <w:rPr>
          <w:noProof/>
        </w:rPr>
        <w:t>[68]</w:t>
      </w:r>
      <w:r w:rsidR="006326F9">
        <w:fldChar w:fldCharType="end"/>
      </w:r>
      <w:r w:rsidR="00A160CF">
        <w:t xml:space="preserve">, and have shown </w:t>
      </w:r>
      <w:r w:rsidR="00D34FB8">
        <w:t>differential expression profiles</w:t>
      </w:r>
      <w:r w:rsidR="00A160CF">
        <w:t xml:space="preserve"> </w:t>
      </w:r>
      <w:r w:rsidR="00E140D7">
        <w:t xml:space="preserve">in </w:t>
      </w:r>
      <w:r w:rsidR="00986E6F">
        <w:t>rodents</w:t>
      </w:r>
      <w:r w:rsidR="003A6BE9">
        <w:t xml:space="preserve"> treat</w:t>
      </w:r>
      <w:r w:rsidR="00986E6F">
        <w:t xml:space="preserve">ed </w:t>
      </w:r>
      <w:r w:rsidR="003A6BE9">
        <w:t>with mood stabilizers</w:t>
      </w:r>
      <w:r w:rsidR="001718AF">
        <w:t xml:space="preserve"> </w:t>
      </w:r>
      <w:r w:rsidR="00867FAF">
        <w:fldChar w:fldCharType="begin"/>
      </w:r>
      <w:r w:rsidR="00867FAF">
        <w:instrText xml:space="preserve"> ADDIN EN.CITE &lt;EndNote&gt;&lt;Cite&gt;&lt;Author&gt;Chen&lt;/Author&gt;&lt;Year&gt;1999&lt;/Year&gt;&lt;RecNum&gt;78&lt;/RecNum&gt;&lt;DisplayText&gt;[69]&lt;/DisplayText&gt;&lt;record&gt;&lt;rec-number&gt;78&lt;/rec-number&gt;&lt;foreign-keys&gt;&lt;key app="EN" db-id="9p0vavwpetxzdge2wd9ppdtvetprt0strv9e" timestamp="1741806646"&gt;78&lt;/key&gt;&lt;/foreign-keys&gt;&lt;ref-type name="Journal Article"&gt;17&lt;/ref-type&gt;&lt;contributors&gt;&lt;authors&gt;&lt;author&gt;Chen, G.&lt;/author&gt;&lt;author&gt;Zeng, W. Z.&lt;/author&gt;&lt;author&gt;Yuan, P. X.&lt;/author&gt;&lt;author&gt;Huang, L. D.&lt;/author&gt;&lt;author&gt;Jiang, Y. M.&lt;/author&gt;&lt;author&gt;Zhao, Z. H.&lt;/author&gt;&lt;author&gt;Manji, H. K.&lt;/author&gt;&lt;/authors&gt;&lt;/contributors&gt;&lt;auth-address&gt;Department of Psychiatry and Behavioral Neurosciences, Wayne State University School of Medicine, Detroit, Michigan 48201, USA.&lt;/auth-address&gt;&lt;titles&gt;&lt;title&gt;The mood-stabilizing agents lithium and valproate robustly increase the levels of the neuroprotective protein bcl-2 in the CNS&lt;/title&gt;&lt;secondary-title&gt;J Neurochem&lt;/secondary-title&gt;&lt;/titles&gt;&lt;periodical&gt;&lt;full-title&gt;J Neurochem&lt;/full-title&gt;&lt;/periodical&gt;&lt;pages&gt;879-82&lt;/pages&gt;&lt;volume&gt;72&lt;/volume&gt;&lt;number&gt;2&lt;/number&gt;&lt;keywords&gt;&lt;keyword&gt;Affect/drug effects&lt;/keyword&gt;&lt;keyword&gt;Animals&lt;/keyword&gt;&lt;keyword&gt;Antimanic Agents/*pharmacology&lt;/keyword&gt;&lt;keyword&gt;Brain Chemistry/*drug effects&lt;/keyword&gt;&lt;keyword&gt;Frontal Lobe/chemistry&lt;/keyword&gt;&lt;keyword&gt;Gene Expression/physiology&lt;/keyword&gt;&lt;keyword&gt;Lithium/*pharmacology&lt;/keyword&gt;&lt;keyword&gt;Male&lt;/keyword&gt;&lt;keyword&gt;Proto-Oncogene Proteins c-bcl-2/*genetics&lt;/keyword&gt;&lt;keyword&gt;RNA, Messenger/analysis&lt;/keyword&gt;&lt;keyword&gt;Rats&lt;/keyword&gt;&lt;keyword&gt;Rats, Inbred WKY&lt;/keyword&gt;&lt;keyword&gt;Transcription Factors/physiology&lt;/keyword&gt;&lt;keyword&gt;Valproic Acid/*pharmacology&lt;/keyword&gt;&lt;/keywords&gt;&lt;dates&gt;&lt;year&gt;1999&lt;/year&gt;&lt;pub-dates&gt;&lt;date&gt;Feb&lt;/date&gt;&lt;/pub-dates&gt;&lt;/dates&gt;&lt;isbn&gt;0022-3042 (Print)&amp;#xD;0022-3042&lt;/isbn&gt;&lt;accession-num&gt;9930766&lt;/accession-num&gt;&lt;urls&gt;&lt;/urls&gt;&lt;electronic-resource-num&gt;10.1046/j.1471-4159.1999.720879.x&lt;/electronic-resource-num&gt;&lt;remote-database-provider&gt;NLM&lt;/remote-database-provider&gt;&lt;language&gt;eng&lt;/language&gt;&lt;/record&gt;&lt;/Cite&gt;&lt;/EndNote&gt;</w:instrText>
      </w:r>
      <w:r w:rsidR="00867FAF">
        <w:fldChar w:fldCharType="separate"/>
      </w:r>
      <w:r w:rsidR="00867FAF">
        <w:rPr>
          <w:noProof/>
        </w:rPr>
        <w:t>[69]</w:t>
      </w:r>
      <w:r w:rsidR="00867FAF">
        <w:fldChar w:fldCharType="end"/>
      </w:r>
      <w:r w:rsidR="00BC0106">
        <w:t xml:space="preserve"> </w:t>
      </w:r>
      <w:r w:rsidR="00F91C73">
        <w:t>and</w:t>
      </w:r>
      <w:r w:rsidR="00BC0106">
        <w:t xml:space="preserve"> antidepressants </w:t>
      </w:r>
      <w:r w:rsidR="00867FAF">
        <w:fldChar w:fldCharType="begin"/>
      </w:r>
      <w:r w:rsidR="00867FAF">
        <w:instrText xml:space="preserve"> ADDIN EN.CITE &lt;EndNote&gt;&lt;Cite&gt;&lt;Author&gt;Chen&lt;/Author&gt;&lt;Year&gt;2010&lt;/Year&gt;&lt;RecNum&gt;79&lt;/RecNum&gt;&lt;DisplayText&gt;[70]&lt;/DisplayText&gt;&lt;record&gt;&lt;rec-number&gt;79&lt;/rec-number&gt;&lt;foreign-keys&gt;&lt;key app="EN" db-id="9p0vavwpetxzdge2wd9ppdtvetprt0strv9e" timestamp="1741806688"&gt;79&lt;/key&gt;&lt;/foreign-keys&gt;&lt;ref-type name="Journal Article"&gt;17&lt;/ref-type&gt;&lt;contributors&gt;&lt;authors&gt;&lt;author&gt;Chen, G.&lt;/author&gt;&lt;author&gt;Henter, I. D.&lt;/author&gt;&lt;author&gt;Manji, H. K.&lt;/author&gt;&lt;/authors&gt;&lt;/contributors&gt;&lt;titles&gt;&lt;title&gt;Translational research in bipolar disorder: emerging insights from genetically based models&lt;/title&gt;&lt;secondary-title&gt;Molecular Psychiatry&lt;/secondary-title&gt;&lt;/titles&gt;&lt;periodical&gt;&lt;full-title&gt;Molecular Psychiatry&lt;/full-title&gt;&lt;/periodical&gt;&lt;pages&gt;883-895&lt;/pages&gt;&lt;volume&gt;15&lt;/volume&gt;&lt;number&gt;9&lt;/number&gt;&lt;dates&gt;&lt;year&gt;2010&lt;/year&gt;&lt;pub-dates&gt;&lt;date&gt;2010/09/01&lt;/date&gt;&lt;/pub-dates&gt;&lt;/dates&gt;&lt;isbn&gt;1476-5578&lt;/isbn&gt;&lt;urls&gt;&lt;related-urls&gt;&lt;url&gt;https://doi.org/10.1038/mp.2010.3&lt;/url&gt;&lt;/related-urls&gt;&lt;/urls&gt;&lt;electronic-resource-num&gt;10.1038/mp.2010.3&lt;/electronic-resource-num&gt;&lt;/record&gt;&lt;/Cite&gt;&lt;/EndNote&gt;</w:instrText>
      </w:r>
      <w:r w:rsidR="00867FAF">
        <w:fldChar w:fldCharType="separate"/>
      </w:r>
      <w:r w:rsidR="00867FAF">
        <w:rPr>
          <w:noProof/>
        </w:rPr>
        <w:t>[70]</w:t>
      </w:r>
      <w:r w:rsidR="00867FAF">
        <w:fldChar w:fldCharType="end"/>
      </w:r>
      <w:r w:rsidR="00162B55">
        <w:t xml:space="preserve"> </w:t>
      </w:r>
      <w:r w:rsidR="006E3D92">
        <w:t>as well as</w:t>
      </w:r>
      <w:r w:rsidR="00162B55">
        <w:t xml:space="preserve"> </w:t>
      </w:r>
      <w:r w:rsidR="00162B55" w:rsidRPr="20E54D52">
        <w:rPr>
          <w:i/>
          <w:iCs/>
        </w:rPr>
        <w:t>post-mortem</w:t>
      </w:r>
      <w:r w:rsidR="00162B55">
        <w:t xml:space="preserve"> brain samples from patients with mood disorders </w:t>
      </w:r>
      <w:r w:rsidR="00867FAF">
        <w:fldChar w:fldCharType="begin">
          <w:fldData xml:space="preserve">PEVuZE5vdGU+PENpdGU+PEF1dGhvcj5LaW08L0F1dGhvcj48WWVhcj4yMDEwPC9ZZWFyPjxSZWNO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</w:fldData>
        </w:fldChar>
      </w:r>
      <w:r w:rsidR="00867FAF">
        <w:instrText xml:space="preserve"> ADDIN EN.CITE </w:instrText>
      </w:r>
      <w:r w:rsidR="00867FAF">
        <w:fldChar w:fldCharType="begin">
          <w:fldData xml:space="preserve">PEVuZE5vdGU+PENpdGU+PEF1dGhvcj5LaW08L0F1dGhvcj48WWVhcj4yMDEwPC9ZZWFyPjxSZWNO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</w:fldData>
        </w:fldChar>
      </w:r>
      <w:r w:rsidR="00867FAF">
        <w:instrText xml:space="preserve"> ADDIN EN.CITE.DATA </w:instrText>
      </w:r>
      <w:r w:rsidR="00867FAF">
        <w:fldChar w:fldCharType="end"/>
      </w:r>
      <w:r w:rsidR="00867FAF">
        <w:fldChar w:fldCharType="separate"/>
      </w:r>
      <w:r w:rsidR="00867FAF">
        <w:rPr>
          <w:noProof/>
        </w:rPr>
        <w:t>[71]</w:t>
      </w:r>
      <w:r w:rsidR="00867FAF">
        <w:fldChar w:fldCharType="end"/>
      </w:r>
      <w:r w:rsidR="00986E6F">
        <w:t xml:space="preserve">. </w:t>
      </w:r>
      <w:r w:rsidR="00866058">
        <w:t xml:space="preserve">In </w:t>
      </w:r>
      <w:r w:rsidR="00AF086B">
        <w:t>the present</w:t>
      </w:r>
      <w:r w:rsidR="00866058">
        <w:t xml:space="preserve"> study, 33-41.2% of MDD cases clustered into </w:t>
      </w:r>
      <w:r w:rsidR="00AB452B">
        <w:t>a</w:t>
      </w:r>
      <w:r w:rsidR="00866058">
        <w:t xml:space="preserve"> ‘hypo-mitochondrial’ subtype</w:t>
      </w:r>
      <w:r w:rsidR="00955566">
        <w:t xml:space="preserve"> characterized by </w:t>
      </w:r>
      <w:r w:rsidR="00866058">
        <w:t xml:space="preserve">significant reductions in mitochondrial pathway proteins, decreased </w:t>
      </w:r>
      <w:r w:rsidR="00E56C43">
        <w:t>oxidative phosphorylation</w:t>
      </w:r>
      <w:r w:rsidR="00866058">
        <w:t xml:space="preserve">, disrupted intracellular transport of proteins, and </w:t>
      </w:r>
      <w:r w:rsidR="00BA59F7">
        <w:t>long-term</w:t>
      </w:r>
      <w:r w:rsidR="00030184">
        <w:t xml:space="preserve"> synaptic</w:t>
      </w:r>
      <w:r w:rsidR="00BA59F7">
        <w:t xml:space="preserve"> depression</w:t>
      </w:r>
      <w:r w:rsidR="00866058">
        <w:t>.</w:t>
      </w:r>
      <w:r w:rsidR="00986E6F">
        <w:t xml:space="preserve"> </w:t>
      </w:r>
      <w:r w:rsidR="00BA22C0">
        <w:t>Crucially</w:t>
      </w:r>
      <w:r w:rsidR="001A638F">
        <w:t>,</w:t>
      </w:r>
      <w:r w:rsidR="0049263E">
        <w:t xml:space="preserve"> the</w:t>
      </w:r>
      <w:r w:rsidR="001A638F">
        <w:t xml:space="preserve"> </w:t>
      </w:r>
      <w:r w:rsidR="00EF3E6D">
        <w:t xml:space="preserve">anti-apoptotic </w:t>
      </w:r>
      <w:r w:rsidR="004F027C">
        <w:t>BCL-2 family member</w:t>
      </w:r>
      <w:r w:rsidR="008D0C3F">
        <w:t xml:space="preserve"> </w:t>
      </w:r>
      <w:r w:rsidR="00867FAF">
        <w:fldChar w:fldCharType="begin">
          <w:fldData xml:space="preserve">PEVuZE5vdGU+PENpdGU+PEF1dGhvcj5Mb288L0F1dGhvcj48WWVhcj4yMDIwPC9ZZWFyPjxSZWNO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</w:fldData>
        </w:fldChar>
      </w:r>
      <w:r w:rsidR="00867FAF">
        <w:instrText xml:space="preserve"> ADDIN EN.CITE </w:instrText>
      </w:r>
      <w:r w:rsidR="00867FAF">
        <w:fldChar w:fldCharType="begin">
          <w:fldData xml:space="preserve">PEVuZE5vdGU+PENpdGU+PEF1dGhvcj5Mb288L0F1dGhvcj48WWVhcj4yMDIwPC9ZZWFyPjxSZWNO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</w:fldData>
        </w:fldChar>
      </w:r>
      <w:r w:rsidR="00867FAF">
        <w:instrText xml:space="preserve"> ADDIN EN.CITE.DATA </w:instrText>
      </w:r>
      <w:r w:rsidR="00867FAF">
        <w:fldChar w:fldCharType="end"/>
      </w:r>
      <w:r w:rsidR="00867FAF">
        <w:fldChar w:fldCharType="separate"/>
      </w:r>
      <w:r w:rsidR="00867FAF">
        <w:rPr>
          <w:noProof/>
        </w:rPr>
        <w:t>[72]</w:t>
      </w:r>
      <w:r w:rsidR="00867FAF">
        <w:fldChar w:fldCharType="end"/>
      </w:r>
      <w:r w:rsidR="00AA1174">
        <w:t xml:space="preserve"> </w:t>
      </w:r>
      <w:r w:rsidR="00D6065C">
        <w:t>BCL-2-like protein 1 (</w:t>
      </w:r>
      <w:r w:rsidR="00CE2509">
        <w:t>BCL2L1</w:t>
      </w:r>
      <w:r w:rsidR="008D0C3F">
        <w:t>)</w:t>
      </w:r>
      <w:r w:rsidR="007F378D">
        <w:t xml:space="preserve"> </w:t>
      </w:r>
      <w:r w:rsidR="009E2A8F">
        <w:t xml:space="preserve">was </w:t>
      </w:r>
      <w:r w:rsidR="00D87ECE">
        <w:t>significantly</w:t>
      </w:r>
      <w:r w:rsidR="009E2A8F">
        <w:t xml:space="preserve"> reduced </w:t>
      </w:r>
      <w:r w:rsidR="007F378D">
        <w:t xml:space="preserve">in </w:t>
      </w:r>
      <w:r w:rsidR="00A50F72">
        <w:t>this subtype</w:t>
      </w:r>
      <w:r w:rsidR="00333CC0">
        <w:t xml:space="preserve">; this </w:t>
      </w:r>
      <w:r w:rsidR="00A50F72">
        <w:t xml:space="preserve">was accompanied by </w:t>
      </w:r>
      <w:r w:rsidR="00C5457D">
        <w:t xml:space="preserve">similarly pronounced </w:t>
      </w:r>
      <w:r w:rsidR="005C3AAA">
        <w:t xml:space="preserve">reductions in CIRBP, </w:t>
      </w:r>
      <w:r w:rsidR="005E3D15">
        <w:t>a</w:t>
      </w:r>
      <w:r w:rsidR="005F6736">
        <w:t>nother</w:t>
      </w:r>
      <w:r w:rsidR="005E3D15">
        <w:t xml:space="preserve"> protein implicated in mitochondrial function</w:t>
      </w:r>
      <w:r w:rsidR="00516ED6">
        <w:t xml:space="preserve"> </w:t>
      </w:r>
      <w:r w:rsidR="00867FAF">
        <w:fldChar w:fldCharType="begin">
          <w:fldData xml:space="preserve">PEVuZE5vdGU+PENpdGU+PEF1dGhvcj5IdWFuZzwvQXV0aG9yPjxZZWFyPjIwMjQ8L1llYXI+PFJl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</w:fldData>
        </w:fldChar>
      </w:r>
      <w:r w:rsidR="00867FAF">
        <w:instrText xml:space="preserve"> ADDIN EN.CITE </w:instrText>
      </w:r>
      <w:r w:rsidR="00867FAF">
        <w:fldChar w:fldCharType="begin">
          <w:fldData xml:space="preserve">PEVuZE5vdGU+PENpdGU+PEF1dGhvcj5IdWFuZzwvQXV0aG9yPjxZZWFyPjIwMjQ8L1llYXI+PFJl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</w:fldData>
        </w:fldChar>
      </w:r>
      <w:r w:rsidR="00867FAF">
        <w:instrText xml:space="preserve"> ADDIN EN.CITE.DATA </w:instrText>
      </w:r>
      <w:r w:rsidR="00867FAF">
        <w:fldChar w:fldCharType="end"/>
      </w:r>
      <w:r w:rsidR="00867FAF">
        <w:fldChar w:fldCharType="separate"/>
      </w:r>
      <w:r w:rsidR="00867FAF">
        <w:rPr>
          <w:noProof/>
        </w:rPr>
        <w:t>[73]</w:t>
      </w:r>
      <w:r w:rsidR="00867FAF">
        <w:fldChar w:fldCharType="end"/>
      </w:r>
      <w:r w:rsidR="00894A72">
        <w:t xml:space="preserve"> and neuronal ferroptosis</w:t>
      </w:r>
      <w:r w:rsidR="00FD3B8A">
        <w:t xml:space="preserve"> </w:t>
      </w:r>
      <w:r w:rsidR="00867FAF">
        <w:fldChar w:fldCharType="begin"/>
      </w:r>
      <w:r w:rsidR="00867FAF">
        <w:instrText xml:space="preserve"> ADDIN EN.CITE &lt;EndNote&gt;&lt;Cite&gt;&lt;Author&gt;Zhu&lt;/Author&gt;&lt;Year&gt;2024&lt;/Year&gt;&lt;RecNum&gt;83&lt;/RecNum&gt;&lt;DisplayText&gt;[74]&lt;/DisplayText&gt;&lt;record&gt;&lt;rec-number&gt;83&lt;/rec-number&gt;&lt;foreign-keys&gt;&lt;key app="EN" db-id="9p0vavwpetxzdge2wd9ppdtvetprt0strv9e" timestamp="1741806794"&gt;83&lt;/key&gt;&lt;/foreign-keys&gt;&lt;ref-type name="Journal Article"&gt;17&lt;/ref-type&gt;&lt;contributors&gt;&lt;authors&gt;&lt;author&gt;Zhu, Xiaozheng&lt;/author&gt;&lt;author&gt;Guan, Ruili&lt;/author&gt;&lt;author&gt;Zou, Yuankang&lt;/author&gt;&lt;author&gt;Li, Ming&lt;/author&gt;&lt;author&gt;Chen, Jingyuan&lt;/author&gt;&lt;author&gt;Zhang, Jianbin&lt;/author&gt;&lt;author&gt;Luo, Wenjing&lt;/author&gt;&lt;/authors&gt;&lt;/contributors&gt;&lt;titles&gt;&lt;title&gt;Cold-inducible RNA binding protein alleviates iron overload-induced neural ferroptosis under perinatal hypoxia insult&lt;/title&gt;&lt;secondary-title&gt;Cell Death &amp;amp; Differentiation&lt;/secondary-title&gt;&lt;/titles&gt;&lt;periodical&gt;&lt;full-title&gt;Cell Death &amp;amp; Differentiation&lt;/full-title&gt;&lt;/periodical&gt;&lt;pages&gt;524-539&lt;/pages&gt;&lt;volume&gt;31&lt;/volume&gt;&lt;number&gt;4&lt;/number&gt;&lt;dates&gt;&lt;year&gt;2024&lt;/year&gt;&lt;pub-dates&gt;&lt;date&gt;2024/04/01&lt;/date&gt;&lt;/pub-dates&gt;&lt;/dates&gt;&lt;isbn&gt;1476-5403&lt;/isbn&gt;&lt;urls&gt;&lt;related-urls&gt;&lt;url&gt;https://doi.org/10.1038/s41418-024-01265-x&lt;/url&gt;&lt;/related-urls&gt;&lt;/urls&gt;&lt;electronic-resource-num&gt;10.1038/s41418-024-01265-x&lt;/electronic-resource-num&gt;&lt;/record&gt;&lt;/Cite&gt;&lt;/EndNote&gt;</w:instrText>
      </w:r>
      <w:r w:rsidR="00867FAF">
        <w:fldChar w:fldCharType="separate"/>
      </w:r>
      <w:r w:rsidR="00867FAF">
        <w:rPr>
          <w:noProof/>
        </w:rPr>
        <w:t>[74]</w:t>
      </w:r>
      <w:r w:rsidR="00867FAF">
        <w:fldChar w:fldCharType="end"/>
      </w:r>
      <w:r w:rsidR="005E3D15">
        <w:t>,</w:t>
      </w:r>
      <w:r w:rsidR="007F378D">
        <w:t xml:space="preserve"> </w:t>
      </w:r>
      <w:proofErr w:type="spellStart"/>
      <w:r w:rsidR="004A16A7">
        <w:t>dystroglycan</w:t>
      </w:r>
      <w:proofErr w:type="spellEnd"/>
      <w:r w:rsidR="005E3D15">
        <w:t xml:space="preserve"> (DAG1)</w:t>
      </w:r>
      <w:r w:rsidR="00FF70F1">
        <w:t xml:space="preserve">, </w:t>
      </w:r>
      <w:r w:rsidR="00F900AE">
        <w:t>a transmembrane glycoprotein</w:t>
      </w:r>
      <w:r w:rsidR="00FF70F1">
        <w:t xml:space="preserve"> </w:t>
      </w:r>
      <w:r w:rsidR="00A250B4">
        <w:t>involved in neuronal synapse maintenance</w:t>
      </w:r>
      <w:r w:rsidR="00FF70F1">
        <w:t xml:space="preserve"> </w:t>
      </w:r>
      <w:r w:rsidR="00867FAF">
        <w:fldChar w:fldCharType="begin"/>
      </w:r>
      <w:r w:rsidR="00867FAF">
        <w:instrText xml:space="preserve"> ADDIN EN.CITE &lt;EndNote&gt;&lt;Cite&gt;&lt;Author&gt;Nickolls&lt;/Author&gt;&lt;Year&gt;2018&lt;/Year&gt;&lt;RecNum&gt;84&lt;/RecNum&gt;&lt;DisplayText&gt;[75]&lt;/DisplayText&gt;&lt;record&gt;&lt;rec-number&gt;84&lt;/rec-number&gt;&lt;foreign-keys&gt;&lt;key app="EN" db-id="9p0vavwpetxzdge2wd9ppdtvetprt0strv9e" timestamp="1741806826"&gt;84&lt;/key&gt;&lt;/foreign-keys&gt;&lt;ref-type name="Journal Article"&gt;17&lt;/ref-type&gt;&lt;contributors&gt;&lt;authors&gt;&lt;author&gt;Nickolls, A. R.&lt;/author&gt;&lt;author&gt;Bönnemann, C. G.&lt;/author&gt;&lt;/authors&gt;&lt;/contributors&gt;&lt;auth-address&gt;National Institute of Neurological Disorders and Stroke, National Institutes of Health, Bethesda, MD 20892, USA.&amp;#xD;Department of Neuroscience, Brown University, Providence, RI 02912, USA.&amp;#xD;National Institute of Neurological Disorders and Stroke, National Institutes of Health, Bethesda, MD 20892, USA carsten.bonnemann@nih.gov.&lt;/auth-address&gt;&lt;titles&gt;&lt;title&gt;The roles of dystroglycan in the nervous system: insights from animal models of muscular dystrophy&lt;/title&gt;&lt;secondary-title&gt;Dis Model Mech&lt;/secondary-title&gt;&lt;/titles&gt;&lt;periodical&gt;&lt;full-title&gt;Dis Model Mech&lt;/full-title&gt;&lt;/periodical&gt;&lt;volume&gt;11&lt;/volume&gt;&lt;number&gt;12&lt;/number&gt;&lt;edition&gt;20181219&lt;/edition&gt;&lt;keywords&gt;&lt;keyword&gt;Animals&lt;/keyword&gt;&lt;keyword&gt;Disease Models, Animal&lt;/keyword&gt;&lt;keyword&gt;Dystroglycans/chemistry/*metabolism&lt;/keyword&gt;&lt;keyword&gt;Humans&lt;/keyword&gt;&lt;keyword&gt;Muscular Dystrophies/genetics/*metabolism&lt;/keyword&gt;&lt;keyword&gt;Nervous System/*metabolism&lt;/keyword&gt;&lt;keyword&gt;Phenotype&lt;/keyword&gt;&lt;keyword&gt;Animal models&lt;/keyword&gt;&lt;keyword&gt;Brain development&lt;/keyword&gt;&lt;keyword&gt;Dystroglycan&lt;/keyword&gt;&lt;keyword&gt;Muscular dystrophy&lt;/keyword&gt;&lt;/keywords&gt;&lt;dates&gt;&lt;year&gt;2018&lt;/year&gt;&lt;pub-dates&gt;&lt;date&gt;Dec 19&lt;/date&gt;&lt;/pub-dates&gt;&lt;/dates&gt;&lt;isbn&gt;1754-8403 (Print)&amp;#xD;1754-8403&lt;/isbn&gt;&lt;accession-num&gt;30578246&lt;/accession-num&gt;&lt;urls&gt;&lt;/urls&gt;&lt;custom1&gt;Competing interestsThe authors declare no competing or financial interests.&lt;/custom1&gt;&lt;custom2&gt;PMC6307911&lt;/custom2&gt;&lt;electronic-resource-num&gt;10.1242/dmm.035931&lt;/electronic-resource-num&gt;&lt;remote-database-provider&gt;NLM&lt;/remote-database-provider&gt;&lt;language&gt;eng&lt;/language&gt;&lt;/record&gt;&lt;/Cite&gt;&lt;/EndNote&gt;</w:instrText>
      </w:r>
      <w:r w:rsidR="00867FAF">
        <w:fldChar w:fldCharType="separate"/>
      </w:r>
      <w:r w:rsidR="00867FAF">
        <w:rPr>
          <w:noProof/>
        </w:rPr>
        <w:t>[75]</w:t>
      </w:r>
      <w:r w:rsidR="00867FAF">
        <w:fldChar w:fldCharType="end"/>
      </w:r>
      <w:r w:rsidR="00A250B4">
        <w:t xml:space="preserve">, </w:t>
      </w:r>
      <w:r w:rsidR="0044246A">
        <w:t xml:space="preserve">SRPK2, </w:t>
      </w:r>
      <w:r w:rsidR="009E24B8">
        <w:t xml:space="preserve">a protein kinase </w:t>
      </w:r>
      <w:r w:rsidR="00D91986">
        <w:t xml:space="preserve">involved in presynaptic plasticity </w:t>
      </w:r>
      <w:r w:rsidR="00867FAF">
        <w:fldChar w:fldCharType="begin">
          <w:fldData xml:space="preserve">PEVuZE5vdGU+PENpdGU+PEF1dGhvcj5Nw7xsbGVyPC9BdXRob3I+PFllYXI+MjAyMjwvWWVhcj48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</w:fldData>
        </w:fldChar>
      </w:r>
      <w:r w:rsidR="00867FAF">
        <w:instrText xml:space="preserve"> ADDIN EN.CITE </w:instrText>
      </w:r>
      <w:r w:rsidR="00867FAF">
        <w:fldChar w:fldCharType="begin">
          <w:fldData xml:space="preserve">PEVuZE5vdGU+PENpdGU+PEF1dGhvcj5Nw7xsbGVyPC9BdXRob3I+PFllYXI+MjAyMjwvWWVhcj48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</w:fldData>
        </w:fldChar>
      </w:r>
      <w:r w:rsidR="00867FAF">
        <w:instrText xml:space="preserve"> ADDIN EN.CITE.DATA </w:instrText>
      </w:r>
      <w:r w:rsidR="00867FAF">
        <w:fldChar w:fldCharType="end"/>
      </w:r>
      <w:r w:rsidR="00867FAF">
        <w:fldChar w:fldCharType="separate"/>
      </w:r>
      <w:r w:rsidR="00867FAF">
        <w:rPr>
          <w:noProof/>
        </w:rPr>
        <w:t>[76]</w:t>
      </w:r>
      <w:r w:rsidR="00867FAF">
        <w:fldChar w:fldCharType="end"/>
      </w:r>
      <w:r w:rsidR="00D91986">
        <w:t xml:space="preserve">, </w:t>
      </w:r>
      <w:r w:rsidR="00A250B4">
        <w:t xml:space="preserve">and </w:t>
      </w:r>
      <w:r w:rsidR="008E506E">
        <w:t xml:space="preserve">diazepam binding inhibitor (DBI), </w:t>
      </w:r>
      <w:r w:rsidR="00236D48">
        <w:t>a</w:t>
      </w:r>
      <w:r w:rsidR="00A250B4">
        <w:t xml:space="preserve"> </w:t>
      </w:r>
      <w:r w:rsidR="000B1099">
        <w:t>modulat</w:t>
      </w:r>
      <w:r w:rsidR="00236D48">
        <w:t xml:space="preserve">or of </w:t>
      </w:r>
      <w:r w:rsidR="000B1099">
        <w:t>GABA signaling</w:t>
      </w:r>
      <w:r w:rsidR="008E506E">
        <w:t xml:space="preserve"> </w:t>
      </w:r>
      <w:r w:rsidR="00867FAF">
        <w:fldChar w:fldCharType="begin"/>
      </w:r>
      <w:r w:rsidR="00867FAF">
        <w:instrText xml:space="preserve"> ADDIN EN.CITE &lt;EndNote&gt;&lt;Cite&gt;&lt;Author&gt;Everlien&lt;/Author&gt;&lt;Year&gt;2022&lt;/Year&gt;&lt;RecNum&gt;86&lt;/RecNum&gt;&lt;DisplayText&gt;[77]&lt;/DisplayText&gt;&lt;record&gt;&lt;rec-number&gt;86&lt;/rec-number&gt;&lt;foreign-keys&gt;&lt;key app="EN" db-id="9p0vavwpetxzdge2wd9ppdtvetprt0strv9e" timestamp="1741806881"&gt;86&lt;/key&gt;&lt;/foreign-keys&gt;&lt;ref-type name="Journal Article"&gt;17&lt;/ref-type&gt;&lt;contributors&gt;&lt;authors&gt;&lt;author&gt;Everlien, Isabelle&lt;/author&gt;&lt;author&gt;Yen, Ting-Yun&lt;/author&gt;&lt;author&gt;Liu, Yu-Chao&lt;/author&gt;&lt;author&gt;Di Marco, Barbara&lt;/author&gt;&lt;author&gt;Vázquez-Marín, Javier&lt;/author&gt;&lt;author&gt;Centanin, Lázaro&lt;/author&gt;&lt;author&gt;Alfonso, Julieta&lt;/author&gt;&lt;author&gt;Monyer, Hannah&lt;/author&gt;&lt;/authors&gt;&lt;/contributors&gt;&lt;titles&gt;&lt;title&gt;Diazepam binding inhibitor governs neurogenesis of excitatory and inhibitory neurons during embryonic development via GABA signaling&lt;/title&gt;&lt;secondary-title&gt;Neuron&lt;/secondary-title&gt;&lt;/titles&gt;&lt;periodical&gt;&lt;full-title&gt;Neuron&lt;/full-title&gt;&lt;/periodical&gt;&lt;pages&gt;3139-3153.e6&lt;/pages&gt;&lt;volume&gt;110&lt;/volume&gt;&lt;number&gt;19&lt;/number&gt;&lt;keywords&gt;&lt;keyword&gt;endozepine&lt;/keyword&gt;&lt;keyword&gt;GABAA receptor&lt;/keyword&gt;&lt;keyword&gt;embryonic neurogenesis&lt;/keyword&gt;&lt;keyword&gt;germinal zones&lt;/keyword&gt;&lt;/keywords&gt;&lt;dates&gt;&lt;year&gt;2022&lt;/year&gt;&lt;pub-dates&gt;&lt;date&gt;2022/10/05/&lt;/date&gt;&lt;/pub-dates&gt;&lt;/dates&gt;&lt;isbn&gt;0896-6273&lt;/isbn&gt;&lt;urls&gt;&lt;related-urls&gt;&lt;url&gt;https://www.sciencedirect.com/science/article/pii/S0896627322006675&lt;/url&gt;&lt;/related-urls&gt;&lt;/urls&gt;&lt;electronic-resource-num&gt;https://doi.org/10.1016/j.neuron.2022.07.022&lt;/electronic-resource-num&gt;&lt;/record&gt;&lt;/Cite&gt;&lt;/EndNote&gt;</w:instrText>
      </w:r>
      <w:r w:rsidR="00867FAF">
        <w:fldChar w:fldCharType="separate"/>
      </w:r>
      <w:r w:rsidR="00867FAF">
        <w:rPr>
          <w:noProof/>
        </w:rPr>
        <w:t>[77]</w:t>
      </w:r>
      <w:r w:rsidR="00867FAF">
        <w:fldChar w:fldCharType="end"/>
      </w:r>
      <w:r w:rsidR="000B1099">
        <w:t>.</w:t>
      </w:r>
      <w:r w:rsidR="001720E1">
        <w:t xml:space="preserve"> </w:t>
      </w:r>
      <w:r w:rsidR="00BA22C0">
        <w:t>Notably</w:t>
      </w:r>
      <w:r w:rsidR="00A86966">
        <w:t xml:space="preserve">, </w:t>
      </w:r>
      <w:r w:rsidR="002E6C47">
        <w:t>h</w:t>
      </w:r>
      <w:r w:rsidR="00C12DBD">
        <w:t xml:space="preserve">ypo-mitochondrial </w:t>
      </w:r>
      <w:r w:rsidR="007A4E6E">
        <w:t xml:space="preserve">MDD </w:t>
      </w:r>
      <w:r w:rsidR="00A86966">
        <w:t>showed</w:t>
      </w:r>
      <w:r w:rsidR="002E6C47">
        <w:t xml:space="preserve"> the longest duration of depression</w:t>
      </w:r>
      <w:r w:rsidR="00376FE2">
        <w:t xml:space="preserve"> and </w:t>
      </w:r>
      <w:r w:rsidR="00381BFA">
        <w:t xml:space="preserve">the </w:t>
      </w:r>
      <w:r w:rsidR="00376FE2">
        <w:t xml:space="preserve">highest intake </w:t>
      </w:r>
      <w:r w:rsidR="00381BFA">
        <w:t>of alcohol</w:t>
      </w:r>
      <w:r w:rsidR="00376FE2">
        <w:t>,</w:t>
      </w:r>
      <w:r w:rsidR="00A86966">
        <w:t xml:space="preserve"> on </w:t>
      </w:r>
      <w:r w:rsidR="00376FE2">
        <w:t xml:space="preserve">average, </w:t>
      </w:r>
      <w:r w:rsidR="009E68C7">
        <w:t>but</w:t>
      </w:r>
      <w:r w:rsidR="00A86966">
        <w:t xml:space="preserve"> </w:t>
      </w:r>
      <w:r w:rsidR="002E6C47">
        <w:t xml:space="preserve">was </w:t>
      </w:r>
      <w:r w:rsidR="00A86966">
        <w:t xml:space="preserve">not characterized by widespread </w:t>
      </w:r>
      <w:r w:rsidR="00597A7A">
        <w:t xml:space="preserve">immune </w:t>
      </w:r>
      <w:r w:rsidR="00A86966">
        <w:t>alterations</w:t>
      </w:r>
      <w:r w:rsidR="00113258">
        <w:t>, suggesting that</w:t>
      </w:r>
      <w:r w:rsidR="00610E1E">
        <w:t xml:space="preserve"> </w:t>
      </w:r>
      <w:r w:rsidR="008D1B59">
        <w:t>disrupted</w:t>
      </w:r>
      <w:r w:rsidR="007C41B6">
        <w:t xml:space="preserve"> </w:t>
      </w:r>
      <w:r w:rsidR="003B38A8">
        <w:t xml:space="preserve">mitochondrial energy </w:t>
      </w:r>
      <w:r w:rsidR="0003179F">
        <w:t xml:space="preserve">support </w:t>
      </w:r>
      <w:r w:rsidR="00B21301">
        <w:t xml:space="preserve">may impair </w:t>
      </w:r>
      <w:r w:rsidR="005128F6">
        <w:t xml:space="preserve">synaptic </w:t>
      </w:r>
      <w:r w:rsidR="00B21301">
        <w:t>function</w:t>
      </w:r>
      <w:r w:rsidR="003E40A5">
        <w:t xml:space="preserve"> independently of inflammatory mechanisms</w:t>
      </w:r>
      <w:r w:rsidR="00B21301">
        <w:t xml:space="preserve"> in </w:t>
      </w:r>
      <w:r w:rsidR="00612A4E">
        <w:t>this</w:t>
      </w:r>
      <w:r w:rsidR="00A0670B">
        <w:t xml:space="preserve"> subset</w:t>
      </w:r>
      <w:r w:rsidR="00612A4E">
        <w:t xml:space="preserve"> </w:t>
      </w:r>
      <w:r w:rsidR="00A0670B">
        <w:t>of</w:t>
      </w:r>
      <w:r w:rsidR="00940105">
        <w:t xml:space="preserve"> </w:t>
      </w:r>
      <w:r w:rsidR="00C418B1">
        <w:t>mood disorders</w:t>
      </w:r>
      <w:r w:rsidR="00331487">
        <w:t xml:space="preserve">. </w:t>
      </w:r>
      <w:r w:rsidR="007812AD">
        <w:t xml:space="preserve"> </w:t>
      </w:r>
      <w:r w:rsidR="001720E1">
        <w:t xml:space="preserve"> </w:t>
      </w:r>
    </w:p>
    <w:p w14:paraId="1E5A206D" w14:textId="77777777" w:rsidR="003428A3" w:rsidRDefault="003428A3" w:rsidP="7FD4025D">
      <w:pPr>
        <w:spacing w:line="480" w:lineRule="auto"/>
        <w:jc w:val="both"/>
      </w:pPr>
    </w:p>
    <w:p w14:paraId="5302DF7E" w14:textId="4C356E22" w:rsidR="00076BEE" w:rsidRDefault="00DC44CB" w:rsidP="7FD4025D">
      <w:pPr>
        <w:spacing w:line="480" w:lineRule="auto"/>
        <w:jc w:val="both"/>
        <w:rPr>
          <w:color w:val="1F1F1F"/>
        </w:rPr>
      </w:pPr>
      <w:r>
        <w:t>Individuals who</w:t>
      </w:r>
      <w:r w:rsidR="00AD2580">
        <w:t xml:space="preserve"> cluster</w:t>
      </w:r>
      <w:r>
        <w:t xml:space="preserve">ed </w:t>
      </w:r>
      <w:r w:rsidR="00AD2580">
        <w:t>into the ‘h</w:t>
      </w:r>
      <w:r w:rsidR="00C61EA6">
        <w:t>yper-mitochondrial</w:t>
      </w:r>
      <w:r w:rsidR="00AD2580">
        <w:t>’ MDD subtype</w:t>
      </w:r>
      <w:r w:rsidR="000A39B0">
        <w:t xml:space="preserve">, representing </w:t>
      </w:r>
      <w:r w:rsidR="00B41FA3">
        <w:t>31.2-38%</w:t>
      </w:r>
      <w:r w:rsidR="00CC5262">
        <w:t xml:space="preserve"> </w:t>
      </w:r>
      <w:r w:rsidR="00B41FA3">
        <w:t>of cases,</w:t>
      </w:r>
      <w:r w:rsidR="00AD2580">
        <w:t xml:space="preserve"> </w:t>
      </w:r>
      <w:r w:rsidR="001720E1">
        <w:t>showed</w:t>
      </w:r>
      <w:r w:rsidR="00AD2580">
        <w:t xml:space="preserve"> </w:t>
      </w:r>
      <w:r w:rsidR="005A3B41">
        <w:t xml:space="preserve">the most </w:t>
      </w:r>
      <w:r w:rsidR="00681AEE">
        <w:t>significant</w:t>
      </w:r>
      <w:r w:rsidR="00AD2580">
        <w:t xml:space="preserve"> </w:t>
      </w:r>
      <w:r w:rsidR="005779FD">
        <w:t>increases</w:t>
      </w:r>
      <w:r w:rsidR="00AD2580">
        <w:t xml:space="preserve"> </w:t>
      </w:r>
      <w:r w:rsidR="005779FD">
        <w:t xml:space="preserve">in </w:t>
      </w:r>
      <w:r w:rsidR="00EA7C62">
        <w:t>mitochondrial pathway proteins</w:t>
      </w:r>
      <w:r w:rsidR="004E33E8">
        <w:t>,</w:t>
      </w:r>
      <w:r w:rsidR="005A3B41">
        <w:t xml:space="preserve"> </w:t>
      </w:r>
      <w:r w:rsidR="00BD62F2">
        <w:t>alongside</w:t>
      </w:r>
      <w:r w:rsidR="005A3B41">
        <w:t xml:space="preserve"> </w:t>
      </w:r>
      <w:r w:rsidR="005779FD">
        <w:t>elevated</w:t>
      </w:r>
      <w:r w:rsidR="00EA7C62">
        <w:t xml:space="preserve"> oxidative phosphorylation</w:t>
      </w:r>
      <w:r w:rsidR="00594566">
        <w:t xml:space="preserve"> </w:t>
      </w:r>
      <w:r w:rsidR="00B41AC3">
        <w:t xml:space="preserve">and </w:t>
      </w:r>
      <w:r w:rsidR="003A74E0">
        <w:t>increased</w:t>
      </w:r>
      <w:r w:rsidR="00594566">
        <w:t xml:space="preserve"> </w:t>
      </w:r>
      <w:r w:rsidR="008570BF">
        <w:t xml:space="preserve">activities of </w:t>
      </w:r>
      <w:r w:rsidR="00594566">
        <w:t xml:space="preserve">cell cycle </w:t>
      </w:r>
      <w:r w:rsidR="00B41AC3">
        <w:t xml:space="preserve">and </w:t>
      </w:r>
      <w:proofErr w:type="spellStart"/>
      <w:r w:rsidR="00B41AC3">
        <w:t>Myc</w:t>
      </w:r>
      <w:proofErr w:type="spellEnd"/>
      <w:r w:rsidR="00B41AC3">
        <w:t xml:space="preserve"> target </w:t>
      </w:r>
      <w:r w:rsidR="008570BF">
        <w:t>proteins</w:t>
      </w:r>
      <w:r w:rsidR="00594566">
        <w:t xml:space="preserve">. </w:t>
      </w:r>
      <w:r w:rsidR="00014335">
        <w:t>Like</w:t>
      </w:r>
      <w:r w:rsidR="00B41AC3">
        <w:t xml:space="preserve"> IMD, hyper-mitochondrial </w:t>
      </w:r>
      <w:r w:rsidR="00360789">
        <w:t>depression cases exhibited</w:t>
      </w:r>
      <w:r w:rsidR="004B30DD">
        <w:t xml:space="preserve"> widespread immune</w:t>
      </w:r>
      <w:r w:rsidR="00360789">
        <w:t xml:space="preserve"> alterations; however, </w:t>
      </w:r>
      <w:r w:rsidR="00594566">
        <w:t>IL2 and IL6 signaling</w:t>
      </w:r>
      <w:r w:rsidR="005A635F">
        <w:t xml:space="preserve"> proteins</w:t>
      </w:r>
      <w:r w:rsidR="00594566">
        <w:t xml:space="preserve"> </w:t>
      </w:r>
      <w:r w:rsidR="009D5AA4">
        <w:t>were significantly</w:t>
      </w:r>
      <w:r w:rsidR="00594566">
        <w:t xml:space="preserve"> down-regulated </w:t>
      </w:r>
      <w:r w:rsidR="009D5AA4">
        <w:t xml:space="preserve">in </w:t>
      </w:r>
      <w:r w:rsidR="00B073A1">
        <w:t>the</w:t>
      </w:r>
      <w:r w:rsidR="009D5AA4">
        <w:t xml:space="preserve"> hyper-mitochondrial subtype</w:t>
      </w:r>
      <w:r w:rsidR="00536C68">
        <w:t xml:space="preserve">, </w:t>
      </w:r>
      <w:r w:rsidR="00D833F9">
        <w:t>whereas the</w:t>
      </w:r>
      <w:r w:rsidR="000349C2">
        <w:t xml:space="preserve"> same</w:t>
      </w:r>
      <w:r w:rsidR="005A635F">
        <w:t xml:space="preserve"> pathways were elevated in</w:t>
      </w:r>
      <w:r w:rsidR="008433A3">
        <w:t xml:space="preserve"> </w:t>
      </w:r>
      <w:r w:rsidR="009D5AA4">
        <w:t>IMD</w:t>
      </w:r>
      <w:r w:rsidR="009D46E2">
        <w:t>;</w:t>
      </w:r>
      <w:r w:rsidR="00594566">
        <w:t xml:space="preserve"> </w:t>
      </w:r>
      <w:r w:rsidR="00FA4522">
        <w:t xml:space="preserve">similarly, </w:t>
      </w:r>
      <w:r w:rsidR="009D5AA4">
        <w:t xml:space="preserve">proteins involved in </w:t>
      </w:r>
      <w:r w:rsidR="00594566">
        <w:t>T</w:t>
      </w:r>
      <w:r w:rsidR="009D5AA4">
        <w:t>-</w:t>
      </w:r>
      <w:r w:rsidR="00594566">
        <w:t xml:space="preserve"> and B-cell receptor </w:t>
      </w:r>
      <w:r w:rsidR="00392094">
        <w:t>signaling</w:t>
      </w:r>
      <w:r w:rsidR="000C75AF">
        <w:t xml:space="preserve"> were </w:t>
      </w:r>
      <w:r w:rsidR="0071020E">
        <w:t>mo</w:t>
      </w:r>
      <w:r w:rsidR="009D46E2">
        <w:t>st</w:t>
      </w:r>
      <w:r w:rsidR="000C75AF">
        <w:t xml:space="preserve"> strongly upregulated in hyper-mitochondrial MDD</w:t>
      </w:r>
      <w:r w:rsidR="004E2472">
        <w:t xml:space="preserve">, </w:t>
      </w:r>
      <w:r w:rsidR="009D46E2">
        <w:t>whereas</w:t>
      </w:r>
      <w:r w:rsidR="007D4207">
        <w:t xml:space="preserve"> TNF </w:t>
      </w:r>
      <w:r w:rsidR="0071020E">
        <w:t>and TNF-related proteins were uniquely elevated in IMD</w:t>
      </w:r>
      <w:r w:rsidR="008433A3">
        <w:t>.</w:t>
      </w:r>
      <w:r w:rsidR="004058CF">
        <w:t xml:space="preserve"> </w:t>
      </w:r>
      <w:r w:rsidR="00B169F6">
        <w:t>Thus,</w:t>
      </w:r>
      <w:r w:rsidR="004058CF">
        <w:t xml:space="preserve"> hyper-mitochondrial </w:t>
      </w:r>
      <w:r w:rsidR="007E432C">
        <w:t>depression</w:t>
      </w:r>
      <w:r w:rsidR="004058CF">
        <w:t xml:space="preserve"> </w:t>
      </w:r>
      <w:r w:rsidR="00566F9D">
        <w:t xml:space="preserve">may </w:t>
      </w:r>
      <w:r w:rsidR="002E5BF4">
        <w:t>represent a subtype mo</w:t>
      </w:r>
      <w:r w:rsidR="009B4B0D">
        <w:t>re</w:t>
      </w:r>
      <w:r w:rsidR="00347888">
        <w:t xml:space="preserve"> strongly </w:t>
      </w:r>
      <w:r w:rsidR="005417C8">
        <w:t>characterized</w:t>
      </w:r>
      <w:r w:rsidR="00347888">
        <w:t xml:space="preserve"> by</w:t>
      </w:r>
      <w:r w:rsidR="004058CF">
        <w:t xml:space="preserve"> adaptive</w:t>
      </w:r>
      <w:r w:rsidR="00ED604F">
        <w:t xml:space="preserve"> </w:t>
      </w:r>
      <w:r w:rsidR="004058CF">
        <w:t xml:space="preserve">immune </w:t>
      </w:r>
      <w:r w:rsidR="005417C8">
        <w:t>alterations</w:t>
      </w:r>
      <w:r w:rsidR="004058CF">
        <w:t xml:space="preserve">, </w:t>
      </w:r>
      <w:r w:rsidR="00ED604F">
        <w:t>which may</w:t>
      </w:r>
      <w:r w:rsidR="005417C8">
        <w:t>, in turn,</w:t>
      </w:r>
      <w:r w:rsidR="007933D9">
        <w:t xml:space="preserve"> </w:t>
      </w:r>
      <w:r w:rsidR="00014335">
        <w:t xml:space="preserve">occur </w:t>
      </w:r>
      <w:r w:rsidR="005417C8">
        <w:t xml:space="preserve">downstream of </w:t>
      </w:r>
      <w:r w:rsidR="00ED604F">
        <w:t>elevated</w:t>
      </w:r>
      <w:r w:rsidR="007933D9">
        <w:t xml:space="preserve"> oxidative phosphorylation</w:t>
      </w:r>
      <w:r w:rsidR="00784C49">
        <w:t xml:space="preserve"> </w:t>
      </w:r>
      <w:r w:rsidR="00CF2E9A">
        <w:fldChar w:fldCharType="begin">
          <w:fldData xml:space="preserve">PEVuZE5vdGU+PENpdGU+PEF1dGhvcj5MaTwvQXV0aG9yPjxZZWFyPjIwMjQ8L1llYXI+PFJlY051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</w:fldData>
        </w:fldChar>
      </w:r>
      <w:r w:rsidR="00CF2E9A">
        <w:instrText xml:space="preserve"> ADDIN EN.CITE </w:instrText>
      </w:r>
      <w:r w:rsidR="00CF2E9A">
        <w:fldChar w:fldCharType="begin">
          <w:fldData xml:space="preserve">PEVuZE5vdGU+PENpdGU+PEF1dGhvcj5MaTwvQXV0aG9yPjxZZWFyPjIwMjQ8L1llYXI+PFJlY051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</w:fldData>
        </w:fldChar>
      </w:r>
      <w:r w:rsidR="00CF2E9A">
        <w:instrText xml:space="preserve"> ADDIN EN.CITE.DATA </w:instrText>
      </w:r>
      <w:r w:rsidR="00CF2E9A">
        <w:fldChar w:fldCharType="end"/>
      </w:r>
      <w:r w:rsidR="00CF2E9A">
        <w:fldChar w:fldCharType="separate"/>
      </w:r>
      <w:r w:rsidR="00CF2E9A">
        <w:rPr>
          <w:noProof/>
        </w:rPr>
        <w:t>[78, 79]</w:t>
      </w:r>
      <w:r w:rsidR="00CF2E9A">
        <w:fldChar w:fldCharType="end"/>
      </w:r>
      <w:r w:rsidR="00ED604F">
        <w:t xml:space="preserve">. </w:t>
      </w:r>
      <w:r w:rsidR="008F078F">
        <w:t xml:space="preserve">Contrastingly, </w:t>
      </w:r>
      <w:r w:rsidR="002968D5">
        <w:t>IMD</w:t>
      </w:r>
      <w:r w:rsidR="008F078F">
        <w:t xml:space="preserve"> </w:t>
      </w:r>
      <w:r w:rsidR="00E043AD">
        <w:t>may</w:t>
      </w:r>
      <w:r w:rsidR="00A7120F">
        <w:t xml:space="preserve"> </w:t>
      </w:r>
      <w:r w:rsidR="008F078F">
        <w:t>represent</w:t>
      </w:r>
      <w:r w:rsidR="00496D70">
        <w:t xml:space="preserve"> </w:t>
      </w:r>
      <w:r w:rsidR="008E4399">
        <w:t xml:space="preserve">a </w:t>
      </w:r>
      <w:r w:rsidR="00A7120F">
        <w:t>more complement- and innate immune-driven</w:t>
      </w:r>
      <w:r w:rsidR="008E4399">
        <w:t xml:space="preserve"> subtype</w:t>
      </w:r>
      <w:r w:rsidR="002968D5">
        <w:t xml:space="preserve">, </w:t>
      </w:r>
      <w:r w:rsidR="00196C8C">
        <w:t>potentially</w:t>
      </w:r>
      <w:r w:rsidR="002968D5">
        <w:t xml:space="preserve"> reflect</w:t>
      </w:r>
      <w:r w:rsidR="00196C8C">
        <w:t xml:space="preserve">ing </w:t>
      </w:r>
      <w:r w:rsidR="002968D5">
        <w:t>c</w:t>
      </w:r>
      <w:r w:rsidR="002968D5" w:rsidRPr="52026AAE">
        <w:rPr>
          <w:color w:val="1F1F1F"/>
        </w:rPr>
        <w:t>hronic low-grade inflammation</w:t>
      </w:r>
      <w:r w:rsidR="003C52C8">
        <w:rPr>
          <w:color w:val="1F1F1F"/>
        </w:rPr>
        <w:t xml:space="preserve"> associated with </w:t>
      </w:r>
      <w:r w:rsidR="002968D5" w:rsidRPr="52026AAE">
        <w:rPr>
          <w:color w:val="1F1F1F"/>
        </w:rPr>
        <w:t>dyslipidemia</w:t>
      </w:r>
      <w:r w:rsidR="003C52C8">
        <w:rPr>
          <w:color w:val="1F1F1F"/>
        </w:rPr>
        <w:t xml:space="preserve"> </w:t>
      </w:r>
      <w:r w:rsidR="00CF2E9A">
        <w:rPr>
          <w:color w:val="1F1F1F"/>
        </w:rPr>
        <w:fldChar w:fldCharType="begin">
          <w:fldData xml:space="preserve">PEVuZE5vdGU+PENpdGU+PEF1dGhvcj5NYWRlbnNwYWNoZXI8L0F1dGhvcj48WWVhcj4yMDEwPC9Z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</w:fldData>
        </w:fldChar>
      </w:r>
      <w:r w:rsidR="00CF2E9A">
        <w:rPr>
          <w:color w:val="1F1F1F"/>
        </w:rPr>
        <w:instrText xml:space="preserve"> ADDIN EN.CITE </w:instrText>
      </w:r>
      <w:r w:rsidR="00CF2E9A">
        <w:rPr>
          <w:color w:val="1F1F1F"/>
        </w:rPr>
        <w:fldChar w:fldCharType="begin">
          <w:fldData xml:space="preserve">PEVuZE5vdGU+PENpdGU+PEF1dGhvcj5NYWRlbnNwYWNoZXI8L0F1dGhvcj48WWVhcj4yMDEwPC9Z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</w:fldData>
        </w:fldChar>
      </w:r>
      <w:r w:rsidR="00CF2E9A">
        <w:rPr>
          <w:color w:val="1F1F1F"/>
        </w:rPr>
        <w:instrText xml:space="preserve"> ADDIN EN.CITE.DATA </w:instrText>
      </w:r>
      <w:r w:rsidR="00CF2E9A">
        <w:rPr>
          <w:color w:val="1F1F1F"/>
        </w:rPr>
      </w:r>
      <w:r w:rsidR="00CF2E9A">
        <w:rPr>
          <w:color w:val="1F1F1F"/>
        </w:rPr>
        <w:fldChar w:fldCharType="end"/>
      </w:r>
      <w:r w:rsidR="00CF2E9A">
        <w:rPr>
          <w:color w:val="1F1F1F"/>
        </w:rPr>
      </w:r>
      <w:r w:rsidR="00CF2E9A">
        <w:rPr>
          <w:color w:val="1F1F1F"/>
        </w:rPr>
        <w:fldChar w:fldCharType="separate"/>
      </w:r>
      <w:r w:rsidR="00CF2E9A">
        <w:rPr>
          <w:noProof/>
          <w:color w:val="1F1F1F"/>
        </w:rPr>
        <w:t>[80]</w:t>
      </w:r>
      <w:r w:rsidR="00CF2E9A">
        <w:rPr>
          <w:color w:val="1F1F1F"/>
        </w:rPr>
        <w:fldChar w:fldCharType="end"/>
      </w:r>
      <w:r w:rsidR="003C52C8">
        <w:rPr>
          <w:color w:val="1F1F1F"/>
        </w:rPr>
        <w:t xml:space="preserve"> </w:t>
      </w:r>
      <w:r w:rsidR="00EC582F">
        <w:rPr>
          <w:color w:val="1F1F1F"/>
        </w:rPr>
        <w:t xml:space="preserve">and other </w:t>
      </w:r>
      <w:r w:rsidR="000A40D6">
        <w:rPr>
          <w:color w:val="1F1F1F"/>
        </w:rPr>
        <w:t>immuno-</w:t>
      </w:r>
      <w:r w:rsidR="00EC582F">
        <w:rPr>
          <w:color w:val="1F1F1F"/>
        </w:rPr>
        <w:t xml:space="preserve">metabolic </w:t>
      </w:r>
      <w:r w:rsidR="000A0054">
        <w:rPr>
          <w:color w:val="1F1F1F"/>
        </w:rPr>
        <w:t xml:space="preserve">dysfunctions </w:t>
      </w:r>
      <w:r w:rsidR="00CF2E9A">
        <w:rPr>
          <w:color w:val="1F1F1F"/>
        </w:rPr>
        <w:fldChar w:fldCharType="begin">
          <w:fldData xml:space="preserve">PEVuZE5vdGU+PENpdGU+PEF1dGhvcj5DaG91PC9BdXRob3I+PFllYXI+MjAyMjwvWWVhcj48UmVj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</w:fldData>
        </w:fldChar>
      </w:r>
      <w:r w:rsidR="00CF2E9A">
        <w:rPr>
          <w:color w:val="1F1F1F"/>
        </w:rPr>
        <w:instrText xml:space="preserve"> ADDIN EN.CITE </w:instrText>
      </w:r>
      <w:r w:rsidR="00CF2E9A">
        <w:rPr>
          <w:color w:val="1F1F1F"/>
        </w:rPr>
        <w:fldChar w:fldCharType="begin">
          <w:fldData xml:space="preserve">PEVuZE5vdGU+PENpdGU+PEF1dGhvcj5DaG91PC9BdXRob3I+PFllYXI+MjAyMjwvWWVhcj48UmVj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</w:fldData>
        </w:fldChar>
      </w:r>
      <w:r w:rsidR="00CF2E9A">
        <w:rPr>
          <w:color w:val="1F1F1F"/>
        </w:rPr>
        <w:instrText xml:space="preserve"> ADDIN EN.CITE.DATA </w:instrText>
      </w:r>
      <w:r w:rsidR="00CF2E9A">
        <w:rPr>
          <w:color w:val="1F1F1F"/>
        </w:rPr>
      </w:r>
      <w:r w:rsidR="00CF2E9A">
        <w:rPr>
          <w:color w:val="1F1F1F"/>
        </w:rPr>
        <w:fldChar w:fldCharType="end"/>
      </w:r>
      <w:r w:rsidR="00CF2E9A">
        <w:rPr>
          <w:color w:val="1F1F1F"/>
        </w:rPr>
      </w:r>
      <w:r w:rsidR="00CF2E9A">
        <w:rPr>
          <w:color w:val="1F1F1F"/>
        </w:rPr>
        <w:fldChar w:fldCharType="separate"/>
      </w:r>
      <w:r w:rsidR="00CF2E9A">
        <w:rPr>
          <w:noProof/>
          <w:color w:val="1F1F1F"/>
        </w:rPr>
        <w:t>[81, 82]</w:t>
      </w:r>
      <w:r w:rsidR="00CF2E9A">
        <w:rPr>
          <w:color w:val="1F1F1F"/>
        </w:rPr>
        <w:fldChar w:fldCharType="end"/>
      </w:r>
      <w:r w:rsidR="009E64D2">
        <w:rPr>
          <w:color w:val="1F1F1F"/>
        </w:rPr>
        <w:t>.</w:t>
      </w:r>
      <w:r w:rsidR="00B65A31">
        <w:rPr>
          <w:color w:val="1F1F1F"/>
        </w:rPr>
        <w:t xml:space="preserve"> </w:t>
      </w:r>
      <w:r w:rsidR="006E2734">
        <w:rPr>
          <w:color w:val="1F1F1F"/>
        </w:rPr>
        <w:t>Notably</w:t>
      </w:r>
      <w:r w:rsidR="00B65A31">
        <w:rPr>
          <w:color w:val="1F1F1F"/>
        </w:rPr>
        <w:t>, h</w:t>
      </w:r>
      <w:r w:rsidR="003C5CB7">
        <w:rPr>
          <w:color w:val="1F1F1F"/>
        </w:rPr>
        <w:t xml:space="preserve">yper-mitochondrial MDD </w:t>
      </w:r>
      <w:r w:rsidR="00A3701B">
        <w:rPr>
          <w:color w:val="1F1F1F"/>
        </w:rPr>
        <w:t xml:space="preserve">cases </w:t>
      </w:r>
      <w:r w:rsidR="003C5CB7">
        <w:rPr>
          <w:color w:val="1F1F1F"/>
        </w:rPr>
        <w:t>showed</w:t>
      </w:r>
      <w:r w:rsidR="0066588C">
        <w:rPr>
          <w:color w:val="1F1F1F"/>
        </w:rPr>
        <w:t xml:space="preserve"> the</w:t>
      </w:r>
      <w:r w:rsidR="003C5CB7">
        <w:rPr>
          <w:color w:val="1F1F1F"/>
        </w:rPr>
        <w:t xml:space="preserve"> few</w:t>
      </w:r>
      <w:r w:rsidR="0066588C">
        <w:rPr>
          <w:color w:val="1F1F1F"/>
        </w:rPr>
        <w:t xml:space="preserve">est </w:t>
      </w:r>
      <w:r w:rsidR="003C5CB7">
        <w:rPr>
          <w:color w:val="1F1F1F"/>
        </w:rPr>
        <w:t>enrichments for co-morbid</w:t>
      </w:r>
      <w:r w:rsidR="0066588C">
        <w:rPr>
          <w:color w:val="1F1F1F"/>
        </w:rPr>
        <w:t xml:space="preserve"> illnesses in UKB</w:t>
      </w:r>
      <w:r w:rsidR="003C5CB7">
        <w:rPr>
          <w:color w:val="1F1F1F"/>
        </w:rPr>
        <w:t>,</w:t>
      </w:r>
      <w:r w:rsidR="0066588C">
        <w:rPr>
          <w:color w:val="1F1F1F"/>
        </w:rPr>
        <w:t xml:space="preserve"> relatively intact grey and white matter microstructural organization, and the shortest length of depression </w:t>
      </w:r>
      <w:r w:rsidR="00A3701B">
        <w:rPr>
          <w:color w:val="1F1F1F"/>
        </w:rPr>
        <w:t>on average</w:t>
      </w:r>
      <w:r w:rsidR="0066588C">
        <w:rPr>
          <w:color w:val="1F1F1F"/>
        </w:rPr>
        <w:t xml:space="preserve">. Thus, </w:t>
      </w:r>
      <w:r w:rsidR="004953A6">
        <w:rPr>
          <w:color w:val="1F1F1F"/>
        </w:rPr>
        <w:t xml:space="preserve">this subtype </w:t>
      </w:r>
      <w:r w:rsidR="00857C99">
        <w:rPr>
          <w:color w:val="1F1F1F"/>
        </w:rPr>
        <w:t xml:space="preserve">may </w:t>
      </w:r>
      <w:r w:rsidR="004953A6">
        <w:rPr>
          <w:color w:val="1F1F1F"/>
        </w:rPr>
        <w:t>represent</w:t>
      </w:r>
      <w:r w:rsidR="00857C99">
        <w:rPr>
          <w:color w:val="1F1F1F"/>
        </w:rPr>
        <w:t xml:space="preserve"> </w:t>
      </w:r>
      <w:r w:rsidR="004953A6">
        <w:rPr>
          <w:color w:val="1F1F1F"/>
        </w:rPr>
        <w:t>a less severe</w:t>
      </w:r>
      <w:r w:rsidR="00AF0707">
        <w:rPr>
          <w:color w:val="1F1F1F"/>
        </w:rPr>
        <w:t xml:space="preserve"> form of depression, </w:t>
      </w:r>
      <w:r w:rsidR="0082187B">
        <w:rPr>
          <w:color w:val="1F1F1F"/>
        </w:rPr>
        <w:t xml:space="preserve">underpinned by </w:t>
      </w:r>
      <w:r w:rsidR="00482C44">
        <w:rPr>
          <w:color w:val="1F1F1F"/>
        </w:rPr>
        <w:t xml:space="preserve">the potentially beneficial </w:t>
      </w:r>
      <w:r w:rsidR="009E783C">
        <w:rPr>
          <w:color w:val="1F1F1F"/>
        </w:rPr>
        <w:t>effects</w:t>
      </w:r>
      <w:r w:rsidR="00482C44">
        <w:rPr>
          <w:color w:val="1F1F1F"/>
        </w:rPr>
        <w:t xml:space="preserve"> of </w:t>
      </w:r>
      <w:r w:rsidR="009E783C">
        <w:rPr>
          <w:color w:val="1F1F1F"/>
        </w:rPr>
        <w:t xml:space="preserve">heightened </w:t>
      </w:r>
      <w:r w:rsidR="0082187B">
        <w:rPr>
          <w:color w:val="1F1F1F"/>
        </w:rPr>
        <w:t xml:space="preserve">mitochondrial </w:t>
      </w:r>
      <w:r w:rsidR="007A12B8">
        <w:rPr>
          <w:color w:val="1F1F1F"/>
        </w:rPr>
        <w:t xml:space="preserve">activity </w:t>
      </w:r>
      <w:r w:rsidR="00CF2E9A">
        <w:rPr>
          <w:color w:val="1F1F1F"/>
        </w:rPr>
        <w:fldChar w:fldCharType="begin"/>
      </w:r>
      <w:r w:rsidR="00CF2E9A">
        <w:rPr>
          <w:color w:val="1F1F1F"/>
        </w:rPr>
        <w:instrText xml:space="preserve"> ADDIN EN.CITE &lt;EndNote&gt;&lt;Cite&gt;&lt;Author&gt;Manji&lt;/Author&gt;&lt;Year&gt;2012&lt;/Year&gt;&lt;RecNum&gt;76&lt;/RecNum&gt;&lt;DisplayText&gt;[67]&lt;/DisplayText&gt;&lt;record&gt;&lt;rec-number&gt;76&lt;/rec-number&gt;&lt;foreign-keys&gt;&lt;key app="EN" db-id="9p0vavwpetxzdge2wd9ppdtvetprt0strv9e" timestamp="1741806554"&gt;76&lt;/key&gt;&lt;/foreign-keys&gt;&lt;ref-type name="Journal Article"&gt;17&lt;/ref-type&gt;&lt;contributors&gt;&lt;authors&gt;&lt;author&gt;Manji, Husseini&lt;/author&gt;&lt;author&gt;Kato, Tadafumi&lt;/author&gt;&lt;author&gt;Di Prospero, Nicholas A.&lt;/author&gt;&lt;author&gt;Ness, Seth&lt;/author&gt;&lt;author&gt;Beal, M. Flint&lt;/author&gt;&lt;author&gt;Krams, Michael&lt;/author&gt;&lt;author&gt;Chen, Guang&lt;/author&gt;&lt;/authors&gt;&lt;/contributors&gt;&lt;titles&gt;&lt;title&gt;Impaired mitochondrial function in psychiatric disorders&lt;/title&gt;&lt;secondary-title&gt;Nature Reviews Neuroscience&lt;/secondary-title&gt;&lt;/titles&gt;&lt;periodical&gt;&lt;full-title&gt;Nature Reviews Neuroscience&lt;/full-title&gt;&lt;/periodical&gt;&lt;pages&gt;293-307&lt;/pages&gt;&lt;volume&gt;13&lt;/volume&gt;&lt;number&gt;5&lt;/number&gt;&lt;dates&gt;&lt;year&gt;2012&lt;/year&gt;&lt;pub-dates&gt;&lt;date&gt;2012/05/01&lt;/date&gt;&lt;/pub-dates&gt;&lt;/dates&gt;&lt;isbn&gt;1471-0048&lt;/isbn&gt;&lt;urls&gt;&lt;related-urls&gt;&lt;url&gt;https://doi.org/10.1038/nrn3229&lt;/url&gt;&lt;/related-urls&gt;&lt;/urls&gt;&lt;electronic-resource-num&gt;10.1038/nrn3229&lt;/electronic-resource-num&gt;&lt;/record&gt;&lt;/Cite&gt;&lt;/EndNote&gt;</w:instrText>
      </w:r>
      <w:r w:rsidR="00CF2E9A">
        <w:rPr>
          <w:color w:val="1F1F1F"/>
        </w:rPr>
        <w:fldChar w:fldCharType="separate"/>
      </w:r>
      <w:r w:rsidR="00CF2E9A">
        <w:rPr>
          <w:noProof/>
          <w:color w:val="1F1F1F"/>
        </w:rPr>
        <w:t>[67]</w:t>
      </w:r>
      <w:r w:rsidR="00CF2E9A">
        <w:rPr>
          <w:color w:val="1F1F1F"/>
        </w:rPr>
        <w:fldChar w:fldCharType="end"/>
      </w:r>
      <w:r w:rsidR="0082187B">
        <w:rPr>
          <w:color w:val="1F1F1F"/>
        </w:rPr>
        <w:t>. Nonetheless,</w:t>
      </w:r>
      <w:r w:rsidR="00D400C1">
        <w:rPr>
          <w:color w:val="1F1F1F"/>
        </w:rPr>
        <w:t xml:space="preserve"> </w:t>
      </w:r>
      <w:r w:rsidR="0082187B">
        <w:rPr>
          <w:color w:val="1F1F1F"/>
        </w:rPr>
        <w:t>f</w:t>
      </w:r>
      <w:r w:rsidR="00444302">
        <w:rPr>
          <w:color w:val="1F1F1F"/>
        </w:rPr>
        <w:t xml:space="preserve">urther </w:t>
      </w:r>
      <w:r w:rsidR="005222ED">
        <w:rPr>
          <w:color w:val="1F1F1F"/>
        </w:rPr>
        <w:t xml:space="preserve">clinical, </w:t>
      </w:r>
      <w:r w:rsidR="005222ED" w:rsidRPr="20E54D52">
        <w:rPr>
          <w:i/>
          <w:iCs/>
          <w:color w:val="1F1F1F"/>
        </w:rPr>
        <w:t>in-vivo</w:t>
      </w:r>
      <w:r w:rsidR="005222ED">
        <w:rPr>
          <w:color w:val="1F1F1F"/>
        </w:rPr>
        <w:t xml:space="preserve"> and </w:t>
      </w:r>
      <w:r w:rsidR="005222ED" w:rsidRPr="20E54D52">
        <w:rPr>
          <w:i/>
          <w:iCs/>
          <w:color w:val="1F1F1F"/>
        </w:rPr>
        <w:t>in-vitro</w:t>
      </w:r>
      <w:r w:rsidR="005222ED">
        <w:rPr>
          <w:color w:val="1F1F1F"/>
        </w:rPr>
        <w:t xml:space="preserve"> </w:t>
      </w:r>
      <w:r w:rsidR="0082187B">
        <w:rPr>
          <w:color w:val="1F1F1F"/>
        </w:rPr>
        <w:t xml:space="preserve">investigations </w:t>
      </w:r>
      <w:r w:rsidR="00DB4B67">
        <w:rPr>
          <w:color w:val="1F1F1F"/>
        </w:rPr>
        <w:t xml:space="preserve">are strongly recommended </w:t>
      </w:r>
      <w:r w:rsidR="00444302">
        <w:rPr>
          <w:color w:val="1F1F1F"/>
        </w:rPr>
        <w:t xml:space="preserve">to </w:t>
      </w:r>
      <w:r w:rsidR="00A31C7A">
        <w:rPr>
          <w:color w:val="1F1F1F"/>
        </w:rPr>
        <w:t>elucidate patterns of treatment resistance and</w:t>
      </w:r>
      <w:r w:rsidR="009B3D52">
        <w:rPr>
          <w:color w:val="1F1F1F"/>
        </w:rPr>
        <w:t xml:space="preserve"> determine</w:t>
      </w:r>
      <w:r w:rsidR="00A31C7A" w:rsidRPr="20E54D52">
        <w:rPr>
          <w:color w:val="1F1F1F"/>
        </w:rPr>
        <w:t xml:space="preserve"> </w:t>
      </w:r>
      <w:r w:rsidR="00A31C7A">
        <w:rPr>
          <w:color w:val="1F1F1F"/>
        </w:rPr>
        <w:t xml:space="preserve">appropriate </w:t>
      </w:r>
      <w:r w:rsidR="009B3D52" w:rsidRPr="20E54D52">
        <w:rPr>
          <w:color w:val="1F1F1F"/>
        </w:rPr>
        <w:t>therapeutic</w:t>
      </w:r>
      <w:r w:rsidR="009B3D52">
        <w:rPr>
          <w:color w:val="1F1F1F"/>
        </w:rPr>
        <w:t xml:space="preserve"> interventions </w:t>
      </w:r>
      <w:r w:rsidR="00380FCB">
        <w:rPr>
          <w:color w:val="1F1F1F"/>
        </w:rPr>
        <w:t xml:space="preserve">for </w:t>
      </w:r>
      <w:r w:rsidR="00CA3E2D">
        <w:rPr>
          <w:color w:val="1F1F1F"/>
        </w:rPr>
        <w:t xml:space="preserve">refractory forms of </w:t>
      </w:r>
      <w:r w:rsidR="009B3D52">
        <w:rPr>
          <w:color w:val="1F1F1F"/>
        </w:rPr>
        <w:t xml:space="preserve">hyper-mitochondrial </w:t>
      </w:r>
      <w:r w:rsidR="00FF66B1">
        <w:rPr>
          <w:color w:val="1F1F1F"/>
        </w:rPr>
        <w:t>MDD</w:t>
      </w:r>
      <w:r w:rsidR="00444302">
        <w:rPr>
          <w:color w:val="1F1F1F"/>
        </w:rPr>
        <w:t xml:space="preserve">. </w:t>
      </w:r>
    </w:p>
    <w:p w14:paraId="558C9BDE" w14:textId="77777777" w:rsidR="00076BEE" w:rsidRDefault="00076BEE" w:rsidP="7FD4025D">
      <w:pPr>
        <w:spacing w:line="480" w:lineRule="auto"/>
        <w:jc w:val="both"/>
        <w:rPr>
          <w:color w:val="1F1F1F"/>
        </w:rPr>
      </w:pPr>
    </w:p>
    <w:p w14:paraId="697D79DF" w14:textId="69A4DE55" w:rsidR="00F07EC4" w:rsidRDefault="00076BEE" w:rsidP="7FD4025D">
      <w:pPr>
        <w:spacing w:line="480" w:lineRule="auto"/>
        <w:jc w:val="both"/>
        <w:rPr>
          <w:color w:val="1F1F1F"/>
        </w:rPr>
      </w:pPr>
      <w:r>
        <w:t xml:space="preserve">To facilitate prediction of these subtypes in future clinical and research settings, we built a parsimonious nested </w:t>
      </w:r>
      <w:r w:rsidR="008D7386">
        <w:t>r</w:t>
      </w:r>
      <w:r>
        <w:t xml:space="preserve">andom </w:t>
      </w:r>
      <w:r w:rsidR="008D7386">
        <w:t>f</w:t>
      </w:r>
      <w:r>
        <w:t xml:space="preserve">orest model, which exhibited good performance metrics overall, including AUCs of 0.83 and 0.81 in the discovery and replication cohorts, respectively. </w:t>
      </w:r>
      <w:r>
        <w:lastRenderedPageBreak/>
        <w:t xml:space="preserve">Unsurprisingly, the top protein selected for this model was BCL2L1, a mitochondrial </w:t>
      </w:r>
      <w:r w:rsidR="00BA5E92">
        <w:fldChar w:fldCharType="begin"/>
      </w:r>
      <w:r w:rsidR="00BA5E92">
        <w:instrText xml:space="preserve"> ADDIN EN.CITE &lt;EndNote&gt;&lt;Cite&gt;&lt;Author&gt;Li&lt;/Author&gt;&lt;Year&gt;2020&lt;/Year&gt;&lt;RecNum&gt;93&lt;/RecNum&gt;&lt;DisplayText&gt;[83]&lt;/DisplayText&gt;&lt;record&gt;&lt;rec-number&gt;93&lt;/rec-number&gt;&lt;foreign-keys&gt;&lt;key app="EN" db-id="9p0vavwpetxzdge2wd9ppdtvetprt0strv9e" timestamp="1741807233"&gt;93&lt;/key&gt;&lt;/foreign-keys&gt;&lt;ref-type name="Journal Article"&gt;17&lt;/ref-type&gt;&lt;contributors&gt;&lt;authors&gt;&lt;author&gt;Li, Mingxue&lt;/author&gt;&lt;author&gt;Wang, Dun&lt;/author&gt;&lt;author&gt;He, Jianhua&lt;/author&gt;&lt;author&gt;Chen, Lixia&lt;/author&gt;&lt;author&gt;Li, Hua&lt;/author&gt;&lt;/authors&gt;&lt;/contributors&gt;&lt;titles&gt;&lt;title&gt;Bcl-XL: A multifunctional anti-apoptotic protein&lt;/title&gt;&lt;secondary-title&gt;Pharmacological Research&lt;/secondary-title&gt;&lt;/titles&gt;&lt;periodical&gt;&lt;full-title&gt;Pharmacological Research&lt;/full-title&gt;&lt;/periodical&gt;&lt;pages&gt;104547&lt;/pages&gt;&lt;volume&gt;151&lt;/volume&gt;&lt;keywords&gt;&lt;keyword&gt;Bcl-X&lt;/keyword&gt;&lt;keyword&gt;Cancer&lt;/keyword&gt;&lt;keyword&gt;Neuroprotection&lt;/keyword&gt;&lt;keyword&gt;Metabolism&lt;/keyword&gt;&lt;keyword&gt;Immunity&lt;/keyword&gt;&lt;keyword&gt;Senescence&lt;/keyword&gt;&lt;/keywords&gt;&lt;dates&gt;&lt;year&gt;2020&lt;/year&gt;&lt;pub-dates&gt;&lt;date&gt;2020/01/01/&lt;/date&gt;&lt;/pub-dates&gt;&lt;/dates&gt;&lt;isbn&gt;1043-6618&lt;/isbn&gt;&lt;urls&gt;&lt;related-urls&gt;&lt;url&gt;https://www.sciencedirect.com/science/article/pii/S1043661819314847&lt;/url&gt;&lt;/related-urls&gt;&lt;/urls&gt;&lt;electronic-resource-num&gt;https://doi.org/10.1016/j.phrs.2019.104547&lt;/electronic-resource-num&gt;&lt;/record&gt;&lt;/Cite&gt;&lt;/EndNote&gt;</w:instrText>
      </w:r>
      <w:r w:rsidR="00BA5E92">
        <w:fldChar w:fldCharType="separate"/>
      </w:r>
      <w:r w:rsidR="00BA5E92">
        <w:rPr>
          <w:noProof/>
        </w:rPr>
        <w:t>[83]</w:t>
      </w:r>
      <w:r w:rsidR="00BA5E92">
        <w:fldChar w:fldCharType="end"/>
      </w:r>
      <w:r>
        <w:t xml:space="preserve">, anti-apoptotic </w:t>
      </w:r>
      <w:r w:rsidR="00BA5E92">
        <w:fldChar w:fldCharType="begin">
          <w:fldData xml:space="preserve">PEVuZE5vdGU+PENpdGU+PEF1dGhvcj5Mb288L0F1dGhvcj48WWVhcj4yMDIwPC9ZZWFyPjxSZWNO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</w:fldData>
        </w:fldChar>
      </w:r>
      <w:r w:rsidR="00BA5E92">
        <w:instrText xml:space="preserve"> ADDIN EN.CITE </w:instrText>
      </w:r>
      <w:r w:rsidR="00BA5E92">
        <w:fldChar w:fldCharType="begin">
          <w:fldData xml:space="preserve">PEVuZE5vdGU+PENpdGU+PEF1dGhvcj5Mb288L0F1dGhvcj48WWVhcj4yMDIwPC9ZZWFyPjxSZWNO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</w:fldData>
        </w:fldChar>
      </w:r>
      <w:r w:rsidR="00BA5E92">
        <w:instrText xml:space="preserve"> ADDIN EN.CITE.DATA </w:instrText>
      </w:r>
      <w:r w:rsidR="00BA5E92">
        <w:fldChar w:fldCharType="end"/>
      </w:r>
      <w:r w:rsidR="00BA5E92">
        <w:fldChar w:fldCharType="separate"/>
      </w:r>
      <w:r w:rsidR="00BA5E92">
        <w:rPr>
          <w:noProof/>
        </w:rPr>
        <w:t>[72]</w:t>
      </w:r>
      <w:r w:rsidR="00BA5E92">
        <w:fldChar w:fldCharType="end"/>
      </w:r>
      <w:r>
        <w:t xml:space="preserve">, neuroprotective </w:t>
      </w:r>
      <w:r w:rsidR="00BA5E92">
        <w:fldChar w:fldCharType="begin"/>
      </w:r>
      <w:r w:rsidR="00BA5E92">
        <w:instrText xml:space="preserve"> ADDIN EN.CITE &lt;EndNote&gt;&lt;Cite&gt;&lt;Author&gt;Fogarty&lt;/Author&gt;&lt;Year&gt;2019&lt;/Year&gt;&lt;RecNum&gt;95&lt;/RecNum&gt;&lt;DisplayText&gt;[84]&lt;/DisplayText&gt;&lt;record&gt;&lt;rec-number&gt;95&lt;/rec-number&gt;&lt;foreign-keys&gt;&lt;key app="EN" db-id="9p0vavwpetxzdge2wd9ppdtvetprt0strv9e" timestamp="1741807281"&gt;95&lt;/key&gt;&lt;/foreign-keys&gt;&lt;ref-type name="Journal Article"&gt;17&lt;/ref-type&gt;&lt;contributors&gt;&lt;authors&gt;&lt;author&gt;Fogarty, Lauren C.&lt;/author&gt;&lt;author&gt;Flemmer, Robert T.&lt;/author&gt;&lt;author&gt;Geizer, Brittany A.&lt;/author&gt;&lt;author&gt;Licursi, Maria&lt;/author&gt;&lt;author&gt;Karunanithy, Ahila&lt;/author&gt;&lt;author&gt;Opferman, Joseph T.&lt;/author&gt;&lt;author&gt;Hirasawa, Kensuke&lt;/author&gt;&lt;author&gt;Vanderluit, Jacqueline L.&lt;/author&gt;&lt;/authors&gt;&lt;/contributors&gt;&lt;titles&gt;&lt;title&gt;Mcl-1 and Bcl-xL are essential for survival of the developing nervous system&lt;/title&gt;&lt;secondary-title&gt;Cell Death &amp;amp; Differentiation&lt;/secondary-title&gt;&lt;/titles&gt;&lt;periodical&gt;&lt;full-title&gt;Cell Death &amp;amp; Differentiation&lt;/full-title&gt;&lt;/periodical&gt;&lt;pages&gt;1501-1515&lt;/pages&gt;&lt;volume&gt;26&lt;/volume&gt;&lt;number&gt;8&lt;/number&gt;&lt;dates&gt;&lt;year&gt;2019&lt;/year&gt;&lt;pub-dates&gt;&lt;date&gt;2019/08/01&lt;/date&gt;&lt;/pub-dates&gt;&lt;/dates&gt;&lt;isbn&gt;1476-5403&lt;/isbn&gt;&lt;urls&gt;&lt;related-urls&gt;&lt;url&gt;https://doi.org/10.1038/s41418-018-0225-1&lt;/url&gt;&lt;/related-urls&gt;&lt;/urls&gt;&lt;electronic-resource-num&gt;10.1038/s41418-018-0225-1&lt;/electronic-resource-num&gt;&lt;/record&gt;&lt;/Cite&gt;&lt;/EndNote&gt;</w:instrText>
      </w:r>
      <w:r w:rsidR="00BA5E92">
        <w:fldChar w:fldCharType="separate"/>
      </w:r>
      <w:r w:rsidR="00BA5E92">
        <w:rPr>
          <w:noProof/>
        </w:rPr>
        <w:t>[84]</w:t>
      </w:r>
      <w:r w:rsidR="00BA5E92">
        <w:fldChar w:fldCharType="end"/>
      </w:r>
      <w:r>
        <w:t xml:space="preserve"> regulator of synapse formation </w:t>
      </w:r>
      <w:r w:rsidR="008A357E">
        <w:fldChar w:fldCharType="begin">
          <w:fldData xml:space="preserve">PEVuZE5vdGU+PENpdGU+PEF1dGhvcj5MaTwvQXV0aG9yPjxZZWFyPjIwMDg8L1llYXI+PFJlY051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==
</w:fldData>
        </w:fldChar>
      </w:r>
      <w:r w:rsidR="008A357E">
        <w:instrText xml:space="preserve"> ADDIN EN.CITE </w:instrText>
      </w:r>
      <w:r w:rsidR="008A357E">
        <w:fldChar w:fldCharType="begin">
          <w:fldData xml:space="preserve">PEVuZE5vdGU+PENpdGU+PEF1dGhvcj5MaTwvQXV0aG9yPjxZZWFyPjIwMDg8L1llYXI+PFJlY051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==
</w:fldData>
        </w:fldChar>
      </w:r>
      <w:r w:rsidR="008A357E">
        <w:instrText xml:space="preserve"> ADDIN EN.CITE.DATA </w:instrText>
      </w:r>
      <w:r w:rsidR="008A357E">
        <w:fldChar w:fldCharType="end"/>
      </w:r>
      <w:r w:rsidR="008A357E">
        <w:fldChar w:fldCharType="separate"/>
      </w:r>
      <w:r w:rsidR="008A357E">
        <w:rPr>
          <w:noProof/>
        </w:rPr>
        <w:t>[85]</w:t>
      </w:r>
      <w:r w:rsidR="008A357E">
        <w:fldChar w:fldCharType="end"/>
      </w:r>
      <w:r>
        <w:t xml:space="preserve"> which was significantly downregulated in hypo-mitochondrial</w:t>
      </w:r>
      <w:r w:rsidR="00302DD5">
        <w:t xml:space="preserve"> depression</w:t>
      </w:r>
      <w:r>
        <w:t xml:space="preserve"> and upregulated in hyper-mitochondrial depression, respectively. Several other proteins with discrete nervous system functions were selected </w:t>
      </w:r>
      <w:r w:rsidR="0B0AE38A">
        <w:t>by</w:t>
      </w:r>
      <w:r>
        <w:t xml:space="preserve"> this predictive model, including (</w:t>
      </w:r>
      <w:proofErr w:type="spellStart"/>
      <w:r>
        <w:t>i</w:t>
      </w:r>
      <w:proofErr w:type="spellEnd"/>
      <w:r>
        <w:t xml:space="preserve">) CRL like proto-oncogene, adaptor protein (CRKL), which is involved in the Reelin pathway and controls neuronal positioning in the developing brain </w:t>
      </w:r>
      <w:r w:rsidR="008A357E">
        <w:fldChar w:fldCharType="begin">
          <w:fldData xml:space="preserve">PEVuZE5vdGU+PENpdGU+PEF1dGhvcj5QYXJrPC9BdXRob3I+PFllYXI+MjAwODwvWWVhcj48UmVj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</w:fldData>
        </w:fldChar>
      </w:r>
      <w:r w:rsidR="008A357E">
        <w:instrText xml:space="preserve"> ADDIN EN.CITE </w:instrText>
      </w:r>
      <w:r w:rsidR="008A357E">
        <w:fldChar w:fldCharType="begin">
          <w:fldData xml:space="preserve">PEVuZE5vdGU+PENpdGU+PEF1dGhvcj5QYXJrPC9BdXRob3I+PFllYXI+MjAwODwvWWVhcj48UmVj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</w:fldData>
        </w:fldChar>
      </w:r>
      <w:r w:rsidR="008A357E">
        <w:instrText xml:space="preserve"> ADDIN EN.CITE.DATA </w:instrText>
      </w:r>
      <w:r w:rsidR="008A357E">
        <w:fldChar w:fldCharType="end"/>
      </w:r>
      <w:r w:rsidR="008A357E">
        <w:fldChar w:fldCharType="separate"/>
      </w:r>
      <w:r w:rsidR="008A357E">
        <w:rPr>
          <w:noProof/>
        </w:rPr>
        <w:t>[86]</w:t>
      </w:r>
      <w:r w:rsidR="008A357E">
        <w:fldChar w:fldCharType="end"/>
      </w:r>
      <w:r>
        <w:t xml:space="preserve">, (ii) </w:t>
      </w:r>
      <w:proofErr w:type="spellStart"/>
      <w:r>
        <w:t>drebrin</w:t>
      </w:r>
      <w:proofErr w:type="spellEnd"/>
      <w:r>
        <w:t xml:space="preserve"> (DBN1), an </w:t>
      </w:r>
      <w:proofErr w:type="spellStart"/>
      <w:r>
        <w:t>actin</w:t>
      </w:r>
      <w:proofErr w:type="spellEnd"/>
      <w:r>
        <w:t xml:space="preserve">-binding protein involved in synaptic plasticity </w:t>
      </w:r>
      <w:r w:rsidR="008A357E">
        <w:fldChar w:fldCharType="begin">
          <w:fldData xml:space="preserve">PEVuZE5vdGU+PENpdGU+PEF1dGhvcj5TZWtpbm88L0F1dGhvcj48WWVhcj4yMDE3PC9ZZWFyPjxS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</w:fldData>
        </w:fldChar>
      </w:r>
      <w:r w:rsidR="008A357E">
        <w:instrText xml:space="preserve"> ADDIN EN.CITE </w:instrText>
      </w:r>
      <w:r w:rsidR="008A357E">
        <w:fldChar w:fldCharType="begin">
          <w:fldData xml:space="preserve">PEVuZE5vdGU+PENpdGU+PEF1dGhvcj5TZWtpbm88L0F1dGhvcj48WWVhcj4yMDE3PC9ZZWFyPjxS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</w:fldData>
        </w:fldChar>
      </w:r>
      <w:r w:rsidR="008A357E">
        <w:instrText xml:space="preserve"> ADDIN EN.CITE.DATA </w:instrText>
      </w:r>
      <w:r w:rsidR="008A357E">
        <w:fldChar w:fldCharType="end"/>
      </w:r>
      <w:r w:rsidR="008A357E">
        <w:fldChar w:fldCharType="separate"/>
      </w:r>
      <w:r w:rsidR="008A357E">
        <w:rPr>
          <w:noProof/>
        </w:rPr>
        <w:t>[87]</w:t>
      </w:r>
      <w:r w:rsidR="008A357E">
        <w:fldChar w:fldCharType="end"/>
      </w:r>
      <w:r>
        <w:t xml:space="preserve">, regulation of opiate addiction </w:t>
      </w:r>
      <w:r w:rsidR="008A357E">
        <w:fldChar w:fldCharType="begin">
          <w:fldData xml:space="preserve">PEVuZE5vdGU+PENpdGU+PEF1dGhvcj5NYXJ0aW48L0F1dGhvcj48WWVhcj4yMDE5PC9ZZWFyPjxS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</w:fldData>
        </w:fldChar>
      </w:r>
      <w:r w:rsidR="008A357E">
        <w:instrText xml:space="preserve"> ADDIN EN.CITE </w:instrText>
      </w:r>
      <w:r w:rsidR="008A357E">
        <w:fldChar w:fldCharType="begin">
          <w:fldData xml:space="preserve">PEVuZE5vdGU+PENpdGU+PEF1dGhvcj5NYXJ0aW48L0F1dGhvcj48WWVhcj4yMDE5PC9ZZWFyPjxS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</w:fldData>
        </w:fldChar>
      </w:r>
      <w:r w:rsidR="008A357E">
        <w:instrText xml:space="preserve"> ADDIN EN.CITE.DATA </w:instrText>
      </w:r>
      <w:r w:rsidR="008A357E">
        <w:fldChar w:fldCharType="end"/>
      </w:r>
      <w:r w:rsidR="008A357E">
        <w:fldChar w:fldCharType="separate"/>
      </w:r>
      <w:r w:rsidR="008A357E">
        <w:rPr>
          <w:noProof/>
        </w:rPr>
        <w:t>[88]</w:t>
      </w:r>
      <w:r w:rsidR="008A357E">
        <w:fldChar w:fldCharType="end"/>
      </w:r>
      <w:r>
        <w:t xml:space="preserve"> and cognitive performance </w:t>
      </w:r>
      <w:r w:rsidR="008A357E">
        <w:fldChar w:fldCharType="begin">
          <w:fldData xml:space="preserve">PEVuZE5vdGU+PENpdGU+PEF1dGhvcj5MaXU8L0F1dGhvcj48WWVhcj4yMDE3PC9ZZWFyPjxSZWNO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</w:fldData>
        </w:fldChar>
      </w:r>
      <w:r w:rsidR="008A357E">
        <w:instrText xml:space="preserve"> ADDIN EN.CITE </w:instrText>
      </w:r>
      <w:r w:rsidR="008A357E">
        <w:fldChar w:fldCharType="begin">
          <w:fldData xml:space="preserve">PEVuZE5vdGU+PENpdGU+PEF1dGhvcj5MaXU8L0F1dGhvcj48WWVhcj4yMDE3PC9ZZWFyPjxSZWNO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</w:fldData>
        </w:fldChar>
      </w:r>
      <w:r w:rsidR="008A357E">
        <w:instrText xml:space="preserve"> ADDIN EN.CITE.DATA </w:instrText>
      </w:r>
      <w:r w:rsidR="008A357E">
        <w:fldChar w:fldCharType="end"/>
      </w:r>
      <w:r w:rsidR="008A357E">
        <w:fldChar w:fldCharType="separate"/>
      </w:r>
      <w:r w:rsidR="008A357E">
        <w:rPr>
          <w:noProof/>
        </w:rPr>
        <w:t>[89, 90]</w:t>
      </w:r>
      <w:r w:rsidR="008A357E">
        <w:fldChar w:fldCharType="end"/>
      </w:r>
      <w:r>
        <w:t xml:space="preserve">, (iii) neuronal synaptosome associated protein 29 (SNAP29), a SNARE protein implicated in synaptic transmission </w:t>
      </w:r>
      <w:r w:rsidR="008A357E">
        <w:fldChar w:fldCharType="begin">
          <w:fldData xml:space="preserve">PEVuZE5vdGU+PENpdGU+PEF1dGhvcj5TdTwvQXV0aG9yPjxZZWFyPjIwMDE8L1llYXI+PFJlY051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</w:fldData>
        </w:fldChar>
      </w:r>
      <w:r w:rsidR="008A357E">
        <w:instrText xml:space="preserve"> ADDIN EN.CITE </w:instrText>
      </w:r>
      <w:r w:rsidR="008A357E">
        <w:fldChar w:fldCharType="begin">
          <w:fldData xml:space="preserve">PEVuZE5vdGU+PENpdGU+PEF1dGhvcj5TdTwvQXV0aG9yPjxZZWFyPjIwMDE8L1llYXI+PFJlY051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</w:fldData>
        </w:fldChar>
      </w:r>
      <w:r w:rsidR="008A357E">
        <w:instrText xml:space="preserve"> ADDIN EN.CITE.DATA </w:instrText>
      </w:r>
      <w:r w:rsidR="008A357E">
        <w:fldChar w:fldCharType="end"/>
      </w:r>
      <w:r w:rsidR="008A357E">
        <w:fldChar w:fldCharType="separate"/>
      </w:r>
      <w:r w:rsidR="008A357E">
        <w:rPr>
          <w:noProof/>
        </w:rPr>
        <w:t>[91]</w:t>
      </w:r>
      <w:r w:rsidR="008A357E">
        <w:fldChar w:fldCharType="end"/>
      </w:r>
      <w:r>
        <w:t xml:space="preserve">, (iv) methionine sulfoxide reductase A (MSRA), an antioxidant enzyme </w:t>
      </w:r>
      <w:r w:rsidR="008A357E">
        <w:fldChar w:fldCharType="begin"/>
      </w:r>
      <w:r w:rsidR="008A357E">
        <w:instrText xml:space="preserve"> ADDIN EN.CITE &lt;EndNote&gt;&lt;Cite&gt;&lt;Author&gt;Moskovitz&lt;/Author&gt;&lt;Year&gt;2001&lt;/Year&gt;&lt;RecNum&gt;102&lt;/RecNum&gt;&lt;DisplayText&gt;[92]&lt;/DisplayText&gt;&lt;record&gt;&lt;rec-number&gt;102&lt;/rec-number&gt;&lt;foreign-keys&gt;&lt;key app="EN" db-id="9p0vavwpetxzdge2wd9ppdtvetprt0strv9e" timestamp="1741807529"&gt;102&lt;/key&gt;&lt;/foreign-keys&gt;&lt;ref-type name="Journal Article"&gt;17&lt;/ref-type&gt;&lt;contributors&gt;&lt;authors&gt;&lt;author&gt;Moskovitz, Jackob&lt;/author&gt;&lt;author&gt;Bar-Noy, Shoshana&lt;/author&gt;&lt;author&gt;Williams, Wesley M.&lt;/author&gt;&lt;author&gt;Requena, Jesus&lt;/author&gt;&lt;author&gt;Berlett, Barbara S.&lt;/author&gt;&lt;author&gt;Stadtman, Earl R.&lt;/author&gt;&lt;/authors&gt;&lt;/contributors&gt;&lt;titles&gt;&lt;title&gt;Methionine sulfoxide reductase (MsrA) is a regulator of antioxidant defense and lifespan in mammals&lt;/title&gt;&lt;secondary-title&gt;Proceedings of the National Academy of Sciences&lt;/secondary-title&gt;&lt;/titles&gt;&lt;periodical&gt;&lt;full-title&gt;Proceedings of the National Academy of Sciences&lt;/full-title&gt;&lt;/periodical&gt;&lt;pages&gt;12920-12925&lt;/pages&gt;&lt;volume&gt;98&lt;/volume&gt;&lt;number&gt;23&lt;/number&gt;&lt;dates&gt;&lt;year&gt;2001&lt;/year&gt;&lt;/dates&gt;&lt;urls&gt;&lt;related-urls&gt;&lt;url&gt;https://www.pnas.org/doi/abs/10.1073/pnas.231472998&lt;/url&gt;&lt;/related-urls&gt;&lt;/urls&gt;&lt;electronic-resource-num&gt;doi:10.1073/pnas.231472998&lt;/electronic-resource-num&gt;&lt;/record&gt;&lt;/Cite&gt;&lt;/EndNote&gt;</w:instrText>
      </w:r>
      <w:r w:rsidR="008A357E">
        <w:fldChar w:fldCharType="separate"/>
      </w:r>
      <w:r w:rsidR="008A357E">
        <w:rPr>
          <w:noProof/>
        </w:rPr>
        <w:t>[92]</w:t>
      </w:r>
      <w:r w:rsidR="008A357E">
        <w:fldChar w:fldCharType="end"/>
      </w:r>
      <w:r>
        <w:t xml:space="preserve"> that protects neuronal cells against hypoxia </w:t>
      </w:r>
      <w:r w:rsidR="008A357E">
        <w:fldChar w:fldCharType="begin"/>
      </w:r>
      <w:r w:rsidR="008A357E">
        <w:instrText xml:space="preserve"> ADDIN EN.CITE &lt;EndNote&gt;&lt;Cite&gt;&lt;Author&gt;Yermolaieva&lt;/Author&gt;&lt;Year&gt;2004&lt;/Year&gt;&lt;RecNum&gt;104&lt;/RecNum&gt;&lt;DisplayText&gt;[93]&lt;/DisplayText&gt;&lt;record&gt;&lt;rec-number&gt;104&lt;/rec-number&gt;&lt;foreign-keys&gt;&lt;key app="EN" db-id="9p0vavwpetxzdge2wd9ppdtvetprt0strv9e" timestamp="1741807558"&gt;104&lt;/key&gt;&lt;/foreign-keys&gt;&lt;ref-type name="Journal Article"&gt;17&lt;/ref-type&gt;&lt;contributors&gt;&lt;authors&gt;&lt;author&gt;Yermolaieva, O.&lt;/author&gt;&lt;author&gt;Xu, R.&lt;/author&gt;&lt;author&gt;Schinstock, C.&lt;/author&gt;&lt;author&gt;Brot, N.&lt;/author&gt;&lt;author&gt;Weissbach, H.&lt;/author&gt;&lt;author&gt;Heinemann, S. H.&lt;/author&gt;&lt;author&gt;Hoshi, T.&lt;/author&gt;&lt;/authors&gt;&lt;/contributors&gt;&lt;auth-address&gt;Department of Internal Medicine, Roy J. and Lucille A. Carver College of Medicine, University of Iowa, Iowa City, IA 52242, USA.&lt;/auth-address&gt;&lt;titles&gt;&lt;title&gt;Methionine sulfoxide reductase A protects neuronal cells against brief hypoxia/reoxygenation&lt;/title&gt;&lt;secondary-title&gt;Proc Natl Acad Sci U S A&lt;/secondary-title&gt;&lt;/titles&gt;&lt;periodical&gt;&lt;full-title&gt;Proc Natl Acad Sci U S A&lt;/full-title&gt;&lt;/periodical&gt;&lt;pages&gt;1159-64&lt;/pages&gt;&lt;volume&gt;101&lt;/volume&gt;&lt;number&gt;5&lt;/number&gt;&lt;edition&gt;20040126&lt;/edition&gt;&lt;keywords&gt;&lt;keyword&gt;Animals&lt;/keyword&gt;&lt;keyword&gt;Apoptosis&lt;/keyword&gt;&lt;keyword&gt;*Cell Hypoxia&lt;/keyword&gt;&lt;keyword&gt;*Cytoprotection&lt;/keyword&gt;&lt;keyword&gt;Membrane Potentials&lt;/keyword&gt;&lt;keyword&gt;Methionine/*analogs &amp;amp; derivatives/analysis&lt;/keyword&gt;&lt;keyword&gt;Methionine Sulfoxide Reductases&lt;/keyword&gt;&lt;keyword&gt;Mitochondria/physiology&lt;/keyword&gt;&lt;keyword&gt;Neurons/*metabolism/pathology&lt;/keyword&gt;&lt;keyword&gt;Oxidoreductases/*physiology&lt;/keyword&gt;&lt;keyword&gt;PC12 Cells&lt;/keyword&gt;&lt;keyword&gt;Rats&lt;/keyword&gt;&lt;keyword&gt;Reactive Oxygen Species&lt;/keyword&gt;&lt;/keywords&gt;&lt;dates&gt;&lt;year&gt;2004&lt;/year&gt;&lt;pub-dates&gt;&lt;date&gt;Feb 3&lt;/date&gt;&lt;/pub-dates&gt;&lt;/dates&gt;&lt;isbn&gt;0027-8424 (Print)&amp;#xD;0027-8424&lt;/isbn&gt;&lt;accession-num&gt;14745014&lt;/accession-num&gt;&lt;urls&gt;&lt;/urls&gt;&lt;custom2&gt;PMC337023&lt;/custom2&gt;&lt;electronic-resource-num&gt;10.1073/pnas.0308215100&lt;/electronic-resource-num&gt;&lt;remote-database-provider&gt;NLM&lt;/remote-database-provider&gt;&lt;language&gt;eng&lt;/language&gt;&lt;/record&gt;&lt;/Cite&gt;&lt;/EndNote&gt;</w:instrText>
      </w:r>
      <w:r w:rsidR="008A357E">
        <w:fldChar w:fldCharType="separate"/>
      </w:r>
      <w:r w:rsidR="008A357E">
        <w:rPr>
          <w:noProof/>
        </w:rPr>
        <w:t>[93]</w:t>
      </w:r>
      <w:r w:rsidR="008A357E">
        <w:fldChar w:fldCharType="end"/>
      </w:r>
      <w:r>
        <w:t xml:space="preserve">, and (v) mesencephalic astrocyte-derived neurotrophic factor (MANF), a neuroprotective neurotrophic factor </w:t>
      </w:r>
      <w:r w:rsidR="008A357E">
        <w:fldChar w:fldCharType="begin">
          <w:fldData xml:space="preserve">PEVuZE5vdGU+PENpdGU+PEF1dGhvcj5MaXU8L0F1dGhvcj48WWVhcj4yMDIyPC9ZZWFyPjxSZWNO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</w:fldData>
        </w:fldChar>
      </w:r>
      <w:r w:rsidR="008A357E">
        <w:instrText xml:space="preserve"> ADDIN EN.CITE </w:instrText>
      </w:r>
      <w:r w:rsidR="008A357E">
        <w:fldChar w:fldCharType="begin">
          <w:fldData xml:space="preserve">PEVuZE5vdGU+PENpdGU+PEF1dGhvcj5MaXU8L0F1dGhvcj48WWVhcj4yMDIyPC9ZZWFyPjxSZWNO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</w:fldData>
        </w:fldChar>
      </w:r>
      <w:r w:rsidR="008A357E">
        <w:instrText xml:space="preserve"> ADDIN EN.CITE.DATA </w:instrText>
      </w:r>
      <w:r w:rsidR="008A357E">
        <w:fldChar w:fldCharType="end"/>
      </w:r>
      <w:r w:rsidR="008A357E">
        <w:fldChar w:fldCharType="separate"/>
      </w:r>
      <w:r w:rsidR="008A357E">
        <w:rPr>
          <w:noProof/>
        </w:rPr>
        <w:t>[94]</w:t>
      </w:r>
      <w:r w:rsidR="008A357E">
        <w:fldChar w:fldCharType="end"/>
      </w:r>
      <w:r>
        <w:t xml:space="preserve"> that promotes the survival of dopaminergic neurons </w:t>
      </w:r>
      <w:r w:rsidR="008A357E">
        <w:fldChar w:fldCharType="begin">
          <w:fldData xml:space="preserve">PEVuZE5vdGU+PENpdGU+PEF1dGhvcj5SZW5rbzwvQXV0aG9yPjxZZWFyPjIwMTg8L1llYXI+PFJl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</w:fldData>
        </w:fldChar>
      </w:r>
      <w:r w:rsidR="008A357E">
        <w:instrText xml:space="preserve"> ADDIN EN.CITE </w:instrText>
      </w:r>
      <w:r w:rsidR="008A357E">
        <w:fldChar w:fldCharType="begin">
          <w:fldData xml:space="preserve">PEVuZE5vdGU+PENpdGU+PEF1dGhvcj5SZW5rbzwvQXV0aG9yPjxZZWFyPjIwMTg8L1llYXI+PFJl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</w:fldData>
        </w:fldChar>
      </w:r>
      <w:r w:rsidR="008A357E">
        <w:instrText xml:space="preserve"> ADDIN EN.CITE.DATA </w:instrText>
      </w:r>
      <w:r w:rsidR="008A357E">
        <w:fldChar w:fldCharType="end"/>
      </w:r>
      <w:r w:rsidR="008A357E">
        <w:fldChar w:fldCharType="separate"/>
      </w:r>
      <w:r w:rsidR="008A357E">
        <w:rPr>
          <w:noProof/>
        </w:rPr>
        <w:t>[95]</w:t>
      </w:r>
      <w:r w:rsidR="008A357E">
        <w:fldChar w:fldCharType="end"/>
      </w:r>
      <w:r>
        <w:t xml:space="preserve"> and has previously been proposed as a blood-based biomarker of MDD </w:t>
      </w:r>
      <w:r w:rsidR="008A357E">
        <w:fldChar w:fldCharType="begin">
          <w:fldData xml:space="preserve">PEVuZE5vdGU+PENpdGU+PEF1dGhvcj5YdTwvQXV0aG9yPjxZZWFyPjIwMjI8L1llYXI+PFJlY051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</w:fldData>
        </w:fldChar>
      </w:r>
      <w:r w:rsidR="008A357E">
        <w:instrText xml:space="preserve"> ADDIN EN.CITE </w:instrText>
      </w:r>
      <w:r w:rsidR="008A357E">
        <w:fldChar w:fldCharType="begin">
          <w:fldData xml:space="preserve">PEVuZE5vdGU+PENpdGU+PEF1dGhvcj5YdTwvQXV0aG9yPjxZZWFyPjIwMjI8L1llYXI+PFJlY051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</w:fldData>
        </w:fldChar>
      </w:r>
      <w:r w:rsidR="008A357E">
        <w:instrText xml:space="preserve"> ADDIN EN.CITE.DATA </w:instrText>
      </w:r>
      <w:r w:rsidR="008A357E">
        <w:fldChar w:fldCharType="end"/>
      </w:r>
      <w:r w:rsidR="008A357E">
        <w:fldChar w:fldCharType="separate"/>
      </w:r>
      <w:r w:rsidR="008A357E">
        <w:rPr>
          <w:noProof/>
        </w:rPr>
        <w:t>[96, 97]</w:t>
      </w:r>
      <w:r w:rsidR="008A357E">
        <w:fldChar w:fldCharType="end"/>
      </w:r>
      <w:r>
        <w:t xml:space="preserve">. </w:t>
      </w:r>
      <w:r w:rsidR="00D359F1">
        <w:rPr>
          <w:color w:val="1F1F1F"/>
        </w:rPr>
        <w:t xml:space="preserve">Notably, </w:t>
      </w:r>
      <w:r w:rsidR="0059655E">
        <w:rPr>
          <w:color w:val="1F1F1F"/>
        </w:rPr>
        <w:t>several</w:t>
      </w:r>
      <w:r>
        <w:rPr>
          <w:color w:val="1F1F1F"/>
        </w:rPr>
        <w:t xml:space="preserve"> </w:t>
      </w:r>
      <w:r w:rsidR="00F1099C">
        <w:rPr>
          <w:color w:val="1F1F1F"/>
        </w:rPr>
        <w:t>immune and inflammatory proteins</w:t>
      </w:r>
      <w:r w:rsidR="00EF3B8B">
        <w:rPr>
          <w:color w:val="1F1F1F"/>
        </w:rPr>
        <w:t xml:space="preserve"> linked to CNS functions</w:t>
      </w:r>
      <w:r w:rsidR="00F1099C">
        <w:rPr>
          <w:color w:val="1F1F1F"/>
        </w:rPr>
        <w:t xml:space="preserve"> </w:t>
      </w:r>
      <w:r w:rsidR="000C33CF" w:rsidRPr="20E54D52">
        <w:rPr>
          <w:color w:val="1F1F1F"/>
        </w:rPr>
        <w:t xml:space="preserve">were also selected </w:t>
      </w:r>
      <w:r w:rsidR="37A7F079">
        <w:t>by</w:t>
      </w:r>
      <w:r w:rsidR="000C33CF" w:rsidRPr="20E54D52">
        <w:rPr>
          <w:color w:val="1F1F1F"/>
        </w:rPr>
        <w:t xml:space="preserve"> this model, including (</w:t>
      </w:r>
      <w:proofErr w:type="spellStart"/>
      <w:r w:rsidR="000C33CF" w:rsidRPr="20E54D52">
        <w:rPr>
          <w:color w:val="1F1F1F"/>
        </w:rPr>
        <w:t>i</w:t>
      </w:r>
      <w:proofErr w:type="spellEnd"/>
      <w:r w:rsidR="000C33CF">
        <w:rPr>
          <w:color w:val="1F1F1F"/>
        </w:rPr>
        <w:t xml:space="preserve">) TNFRSF21, also known as death receptor 6, </w:t>
      </w:r>
      <w:r w:rsidR="00552776">
        <w:rPr>
          <w:color w:val="1F1F1F"/>
        </w:rPr>
        <w:t>a</w:t>
      </w:r>
      <w:r w:rsidR="00A421A9">
        <w:rPr>
          <w:color w:val="1F1F1F"/>
        </w:rPr>
        <w:t xml:space="preserve"> TNF/TNF receptor family member </w:t>
      </w:r>
      <w:r w:rsidR="00552776">
        <w:rPr>
          <w:color w:val="1F1F1F"/>
        </w:rPr>
        <w:t>implicated in</w:t>
      </w:r>
      <w:r w:rsidR="00B35296">
        <w:rPr>
          <w:color w:val="1F1F1F"/>
        </w:rPr>
        <w:t xml:space="preserve"> neural inflammation in</w:t>
      </w:r>
      <w:r w:rsidR="00552776">
        <w:rPr>
          <w:color w:val="1F1F1F"/>
        </w:rPr>
        <w:t xml:space="preserve"> neurodegeneration </w:t>
      </w:r>
      <w:r w:rsidR="008A357E">
        <w:rPr>
          <w:color w:val="1F1F1F"/>
        </w:rPr>
        <w:fldChar w:fldCharType="begin">
          <w:fldData xml:space="preserve">PEVuZE5vdGU+PENpdGU+PEF1dGhvcj5LdWVzdGVyPC9BdXRob3I+PFllYXI+MjAxMTwvWWVhcj48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</w:fldData>
        </w:fldChar>
      </w:r>
      <w:r w:rsidR="008A357E">
        <w:rPr>
          <w:color w:val="1F1F1F"/>
        </w:rPr>
        <w:instrText xml:space="preserve"> ADDIN EN.CITE </w:instrText>
      </w:r>
      <w:r w:rsidR="008A357E">
        <w:rPr>
          <w:color w:val="1F1F1F"/>
        </w:rPr>
        <w:fldChar w:fldCharType="begin">
          <w:fldData xml:space="preserve">PEVuZE5vdGU+PENpdGU+PEF1dGhvcj5LdWVzdGVyPC9BdXRob3I+PFllYXI+MjAxMTwvWWVhcj48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</w:fldData>
        </w:fldChar>
      </w:r>
      <w:r w:rsidR="008A357E">
        <w:rPr>
          <w:color w:val="1F1F1F"/>
        </w:rPr>
        <w:instrText xml:space="preserve"> ADDIN EN.CITE.DATA </w:instrText>
      </w:r>
      <w:r w:rsidR="008A357E">
        <w:rPr>
          <w:color w:val="1F1F1F"/>
        </w:rPr>
      </w:r>
      <w:r w:rsidR="008A357E">
        <w:rPr>
          <w:color w:val="1F1F1F"/>
        </w:rPr>
        <w:fldChar w:fldCharType="end"/>
      </w:r>
      <w:r w:rsidR="008A357E">
        <w:rPr>
          <w:color w:val="1F1F1F"/>
        </w:rPr>
      </w:r>
      <w:r w:rsidR="008A357E">
        <w:rPr>
          <w:color w:val="1F1F1F"/>
        </w:rPr>
        <w:fldChar w:fldCharType="separate"/>
      </w:r>
      <w:r w:rsidR="008A357E">
        <w:rPr>
          <w:noProof/>
          <w:color w:val="1F1F1F"/>
        </w:rPr>
        <w:t>[98, 99]</w:t>
      </w:r>
      <w:r w:rsidR="008A357E">
        <w:rPr>
          <w:color w:val="1F1F1F"/>
        </w:rPr>
        <w:fldChar w:fldCharType="end"/>
      </w:r>
      <w:r w:rsidR="00552776">
        <w:rPr>
          <w:color w:val="1F1F1F"/>
        </w:rPr>
        <w:t xml:space="preserve">, </w:t>
      </w:r>
      <w:r w:rsidR="003A51EE">
        <w:rPr>
          <w:color w:val="1F1F1F"/>
        </w:rPr>
        <w:t xml:space="preserve">(ii) </w:t>
      </w:r>
      <w:r w:rsidR="00184AC5">
        <w:rPr>
          <w:color w:val="1F1F1F"/>
        </w:rPr>
        <w:t>interferon-gamma receptor 1 (IFNGR1)</w:t>
      </w:r>
      <w:r w:rsidR="00D91A88">
        <w:rPr>
          <w:color w:val="1F1F1F"/>
        </w:rPr>
        <w:t xml:space="preserve">, </w:t>
      </w:r>
      <w:r w:rsidR="00365665">
        <w:rPr>
          <w:color w:val="1F1F1F"/>
        </w:rPr>
        <w:t xml:space="preserve">an immune response protein </w:t>
      </w:r>
      <w:r w:rsidR="005E069E">
        <w:rPr>
          <w:color w:val="1F1F1F"/>
        </w:rPr>
        <w:t xml:space="preserve">potentially involved in </w:t>
      </w:r>
      <w:r w:rsidR="004E18B1">
        <w:rPr>
          <w:color w:val="1F1F1F"/>
        </w:rPr>
        <w:t>neuronal connectivity</w:t>
      </w:r>
      <w:r w:rsidR="00C92273">
        <w:rPr>
          <w:color w:val="1F1F1F"/>
        </w:rPr>
        <w:t xml:space="preserve"> </w:t>
      </w:r>
      <w:r w:rsidR="008A357E">
        <w:rPr>
          <w:color w:val="1F1F1F"/>
        </w:rPr>
        <w:fldChar w:fldCharType="begin">
          <w:fldData xml:space="preserve">PEVuZE5vdGU+PENpdGU+PEF1dGhvcj5GaWxpYW5vPC9BdXRob3I+PFllYXI+MjAxNjwvWWVhcj48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</w:fldData>
        </w:fldChar>
      </w:r>
      <w:r w:rsidR="008A357E">
        <w:rPr>
          <w:color w:val="1F1F1F"/>
        </w:rPr>
        <w:instrText xml:space="preserve"> ADDIN EN.CITE </w:instrText>
      </w:r>
      <w:r w:rsidR="008A357E">
        <w:rPr>
          <w:color w:val="1F1F1F"/>
        </w:rPr>
        <w:fldChar w:fldCharType="begin">
          <w:fldData xml:space="preserve">PEVuZE5vdGU+PENpdGU+PEF1dGhvcj5GaWxpYW5vPC9BdXRob3I+PFllYXI+MjAxNjwvWWVhcj48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</w:fldData>
        </w:fldChar>
      </w:r>
      <w:r w:rsidR="008A357E">
        <w:rPr>
          <w:color w:val="1F1F1F"/>
        </w:rPr>
        <w:instrText xml:space="preserve"> ADDIN EN.CITE.DATA </w:instrText>
      </w:r>
      <w:r w:rsidR="008A357E">
        <w:rPr>
          <w:color w:val="1F1F1F"/>
        </w:rPr>
      </w:r>
      <w:r w:rsidR="008A357E">
        <w:rPr>
          <w:color w:val="1F1F1F"/>
        </w:rPr>
        <w:fldChar w:fldCharType="end"/>
      </w:r>
      <w:r w:rsidR="008A357E">
        <w:rPr>
          <w:color w:val="1F1F1F"/>
        </w:rPr>
      </w:r>
      <w:r w:rsidR="008A357E">
        <w:rPr>
          <w:color w:val="1F1F1F"/>
        </w:rPr>
        <w:fldChar w:fldCharType="separate"/>
      </w:r>
      <w:r w:rsidR="008A357E">
        <w:rPr>
          <w:noProof/>
          <w:color w:val="1F1F1F"/>
        </w:rPr>
        <w:t>[100]</w:t>
      </w:r>
      <w:r w:rsidR="008A357E">
        <w:rPr>
          <w:color w:val="1F1F1F"/>
        </w:rPr>
        <w:fldChar w:fldCharType="end"/>
      </w:r>
      <w:r w:rsidR="00D472B9">
        <w:rPr>
          <w:color w:val="1F1F1F"/>
        </w:rPr>
        <w:t xml:space="preserve"> and interactions between the CNS and immune system </w:t>
      </w:r>
      <w:r w:rsidR="008A357E">
        <w:rPr>
          <w:color w:val="1F1F1F"/>
        </w:rPr>
        <w:fldChar w:fldCharType="begin"/>
      </w:r>
      <w:r w:rsidR="008A357E">
        <w:rPr>
          <w:color w:val="1F1F1F"/>
        </w:rPr>
        <w:instrText xml:space="preserve"> ADDIN EN.CITE &lt;EndNote&gt;&lt;Cite&gt;&lt;Author&gt;Janach&lt;/Author&gt;&lt;Year&gt;2020&lt;/Year&gt;&lt;RecNum&gt;112&lt;/RecNum&gt;&lt;DisplayText&gt;[101]&lt;/DisplayText&gt;&lt;record&gt;&lt;rec-number&gt;112&lt;/rec-number&gt;&lt;foreign-keys&gt;&lt;key app="EN" db-id="9p0vavwpetxzdge2wd9ppdtvetprt0strv9e" timestamp="1741808275"&gt;112&lt;/key&gt;&lt;/foreign-keys&gt;&lt;ref-type name="Journal Article"&gt;17&lt;/ref-type&gt;&lt;contributors&gt;&lt;authors&gt;&lt;author&gt;Janach, Gabriel M. S.&lt;/author&gt;&lt;author&gt;Reetz, Olivia&lt;/author&gt;&lt;author&gt;Döhne, Noah&lt;/author&gt;&lt;author&gt;Stadler, Konstantin&lt;/author&gt;&lt;author&gt;Grosser, Sabine&lt;/author&gt;&lt;author&gt;Byvaltcev, Egor&lt;/author&gt;&lt;author&gt;Bräuer, Anja U.&lt;/author&gt;&lt;author&gt;Strauss, Ulf&lt;/author&gt;&lt;/authors&gt;&lt;/contributors&gt;&lt;titles&gt;&lt;title&gt;Interferon-γ acutely augments inhibition of neocortical layer 5 pyramidal neurons&lt;/title&gt;&lt;secondary-title&gt;Journal of Neuroinflammation&lt;/secondary-title&gt;&lt;/titles&gt;&lt;periodical&gt;&lt;full-title&gt;Journal of Neuroinflammation&lt;/full-title&gt;&lt;/periodical&gt;&lt;pages&gt;69&lt;/pages&gt;&lt;volume&gt;17&lt;/volume&gt;&lt;number&gt;1&lt;/number&gt;&lt;dates&gt;&lt;year&gt;2020&lt;/year&gt;&lt;pub-dates&gt;&lt;date&gt;2020/02/22&lt;/date&gt;&lt;/pub-dates&gt;&lt;/dates&gt;&lt;isbn&gt;1742-2094&lt;/isbn&gt;&lt;urls&gt;&lt;related-urls&gt;&lt;url&gt;https://doi.org/10.1186/s12974-020-1722-y&lt;/url&gt;&lt;/related-urls&gt;&lt;/urls&gt;&lt;electronic-resource-num&gt;10.1186/s12974-020-1722-y&lt;/electronic-resource-num&gt;&lt;/record&gt;&lt;/Cite&gt;&lt;/EndNote&gt;</w:instrText>
      </w:r>
      <w:r w:rsidR="008A357E">
        <w:rPr>
          <w:color w:val="1F1F1F"/>
        </w:rPr>
        <w:fldChar w:fldCharType="separate"/>
      </w:r>
      <w:r w:rsidR="008A357E">
        <w:rPr>
          <w:noProof/>
          <w:color w:val="1F1F1F"/>
        </w:rPr>
        <w:t>[101]</w:t>
      </w:r>
      <w:r w:rsidR="008A357E">
        <w:rPr>
          <w:color w:val="1F1F1F"/>
        </w:rPr>
        <w:fldChar w:fldCharType="end"/>
      </w:r>
      <w:r w:rsidR="00D472B9">
        <w:rPr>
          <w:color w:val="1F1F1F"/>
        </w:rPr>
        <w:t xml:space="preserve">, and (iii) </w:t>
      </w:r>
      <w:r w:rsidR="00D44AE7">
        <w:rPr>
          <w:color w:val="1F1F1F"/>
        </w:rPr>
        <w:t>IRAK4,</w:t>
      </w:r>
      <w:r w:rsidR="006D0B38">
        <w:rPr>
          <w:color w:val="1F1F1F"/>
        </w:rPr>
        <w:t xml:space="preserve"> an innate immune signaling protein</w:t>
      </w:r>
      <w:r w:rsidR="00D44AE7">
        <w:rPr>
          <w:color w:val="1F1F1F"/>
        </w:rPr>
        <w:t xml:space="preserve"> </w:t>
      </w:r>
      <w:r w:rsidR="001F4D95">
        <w:rPr>
          <w:color w:val="1F1F1F"/>
        </w:rPr>
        <w:t xml:space="preserve">which may regulate microglial activation status </w:t>
      </w:r>
      <w:r w:rsidR="008A357E">
        <w:rPr>
          <w:color w:val="1F1F1F"/>
        </w:rPr>
        <w:fldChar w:fldCharType="begin">
          <w:fldData xml:space="preserve">PEVuZE5vdGU+PENpdGU+PEF1dGhvcj5DYW1lcm9uPC9BdXRob3I+PFllYXI+MjAxMjwvWWVhcj48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</w:fldData>
        </w:fldChar>
      </w:r>
      <w:r w:rsidR="008A357E">
        <w:rPr>
          <w:color w:val="1F1F1F"/>
        </w:rPr>
        <w:instrText xml:space="preserve"> ADDIN EN.CITE </w:instrText>
      </w:r>
      <w:r w:rsidR="008A357E">
        <w:rPr>
          <w:color w:val="1F1F1F"/>
        </w:rPr>
        <w:fldChar w:fldCharType="begin">
          <w:fldData xml:space="preserve">PEVuZE5vdGU+PENpdGU+PEF1dGhvcj5DYW1lcm9uPC9BdXRob3I+PFllYXI+MjAxMjwvWWVhcj48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</w:fldData>
        </w:fldChar>
      </w:r>
      <w:r w:rsidR="008A357E">
        <w:rPr>
          <w:color w:val="1F1F1F"/>
        </w:rPr>
        <w:instrText xml:space="preserve"> ADDIN EN.CITE.DATA </w:instrText>
      </w:r>
      <w:r w:rsidR="008A357E">
        <w:rPr>
          <w:color w:val="1F1F1F"/>
        </w:rPr>
      </w:r>
      <w:r w:rsidR="008A357E">
        <w:rPr>
          <w:color w:val="1F1F1F"/>
        </w:rPr>
        <w:fldChar w:fldCharType="end"/>
      </w:r>
      <w:r w:rsidR="008A357E">
        <w:rPr>
          <w:color w:val="1F1F1F"/>
        </w:rPr>
      </w:r>
      <w:r w:rsidR="008A357E">
        <w:rPr>
          <w:color w:val="1F1F1F"/>
        </w:rPr>
        <w:fldChar w:fldCharType="separate"/>
      </w:r>
      <w:r w:rsidR="008A357E">
        <w:rPr>
          <w:noProof/>
          <w:color w:val="1F1F1F"/>
        </w:rPr>
        <w:t>[102]</w:t>
      </w:r>
      <w:r w:rsidR="008A357E">
        <w:rPr>
          <w:color w:val="1F1F1F"/>
        </w:rPr>
        <w:fldChar w:fldCharType="end"/>
      </w:r>
      <w:r w:rsidR="00C23434">
        <w:rPr>
          <w:color w:val="1F1F1F"/>
        </w:rPr>
        <w:t>.</w:t>
      </w:r>
      <w:r w:rsidR="005172D7">
        <w:rPr>
          <w:color w:val="1F1F1F"/>
        </w:rPr>
        <w:t xml:space="preserve"> </w:t>
      </w:r>
      <w:r w:rsidR="00992498">
        <w:rPr>
          <w:color w:val="1F1F1F"/>
        </w:rPr>
        <w:t>To date, fluid biomarker-based stratification</w:t>
      </w:r>
      <w:r w:rsidR="00870911">
        <w:rPr>
          <w:color w:val="1F1F1F"/>
        </w:rPr>
        <w:t>s</w:t>
      </w:r>
      <w:r w:rsidR="003F071E">
        <w:rPr>
          <w:color w:val="1F1F1F"/>
        </w:rPr>
        <w:t xml:space="preserve"> </w:t>
      </w:r>
      <w:r w:rsidR="00992498">
        <w:rPr>
          <w:color w:val="1F1F1F"/>
        </w:rPr>
        <w:t>of MDD ha</w:t>
      </w:r>
      <w:r w:rsidR="003F071E">
        <w:rPr>
          <w:color w:val="1F1F1F"/>
        </w:rPr>
        <w:t xml:space="preserve">ve </w:t>
      </w:r>
      <w:r w:rsidR="00992498">
        <w:rPr>
          <w:color w:val="1F1F1F"/>
        </w:rPr>
        <w:t xml:space="preserve">primarily focused on </w:t>
      </w:r>
      <w:r w:rsidR="003F071E">
        <w:rPr>
          <w:color w:val="1F1F1F"/>
        </w:rPr>
        <w:t xml:space="preserve">circulating levels of </w:t>
      </w:r>
      <w:r w:rsidR="00992498">
        <w:rPr>
          <w:color w:val="1F1F1F"/>
        </w:rPr>
        <w:t>C</w:t>
      </w:r>
      <w:r w:rsidR="003F071E">
        <w:rPr>
          <w:color w:val="1F1F1F"/>
        </w:rPr>
        <w:t xml:space="preserve">RP, </w:t>
      </w:r>
      <w:r w:rsidR="00440B5B">
        <w:rPr>
          <w:color w:val="1F1F1F"/>
        </w:rPr>
        <w:t xml:space="preserve">a marker of systemic inflammation </w:t>
      </w:r>
      <w:r w:rsidR="003F071E">
        <w:rPr>
          <w:color w:val="1F1F1F"/>
        </w:rPr>
        <w:t xml:space="preserve">which </w:t>
      </w:r>
      <w:r w:rsidR="00AE7B39" w:rsidRPr="20E54D52">
        <w:rPr>
          <w:color w:val="1F1F1F"/>
        </w:rPr>
        <w:t xml:space="preserve">can modestly predict depressive symptoms but largely </w:t>
      </w:r>
      <w:r w:rsidR="00AE7B39">
        <w:rPr>
          <w:color w:val="1F1F1F"/>
        </w:rPr>
        <w:t>fail</w:t>
      </w:r>
      <w:r w:rsidR="00440B5B">
        <w:rPr>
          <w:color w:val="1F1F1F"/>
        </w:rPr>
        <w:t>s</w:t>
      </w:r>
      <w:r w:rsidR="00AE7B39" w:rsidRPr="20E54D52">
        <w:rPr>
          <w:color w:val="1F1F1F"/>
        </w:rPr>
        <w:t xml:space="preserve"> to</w:t>
      </w:r>
      <w:r w:rsidR="00AE7B39">
        <w:rPr>
          <w:color w:val="1F1F1F"/>
        </w:rPr>
        <w:t xml:space="preserve"> predict </w:t>
      </w:r>
      <w:r w:rsidR="00437CEB">
        <w:rPr>
          <w:color w:val="1F1F1F"/>
        </w:rPr>
        <w:t xml:space="preserve">treatment response or remission </w:t>
      </w:r>
      <w:r w:rsidR="008A357E">
        <w:rPr>
          <w:color w:val="1F1F1F"/>
        </w:rPr>
        <w:fldChar w:fldCharType="begin">
          <w:fldData xml:space="preserve">PEVuZE5vdGU+PENpdGU+PEF1dGhvcj5WcmVpamxpbmc8L0F1dGhvcj48WWVhcj4yMDI0PC9ZZWFy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</w:fldData>
        </w:fldChar>
      </w:r>
      <w:r w:rsidR="008A357E">
        <w:rPr>
          <w:color w:val="1F1F1F"/>
        </w:rPr>
        <w:instrText xml:space="preserve"> ADDIN EN.CITE </w:instrText>
      </w:r>
      <w:r w:rsidR="008A357E">
        <w:rPr>
          <w:color w:val="1F1F1F"/>
        </w:rPr>
        <w:fldChar w:fldCharType="begin">
          <w:fldData xml:space="preserve">PEVuZE5vdGU+PENpdGU+PEF1dGhvcj5WcmVpamxpbmc8L0F1dGhvcj48WWVhcj4yMDI0PC9ZZWFy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</w:fldData>
        </w:fldChar>
      </w:r>
      <w:r w:rsidR="008A357E">
        <w:rPr>
          <w:color w:val="1F1F1F"/>
        </w:rPr>
        <w:instrText xml:space="preserve"> ADDIN EN.CITE.DATA </w:instrText>
      </w:r>
      <w:r w:rsidR="008A357E">
        <w:rPr>
          <w:color w:val="1F1F1F"/>
        </w:rPr>
      </w:r>
      <w:r w:rsidR="008A357E">
        <w:rPr>
          <w:color w:val="1F1F1F"/>
        </w:rPr>
        <w:fldChar w:fldCharType="end"/>
      </w:r>
      <w:r w:rsidR="008A357E">
        <w:rPr>
          <w:color w:val="1F1F1F"/>
        </w:rPr>
      </w:r>
      <w:r w:rsidR="008A357E">
        <w:rPr>
          <w:color w:val="1F1F1F"/>
        </w:rPr>
        <w:fldChar w:fldCharType="separate"/>
      </w:r>
      <w:r w:rsidR="008A357E">
        <w:rPr>
          <w:noProof/>
          <w:color w:val="1F1F1F"/>
        </w:rPr>
        <w:t>[103]</w:t>
      </w:r>
      <w:r w:rsidR="008A357E">
        <w:rPr>
          <w:color w:val="1F1F1F"/>
        </w:rPr>
        <w:fldChar w:fldCharType="end"/>
      </w:r>
      <w:r w:rsidR="00437CEB">
        <w:rPr>
          <w:color w:val="1F1F1F"/>
        </w:rPr>
        <w:t xml:space="preserve">. </w:t>
      </w:r>
      <w:r w:rsidR="001426DE">
        <w:rPr>
          <w:color w:val="1F1F1F"/>
        </w:rPr>
        <w:t xml:space="preserve">Our model, which collates </w:t>
      </w:r>
      <w:r w:rsidR="00FD7BC6">
        <w:rPr>
          <w:color w:val="1F1F1F"/>
        </w:rPr>
        <w:t xml:space="preserve">several immune, metabolic, </w:t>
      </w:r>
      <w:r w:rsidR="005E0901">
        <w:rPr>
          <w:color w:val="1F1F1F"/>
        </w:rPr>
        <w:t xml:space="preserve">and </w:t>
      </w:r>
      <w:r w:rsidR="00FD7BC6">
        <w:rPr>
          <w:color w:val="1F1F1F"/>
        </w:rPr>
        <w:t xml:space="preserve">mitochondrial </w:t>
      </w:r>
      <w:r w:rsidR="00440B5B">
        <w:rPr>
          <w:color w:val="1F1F1F"/>
        </w:rPr>
        <w:t xml:space="preserve">markers </w:t>
      </w:r>
      <w:r w:rsidR="00E660C2">
        <w:rPr>
          <w:color w:val="1F1F1F"/>
        </w:rPr>
        <w:t xml:space="preserve">more </w:t>
      </w:r>
      <w:r w:rsidR="00E574E8">
        <w:rPr>
          <w:color w:val="1F1F1F"/>
        </w:rPr>
        <w:t>explicitly</w:t>
      </w:r>
      <w:r w:rsidR="006C6D1B">
        <w:rPr>
          <w:color w:val="1F1F1F"/>
        </w:rPr>
        <w:t xml:space="preserve"> linked to </w:t>
      </w:r>
      <w:r w:rsidR="00C72D70">
        <w:rPr>
          <w:color w:val="1F1F1F"/>
        </w:rPr>
        <w:t>central</w:t>
      </w:r>
      <w:r w:rsidR="006C6D1B">
        <w:rPr>
          <w:color w:val="1F1F1F"/>
        </w:rPr>
        <w:t xml:space="preserve"> nervous system</w:t>
      </w:r>
      <w:r w:rsidR="00C72D70">
        <w:rPr>
          <w:color w:val="1F1F1F"/>
        </w:rPr>
        <w:t xml:space="preserve"> functions</w:t>
      </w:r>
      <w:r w:rsidR="006C6D1B">
        <w:rPr>
          <w:color w:val="1F1F1F"/>
        </w:rPr>
        <w:t>,</w:t>
      </w:r>
      <w:r w:rsidR="00C72D70">
        <w:rPr>
          <w:color w:val="1F1F1F"/>
        </w:rPr>
        <w:t xml:space="preserve"> may </w:t>
      </w:r>
      <w:r w:rsidR="00D1615A">
        <w:rPr>
          <w:color w:val="1F1F1F"/>
        </w:rPr>
        <w:t>detect</w:t>
      </w:r>
      <w:r w:rsidR="00943F35">
        <w:rPr>
          <w:color w:val="1F1F1F"/>
        </w:rPr>
        <w:t xml:space="preserve"> more</w:t>
      </w:r>
      <w:r w:rsidR="00D1615A">
        <w:rPr>
          <w:color w:val="1F1F1F"/>
        </w:rPr>
        <w:t xml:space="preserve"> </w:t>
      </w:r>
      <w:r w:rsidR="00D1615A">
        <w:rPr>
          <w:color w:val="1F1F1F"/>
        </w:rPr>
        <w:lastRenderedPageBreak/>
        <w:t>biological</w:t>
      </w:r>
      <w:r w:rsidR="00943F35">
        <w:rPr>
          <w:color w:val="1F1F1F"/>
        </w:rPr>
        <w:t>ly relevant</w:t>
      </w:r>
      <w:r w:rsidR="00115CD3">
        <w:rPr>
          <w:color w:val="1F1F1F"/>
        </w:rPr>
        <w:t xml:space="preserve"> signals </w:t>
      </w:r>
      <w:r w:rsidR="00943F35">
        <w:rPr>
          <w:color w:val="1F1F1F"/>
        </w:rPr>
        <w:t>than CRP in</w:t>
      </w:r>
      <w:r w:rsidR="00D1615A">
        <w:rPr>
          <w:color w:val="1F1F1F"/>
        </w:rPr>
        <w:t xml:space="preserve"> peripheral plasma, </w:t>
      </w:r>
      <w:r w:rsidR="00F20BC8">
        <w:rPr>
          <w:color w:val="1F1F1F"/>
        </w:rPr>
        <w:t xml:space="preserve">potentially </w:t>
      </w:r>
      <w:r w:rsidR="00D1615A">
        <w:rPr>
          <w:color w:val="1F1F1F"/>
        </w:rPr>
        <w:t xml:space="preserve">providing more robust stratification </w:t>
      </w:r>
      <w:r w:rsidR="00115CD3">
        <w:rPr>
          <w:color w:val="1F1F1F"/>
        </w:rPr>
        <w:t>of MDD</w:t>
      </w:r>
      <w:r w:rsidR="00D1615A">
        <w:rPr>
          <w:color w:val="1F1F1F"/>
        </w:rPr>
        <w:t xml:space="preserve">. </w:t>
      </w:r>
    </w:p>
    <w:p w14:paraId="626D3D0C" w14:textId="77777777" w:rsidR="00F07EC4" w:rsidRDefault="00F07EC4" w:rsidP="7FD4025D">
      <w:pPr>
        <w:spacing w:line="480" w:lineRule="auto"/>
        <w:jc w:val="both"/>
        <w:rPr>
          <w:color w:val="1F1F1F"/>
        </w:rPr>
      </w:pPr>
    </w:p>
    <w:p w14:paraId="1BB7FB59" w14:textId="3C36139D" w:rsidR="000856A6" w:rsidRDefault="00F07EC4" w:rsidP="7FD4025D">
      <w:pPr>
        <w:spacing w:line="480" w:lineRule="auto"/>
        <w:jc w:val="both"/>
        <w:rPr>
          <w:color w:val="1F1F1F"/>
        </w:rPr>
      </w:pPr>
      <w:r>
        <w:rPr>
          <w:color w:val="1F1F1F"/>
        </w:rPr>
        <w:t xml:space="preserve">Before such a predictive model is applied in clinical settings, it is </w:t>
      </w:r>
      <w:r w:rsidR="008B7814">
        <w:rPr>
          <w:color w:val="1F1F1F"/>
        </w:rPr>
        <w:t xml:space="preserve">first </w:t>
      </w:r>
      <w:r>
        <w:rPr>
          <w:color w:val="1F1F1F"/>
        </w:rPr>
        <w:t xml:space="preserve">crucial </w:t>
      </w:r>
      <w:r w:rsidR="008B7814">
        <w:rPr>
          <w:color w:val="1F1F1F"/>
        </w:rPr>
        <w:t xml:space="preserve">to </w:t>
      </w:r>
      <w:r>
        <w:rPr>
          <w:color w:val="1F1F1F"/>
        </w:rPr>
        <w:t xml:space="preserve">validate </w:t>
      </w:r>
      <w:r w:rsidR="002D7073">
        <w:rPr>
          <w:color w:val="1F1F1F"/>
        </w:rPr>
        <w:t xml:space="preserve">its predictive accuracy, sensitivity and specificity </w:t>
      </w:r>
      <w:r w:rsidR="008B7814">
        <w:rPr>
          <w:color w:val="1F1F1F"/>
        </w:rPr>
        <w:t>in</w:t>
      </w:r>
      <w:r w:rsidR="00524771">
        <w:rPr>
          <w:color w:val="1F1F1F"/>
        </w:rPr>
        <w:t xml:space="preserve"> independent </w:t>
      </w:r>
      <w:r w:rsidR="006427F6">
        <w:rPr>
          <w:color w:val="1F1F1F"/>
        </w:rPr>
        <w:t>populations</w:t>
      </w:r>
      <w:r w:rsidR="00524771">
        <w:rPr>
          <w:color w:val="1F1F1F"/>
        </w:rPr>
        <w:t xml:space="preserve">. </w:t>
      </w:r>
      <w:r w:rsidR="000F7133">
        <w:rPr>
          <w:color w:val="1F1F1F"/>
        </w:rPr>
        <w:t>Although</w:t>
      </w:r>
      <w:r w:rsidR="00524771">
        <w:rPr>
          <w:color w:val="1F1F1F"/>
        </w:rPr>
        <w:t xml:space="preserve"> we replicate</w:t>
      </w:r>
      <w:r w:rsidR="00393317">
        <w:rPr>
          <w:color w:val="1F1F1F"/>
        </w:rPr>
        <w:t>d</w:t>
      </w:r>
      <w:r w:rsidR="00524771">
        <w:rPr>
          <w:color w:val="1F1F1F"/>
        </w:rPr>
        <w:t xml:space="preserve"> all key </w:t>
      </w:r>
      <w:r w:rsidR="00393317">
        <w:rPr>
          <w:color w:val="1F1F1F"/>
        </w:rPr>
        <w:t xml:space="preserve">findings </w:t>
      </w:r>
      <w:r w:rsidR="00524771">
        <w:rPr>
          <w:color w:val="1F1F1F"/>
        </w:rPr>
        <w:t>within</w:t>
      </w:r>
      <w:r w:rsidR="00393317">
        <w:rPr>
          <w:color w:val="1F1F1F"/>
        </w:rPr>
        <w:t xml:space="preserve"> a separate group of </w:t>
      </w:r>
      <w:r w:rsidR="006E6990">
        <w:rPr>
          <w:color w:val="1F1F1F"/>
        </w:rPr>
        <w:t xml:space="preserve">MDD </w:t>
      </w:r>
      <w:r w:rsidR="00393317">
        <w:rPr>
          <w:color w:val="1F1F1F"/>
        </w:rPr>
        <w:t>cases in</w:t>
      </w:r>
      <w:r w:rsidR="00524771">
        <w:rPr>
          <w:color w:val="1F1F1F"/>
        </w:rPr>
        <w:t xml:space="preserve"> UK</w:t>
      </w:r>
      <w:r w:rsidR="00A72493">
        <w:rPr>
          <w:color w:val="1F1F1F"/>
        </w:rPr>
        <w:t>B</w:t>
      </w:r>
      <w:r w:rsidR="00EB4C29">
        <w:rPr>
          <w:color w:val="1F1F1F"/>
        </w:rPr>
        <w:t xml:space="preserve"> and validated our</w:t>
      </w:r>
      <w:r w:rsidR="00BE0166">
        <w:rPr>
          <w:color w:val="1F1F1F"/>
        </w:rPr>
        <w:t xml:space="preserve"> subtyping framework by reproducing established biological subtypes of</w:t>
      </w:r>
      <w:r w:rsidR="00C5181D">
        <w:rPr>
          <w:color w:val="1F1F1F"/>
        </w:rPr>
        <w:t xml:space="preserve"> an unrelated illness,</w:t>
      </w:r>
      <w:r w:rsidR="00BE0166">
        <w:rPr>
          <w:color w:val="1F1F1F"/>
        </w:rPr>
        <w:t xml:space="preserve"> rheumatoid arthritis </w:t>
      </w:r>
      <w:r w:rsidR="00BE0166">
        <w:rPr>
          <w:color w:val="1F1F1F"/>
        </w:rPr>
        <w:fldChar w:fldCharType="begin">
          <w:fldData xml:space="preserve">PEVuZE5vdGU+PENpdGU+PEF1dGhvcj5IdW1ieTwvQXV0aG9yPjxZZWFyPjIwMTk8L1llYXI+PFJl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</w:fldData>
        </w:fldChar>
      </w:r>
      <w:r w:rsidR="00BE0166">
        <w:rPr>
          <w:color w:val="1F1F1F"/>
        </w:rPr>
        <w:instrText xml:space="preserve"> ADDIN EN.CITE </w:instrText>
      </w:r>
      <w:r w:rsidR="00BE0166">
        <w:rPr>
          <w:color w:val="1F1F1F"/>
        </w:rPr>
        <w:fldChar w:fldCharType="begin">
          <w:fldData xml:space="preserve">PEVuZE5vdGU+PENpdGU+PEF1dGhvcj5IdW1ieTwvQXV0aG9yPjxZZWFyPjIwMTk8L1llYXI+PFJl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</w:fldData>
        </w:fldChar>
      </w:r>
      <w:r w:rsidR="00BE0166">
        <w:rPr>
          <w:color w:val="1F1F1F"/>
        </w:rPr>
        <w:instrText xml:space="preserve"> ADDIN EN.CITE.DATA </w:instrText>
      </w:r>
      <w:r w:rsidR="00BE0166">
        <w:rPr>
          <w:color w:val="1F1F1F"/>
        </w:rPr>
      </w:r>
      <w:r w:rsidR="00BE0166">
        <w:rPr>
          <w:color w:val="1F1F1F"/>
        </w:rPr>
        <w:fldChar w:fldCharType="end"/>
      </w:r>
      <w:r w:rsidR="00BE0166">
        <w:rPr>
          <w:color w:val="1F1F1F"/>
        </w:rPr>
      </w:r>
      <w:r w:rsidR="00BE0166">
        <w:rPr>
          <w:color w:val="1F1F1F"/>
        </w:rPr>
        <w:fldChar w:fldCharType="separate"/>
      </w:r>
      <w:r w:rsidR="00BE0166">
        <w:rPr>
          <w:noProof/>
          <w:color w:val="1F1F1F"/>
        </w:rPr>
        <w:t>[105]</w:t>
      </w:r>
      <w:r w:rsidR="00BE0166">
        <w:rPr>
          <w:color w:val="1F1F1F"/>
        </w:rPr>
        <w:fldChar w:fldCharType="end"/>
      </w:r>
      <w:r w:rsidR="00C5181D">
        <w:rPr>
          <w:color w:val="1F1F1F"/>
        </w:rPr>
        <w:t xml:space="preserve">, </w:t>
      </w:r>
      <w:r w:rsidR="006427F6">
        <w:rPr>
          <w:color w:val="1F1F1F"/>
        </w:rPr>
        <w:t>fully</w:t>
      </w:r>
      <w:r w:rsidR="00A72493">
        <w:rPr>
          <w:color w:val="1F1F1F"/>
        </w:rPr>
        <w:t xml:space="preserve"> independent validation was beyond the scope of </w:t>
      </w:r>
      <w:r w:rsidR="000A05F6">
        <w:rPr>
          <w:color w:val="1F1F1F"/>
        </w:rPr>
        <w:t>the present</w:t>
      </w:r>
      <w:r w:rsidR="00A72493">
        <w:rPr>
          <w:color w:val="1F1F1F"/>
        </w:rPr>
        <w:t xml:space="preserve"> study</w:t>
      </w:r>
      <w:r w:rsidR="000A05F6">
        <w:rPr>
          <w:color w:val="1F1F1F"/>
        </w:rPr>
        <w:t>.</w:t>
      </w:r>
      <w:r w:rsidR="00524771">
        <w:rPr>
          <w:color w:val="1F1F1F"/>
        </w:rPr>
        <w:t xml:space="preserve"> </w:t>
      </w:r>
      <w:r w:rsidR="00363515">
        <w:rPr>
          <w:color w:val="1F1F1F"/>
        </w:rPr>
        <w:t xml:space="preserve">Sparseness </w:t>
      </w:r>
      <w:r w:rsidR="00102147">
        <w:rPr>
          <w:color w:val="1F1F1F"/>
        </w:rPr>
        <w:t>of certain clinical phenotypes</w:t>
      </w:r>
      <w:r w:rsidR="00552BE5">
        <w:rPr>
          <w:color w:val="1F1F1F"/>
        </w:rPr>
        <w:t xml:space="preserve">, </w:t>
      </w:r>
      <w:r w:rsidR="00D64907">
        <w:rPr>
          <w:color w:val="1F1F1F"/>
        </w:rPr>
        <w:t>combined with</w:t>
      </w:r>
      <w:r w:rsidR="00552BE5">
        <w:rPr>
          <w:color w:val="1F1F1F"/>
        </w:rPr>
        <w:t xml:space="preserve"> long (</w:t>
      </w:r>
      <w:r w:rsidR="008F70D7">
        <w:rPr>
          <w:color w:val="1F1F1F"/>
        </w:rPr>
        <w:t>10+</w:t>
      </w:r>
      <w:r w:rsidR="00552BE5">
        <w:rPr>
          <w:color w:val="1F1F1F"/>
        </w:rPr>
        <w:t xml:space="preserve"> year) </w:t>
      </w:r>
      <w:r w:rsidR="00F85DD4">
        <w:rPr>
          <w:color w:val="1F1F1F"/>
        </w:rPr>
        <w:t>periods between blood draw dates</w:t>
      </w:r>
      <w:r w:rsidR="00615534">
        <w:rPr>
          <w:color w:val="1F1F1F"/>
        </w:rPr>
        <w:t xml:space="preserve">, neuroimaging and </w:t>
      </w:r>
      <w:r w:rsidR="00780ABC">
        <w:rPr>
          <w:color w:val="1F1F1F"/>
        </w:rPr>
        <w:t>mental-</w:t>
      </w:r>
      <w:r w:rsidR="0055595C">
        <w:rPr>
          <w:color w:val="1F1F1F"/>
        </w:rPr>
        <w:t>neuropsychiatric</w:t>
      </w:r>
      <w:r w:rsidR="00F85DD4">
        <w:rPr>
          <w:color w:val="1F1F1F"/>
        </w:rPr>
        <w:t xml:space="preserve"> assessments, limited our ability to comprehensively characterize clinical </w:t>
      </w:r>
      <w:r w:rsidR="00C03451">
        <w:rPr>
          <w:color w:val="1F1F1F"/>
        </w:rPr>
        <w:t>correlates</w:t>
      </w:r>
      <w:r w:rsidR="00F85DD4">
        <w:rPr>
          <w:color w:val="1F1F1F"/>
        </w:rPr>
        <w:t xml:space="preserve"> of </w:t>
      </w:r>
      <w:r w:rsidR="00EB3331">
        <w:rPr>
          <w:color w:val="1F1F1F"/>
        </w:rPr>
        <w:t>depressi</w:t>
      </w:r>
      <w:r w:rsidR="00203C2D">
        <w:rPr>
          <w:color w:val="1F1F1F"/>
        </w:rPr>
        <w:t xml:space="preserve">ve subtypes </w:t>
      </w:r>
      <w:r w:rsidR="00FB3F0B">
        <w:rPr>
          <w:color w:val="1F1F1F"/>
        </w:rPr>
        <w:t>in UKB</w:t>
      </w:r>
      <w:r w:rsidR="00EA3208">
        <w:rPr>
          <w:color w:val="1F1F1F"/>
        </w:rPr>
        <w:t xml:space="preserve"> –</w:t>
      </w:r>
      <w:r w:rsidR="00EB3331">
        <w:rPr>
          <w:color w:val="1F1F1F"/>
        </w:rPr>
        <w:t xml:space="preserve"> further underpinning the need </w:t>
      </w:r>
      <w:r w:rsidR="00544FB5">
        <w:rPr>
          <w:color w:val="1F1F1F"/>
        </w:rPr>
        <w:t>for</w:t>
      </w:r>
      <w:r w:rsidR="00EB3331">
        <w:rPr>
          <w:color w:val="1F1F1F"/>
        </w:rPr>
        <w:t xml:space="preserve"> independent</w:t>
      </w:r>
      <w:r w:rsidR="00544FB5">
        <w:rPr>
          <w:color w:val="1F1F1F"/>
        </w:rPr>
        <w:t xml:space="preserve"> </w:t>
      </w:r>
      <w:r w:rsidR="00232B66">
        <w:rPr>
          <w:color w:val="1F1F1F"/>
        </w:rPr>
        <w:t>replicat</w:t>
      </w:r>
      <w:r w:rsidR="00544FB5">
        <w:rPr>
          <w:color w:val="1F1F1F"/>
        </w:rPr>
        <w:t xml:space="preserve">ion </w:t>
      </w:r>
      <w:r w:rsidR="00232B66">
        <w:rPr>
          <w:color w:val="1F1F1F"/>
        </w:rPr>
        <w:t xml:space="preserve">in </w:t>
      </w:r>
      <w:r w:rsidR="007F6DA2">
        <w:rPr>
          <w:color w:val="1F1F1F"/>
        </w:rPr>
        <w:t>naturalistic</w:t>
      </w:r>
      <w:r w:rsidR="00232B66">
        <w:rPr>
          <w:color w:val="1F1F1F"/>
        </w:rPr>
        <w:t xml:space="preserve">, longitudinal </w:t>
      </w:r>
      <w:r w:rsidR="00534FFE">
        <w:rPr>
          <w:color w:val="1F1F1F"/>
        </w:rPr>
        <w:t xml:space="preserve">cohorts </w:t>
      </w:r>
      <w:r w:rsidR="008A357E">
        <w:rPr>
          <w:color w:val="1F1F1F"/>
        </w:rPr>
        <w:fldChar w:fldCharType="begin">
          <w:fldData xml:space="preserve">PEVuZE5vdGU+PENpdGU+PEF1dGhvcj5QZW5uaW54PC9BdXRob3I+PFllYXI+MjAyMTwvWWVhcj48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</w:fldData>
        </w:fldChar>
      </w:r>
      <w:r w:rsidR="008A357E">
        <w:rPr>
          <w:color w:val="1F1F1F"/>
        </w:rPr>
        <w:instrText xml:space="preserve"> ADDIN EN.CITE </w:instrText>
      </w:r>
      <w:r w:rsidR="008A357E">
        <w:rPr>
          <w:color w:val="1F1F1F"/>
        </w:rPr>
        <w:fldChar w:fldCharType="begin">
          <w:fldData xml:space="preserve">PEVuZE5vdGU+PENpdGU+PEF1dGhvcj5QZW5uaW54PC9BdXRob3I+PFllYXI+MjAyMTwvWWVhcj48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</w:fldData>
        </w:fldChar>
      </w:r>
      <w:r w:rsidR="008A357E">
        <w:rPr>
          <w:color w:val="1F1F1F"/>
        </w:rPr>
        <w:instrText xml:space="preserve"> ADDIN EN.CITE.DATA </w:instrText>
      </w:r>
      <w:r w:rsidR="008A357E">
        <w:rPr>
          <w:color w:val="1F1F1F"/>
        </w:rPr>
      </w:r>
      <w:r w:rsidR="008A357E">
        <w:rPr>
          <w:color w:val="1F1F1F"/>
        </w:rPr>
        <w:fldChar w:fldCharType="end"/>
      </w:r>
      <w:r w:rsidR="008A357E">
        <w:rPr>
          <w:color w:val="1F1F1F"/>
        </w:rPr>
      </w:r>
      <w:r w:rsidR="008A357E">
        <w:rPr>
          <w:color w:val="1F1F1F"/>
        </w:rPr>
        <w:fldChar w:fldCharType="separate"/>
      </w:r>
      <w:r w:rsidR="008A357E">
        <w:rPr>
          <w:noProof/>
          <w:color w:val="1F1F1F"/>
        </w:rPr>
        <w:t>[104]</w:t>
      </w:r>
      <w:r w:rsidR="008A357E">
        <w:rPr>
          <w:color w:val="1F1F1F"/>
        </w:rPr>
        <w:fldChar w:fldCharType="end"/>
      </w:r>
      <w:r w:rsidR="00534FFE">
        <w:rPr>
          <w:color w:val="1F1F1F"/>
        </w:rPr>
        <w:t>.</w:t>
      </w:r>
      <w:r w:rsidR="00EA3208">
        <w:rPr>
          <w:color w:val="1F1F1F"/>
        </w:rPr>
        <w:t xml:space="preserve"> </w:t>
      </w:r>
      <w:r w:rsidR="008F70D7">
        <w:rPr>
          <w:color w:val="1F1F1F"/>
        </w:rPr>
        <w:t>F</w:t>
      </w:r>
      <w:r w:rsidR="004655B5">
        <w:rPr>
          <w:color w:val="1F1F1F"/>
        </w:rPr>
        <w:t>uture</w:t>
      </w:r>
      <w:r w:rsidR="00574381">
        <w:rPr>
          <w:color w:val="1F1F1F"/>
        </w:rPr>
        <w:t xml:space="preserve"> </w:t>
      </w:r>
      <w:r w:rsidR="00AF5A70">
        <w:rPr>
          <w:color w:val="1F1F1F"/>
        </w:rPr>
        <w:t>advances</w:t>
      </w:r>
      <w:r w:rsidR="000856A6">
        <w:rPr>
          <w:color w:val="1F1F1F"/>
        </w:rPr>
        <w:t xml:space="preserve"> in the breadth and depth of proteomics platforms</w:t>
      </w:r>
      <w:r w:rsidR="00A17F42">
        <w:rPr>
          <w:color w:val="1F1F1F"/>
        </w:rPr>
        <w:t xml:space="preserve"> </w:t>
      </w:r>
      <w:r w:rsidR="008A357E">
        <w:rPr>
          <w:color w:val="1F1F1F"/>
        </w:rPr>
        <w:fldChar w:fldCharType="begin"/>
      </w:r>
      <w:r w:rsidR="008A357E">
        <w:rPr>
          <w:color w:val="1F1F1F"/>
        </w:rPr>
        <w:instrText xml:space="preserve"> ADDIN EN.CITE &lt;EndNote&gt;&lt;Cite&gt;&lt;Author&gt;Rooney&lt;/Author&gt;&lt;Year&gt;2024&lt;/Year&gt;&lt;RecNum&gt;117&lt;/RecNum&gt;&lt;DisplayText&gt;[106]&lt;/DisplayText&gt;&lt;record&gt;&lt;rec-number&gt;117&lt;/rec-number&gt;&lt;foreign-keys&gt;&lt;key app="EN" db-id="9p0vavwpetxzdge2wd9ppdtvetprt0strv9e" timestamp="1741808456"&gt;117&lt;/key&gt;&lt;/foreign-keys&gt;&lt;ref-type name="Journal Article"&gt;17&lt;/ref-type&gt;&lt;contributors&gt;&lt;authors&gt;&lt;author&gt;Rooney, Mary R.&lt;/author&gt;&lt;author&gt;Chen, Jingsha&lt;/author&gt;&lt;author&gt;Ballantyne, Christie M.&lt;/author&gt;&lt;author&gt;Hoogeveen, Ron C.&lt;/author&gt;&lt;author&gt;Boerwinkle, Eric&lt;/author&gt;&lt;author&gt;Yu, Bing&lt;/author&gt;&lt;author&gt;Walker, Keenan A.&lt;/author&gt;&lt;author&gt;Schlosser, Pascal&lt;/author&gt;&lt;author&gt;Selvin, Elizabeth&lt;/author&gt;&lt;author&gt;Chatterjee, Nilanjan&lt;/author&gt;&lt;author&gt;Couper, David&lt;/author&gt;&lt;author&gt;Grams, Morgan E.&lt;/author&gt;&lt;author&gt;Coresh, Josef&lt;/author&gt;&lt;/authors&gt;&lt;/contributors&gt;&lt;titles&gt;&lt;title&gt;Plasma proteomic comparisons change as coverage expands for SomaLogic and Olink&lt;/title&gt;&lt;secondary-title&gt;medRxiv&lt;/secondary-title&gt;&lt;/titles&gt;&lt;periodical&gt;&lt;full-title&gt;medRxiv&lt;/full-title&gt;&lt;/periodical&gt;&lt;pages&gt;2024.07.11.24310161&lt;/pages&gt;&lt;dates&gt;&lt;year&gt;2024&lt;/year&gt;&lt;/dates&gt;&lt;urls&gt;&lt;related-urls&gt;&lt;url&gt;https://www.medrxiv.org/content/medrxiv/early/2024/07/12/2024.07.11.24310161.full.pdf&lt;/url&gt;&lt;/related-urls&gt;&lt;/urls&gt;&lt;electronic-resource-num&gt;10.1101/2024.07.11.24310161&lt;/electronic-resource-num&gt;&lt;/record&gt;&lt;/Cite&gt;&lt;/EndNote&gt;</w:instrText>
      </w:r>
      <w:r w:rsidR="008A357E">
        <w:rPr>
          <w:color w:val="1F1F1F"/>
        </w:rPr>
        <w:fldChar w:fldCharType="separate"/>
      </w:r>
      <w:r w:rsidR="008A357E">
        <w:rPr>
          <w:noProof/>
          <w:color w:val="1F1F1F"/>
        </w:rPr>
        <w:t>[106]</w:t>
      </w:r>
      <w:r w:rsidR="008A357E">
        <w:rPr>
          <w:color w:val="1F1F1F"/>
        </w:rPr>
        <w:fldChar w:fldCharType="end"/>
      </w:r>
      <w:r w:rsidR="000856A6">
        <w:rPr>
          <w:color w:val="1F1F1F"/>
        </w:rPr>
        <w:t xml:space="preserve">, </w:t>
      </w:r>
      <w:r w:rsidR="00574AE0">
        <w:rPr>
          <w:color w:val="1F1F1F"/>
        </w:rPr>
        <w:t xml:space="preserve">integration of additional multi-omics assays, </w:t>
      </w:r>
      <w:r w:rsidR="00B56F3B">
        <w:rPr>
          <w:color w:val="1F1F1F"/>
        </w:rPr>
        <w:t xml:space="preserve">more conservative </w:t>
      </w:r>
      <w:r w:rsidR="004655B5">
        <w:rPr>
          <w:color w:val="1F1F1F"/>
        </w:rPr>
        <w:t xml:space="preserve">cluster </w:t>
      </w:r>
      <w:r w:rsidR="00B56F3B">
        <w:rPr>
          <w:color w:val="1F1F1F"/>
        </w:rPr>
        <w:t>bootstrapping</w:t>
      </w:r>
      <w:r w:rsidR="004655B5">
        <w:rPr>
          <w:color w:val="1F1F1F"/>
        </w:rPr>
        <w:t xml:space="preserve">, </w:t>
      </w:r>
      <w:r w:rsidR="00BC1375">
        <w:rPr>
          <w:color w:val="1F1F1F"/>
        </w:rPr>
        <w:t>access to more biologically relevant tissue</w:t>
      </w:r>
      <w:r w:rsidR="008860FF">
        <w:rPr>
          <w:color w:val="1F1F1F"/>
        </w:rPr>
        <w:t xml:space="preserve"> or fluid samples at scale</w:t>
      </w:r>
      <w:r w:rsidR="009B6CE3">
        <w:rPr>
          <w:color w:val="1F1F1F"/>
        </w:rPr>
        <w:t xml:space="preserve"> </w:t>
      </w:r>
      <w:r w:rsidR="008A357E">
        <w:rPr>
          <w:color w:val="1F1F1F"/>
        </w:rPr>
        <w:fldChar w:fldCharType="begin"/>
      </w:r>
      <w:r w:rsidR="008A357E">
        <w:rPr>
          <w:color w:val="1F1F1F"/>
        </w:rPr>
        <w:instrText xml:space="preserve"> ADDIN EN.CITE &lt;EndNote&gt;&lt;Cite&gt;&lt;Author&gt;Bravo-Miana&lt;/Author&gt;&lt;Year&gt;2024&lt;/Year&gt;&lt;RecNum&gt;118&lt;/RecNum&gt;&lt;DisplayText&gt;[107]&lt;/DisplayText&gt;&lt;record&gt;&lt;rec-number&gt;118&lt;/rec-number&gt;&lt;foreign-keys&gt;&lt;key app="EN" db-id="9p0vavwpetxzdge2wd9ppdtvetprt0strv9e" timestamp="1741808478"&gt;118&lt;/key&gt;&lt;/foreign-keys&gt;&lt;ref-type name="Journal Article"&gt;17&lt;/ref-type&gt;&lt;contributors&gt;&lt;authors&gt;&lt;author&gt;Bravo-Miana, Rocío del Carmen&lt;/author&gt;&lt;author&gt;Arizaga-Echebarria, Jone Karmele&lt;/author&gt;&lt;author&gt;Otaegui, David&lt;/author&gt;&lt;/authors&gt;&lt;/contributors&gt;&lt;titles&gt;&lt;title&gt;Central nervous system-derived extracellular vesicles: the next generation of neural circulating biomarkers?&lt;/title&gt;&lt;secondary-title&gt;Translational Neurodegeneration&lt;/secondary-title&gt;&lt;/titles&gt;&lt;periodical&gt;&lt;full-title&gt;Translational Neurodegeneration&lt;/full-title&gt;&lt;/periodical&gt;&lt;pages&gt;32&lt;/pages&gt;&lt;volume&gt;13&lt;/volume&gt;&lt;number&gt;1&lt;/number&gt;&lt;dates&gt;&lt;year&gt;2024&lt;/year&gt;&lt;pub-dates&gt;&lt;date&gt;2024/06/19&lt;/date&gt;&lt;/pub-dates&gt;&lt;/dates&gt;&lt;isbn&gt;2047-9158&lt;/isbn&gt;&lt;urls&gt;&lt;related-urls&gt;&lt;url&gt;https://doi.org/10.1186/s40035-024-00418-9&lt;/url&gt;&lt;/related-urls&gt;&lt;/urls&gt;&lt;electronic-resource-num&gt;10.1186/s40035-024-00418-9&lt;/electronic-resource-num&gt;&lt;/record&gt;&lt;/Cite&gt;&lt;/EndNote&gt;</w:instrText>
      </w:r>
      <w:r w:rsidR="008A357E">
        <w:rPr>
          <w:color w:val="1F1F1F"/>
        </w:rPr>
        <w:fldChar w:fldCharType="separate"/>
      </w:r>
      <w:r w:rsidR="008A357E">
        <w:rPr>
          <w:noProof/>
          <w:color w:val="1F1F1F"/>
        </w:rPr>
        <w:t>[107]</w:t>
      </w:r>
      <w:r w:rsidR="008A357E">
        <w:rPr>
          <w:color w:val="1F1F1F"/>
        </w:rPr>
        <w:fldChar w:fldCharType="end"/>
      </w:r>
      <w:r w:rsidR="008860FF">
        <w:rPr>
          <w:color w:val="1F1F1F"/>
        </w:rPr>
        <w:t>,</w:t>
      </w:r>
      <w:r w:rsidR="00574AE0">
        <w:rPr>
          <w:color w:val="1F1F1F"/>
        </w:rPr>
        <w:t xml:space="preserve"> </w:t>
      </w:r>
      <w:r w:rsidR="00CC4325">
        <w:rPr>
          <w:color w:val="1F1F1F"/>
        </w:rPr>
        <w:t xml:space="preserve">and studies of younger, </w:t>
      </w:r>
      <w:r w:rsidR="00BC1375">
        <w:rPr>
          <w:color w:val="1F1F1F"/>
        </w:rPr>
        <w:t>more ancestrally diverse</w:t>
      </w:r>
      <w:r w:rsidR="00186651">
        <w:rPr>
          <w:color w:val="1F1F1F"/>
        </w:rPr>
        <w:t xml:space="preserve"> cohorts</w:t>
      </w:r>
      <w:r w:rsidR="00B56F3B">
        <w:rPr>
          <w:color w:val="1F1F1F"/>
        </w:rPr>
        <w:t xml:space="preserve"> </w:t>
      </w:r>
      <w:r w:rsidR="008A357E">
        <w:rPr>
          <w:color w:val="1F1F1F"/>
        </w:rPr>
        <w:fldChar w:fldCharType="begin">
          <w:fldData xml:space="preserve">PEVuZE5vdGU+PENpdGU+PEF1dGhvcj5aaGFuZzwvQXV0aG9yPjxZZWFyPjIwMjI8L1llYXI+PFJl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</w:fldData>
        </w:fldChar>
      </w:r>
      <w:r w:rsidR="008A357E">
        <w:rPr>
          <w:color w:val="1F1F1F"/>
        </w:rPr>
        <w:instrText xml:space="preserve"> ADDIN EN.CITE </w:instrText>
      </w:r>
      <w:r w:rsidR="008A357E">
        <w:rPr>
          <w:color w:val="1F1F1F"/>
        </w:rPr>
        <w:fldChar w:fldCharType="begin">
          <w:fldData xml:space="preserve">PEVuZE5vdGU+PENpdGU+PEF1dGhvcj5aaGFuZzwvQXV0aG9yPjxZZWFyPjIwMjI8L1llYXI+PFJl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</w:fldData>
        </w:fldChar>
      </w:r>
      <w:r w:rsidR="008A357E">
        <w:rPr>
          <w:color w:val="1F1F1F"/>
        </w:rPr>
        <w:instrText xml:space="preserve"> ADDIN EN.CITE.DATA </w:instrText>
      </w:r>
      <w:r w:rsidR="008A357E">
        <w:rPr>
          <w:color w:val="1F1F1F"/>
        </w:rPr>
      </w:r>
      <w:r w:rsidR="008A357E">
        <w:rPr>
          <w:color w:val="1F1F1F"/>
        </w:rPr>
        <w:fldChar w:fldCharType="end"/>
      </w:r>
      <w:r w:rsidR="008A357E">
        <w:rPr>
          <w:color w:val="1F1F1F"/>
        </w:rPr>
      </w:r>
      <w:r w:rsidR="008A357E">
        <w:rPr>
          <w:color w:val="1F1F1F"/>
        </w:rPr>
        <w:fldChar w:fldCharType="separate"/>
      </w:r>
      <w:r w:rsidR="008A357E">
        <w:rPr>
          <w:noProof/>
          <w:color w:val="1F1F1F"/>
        </w:rPr>
        <w:t>[108]</w:t>
      </w:r>
      <w:r w:rsidR="008A357E">
        <w:rPr>
          <w:color w:val="1F1F1F"/>
        </w:rPr>
        <w:fldChar w:fldCharType="end"/>
      </w:r>
      <w:r w:rsidR="00BC1375">
        <w:rPr>
          <w:color w:val="1F1F1F"/>
        </w:rPr>
        <w:t xml:space="preserve"> </w:t>
      </w:r>
      <w:r w:rsidR="00DB63B6">
        <w:rPr>
          <w:color w:val="1F1F1F"/>
        </w:rPr>
        <w:t xml:space="preserve">may </w:t>
      </w:r>
      <w:r w:rsidR="009316A3">
        <w:rPr>
          <w:color w:val="1F1F1F"/>
        </w:rPr>
        <w:t>produce</w:t>
      </w:r>
      <w:r w:rsidR="00C513DC">
        <w:rPr>
          <w:color w:val="1F1F1F"/>
        </w:rPr>
        <w:t xml:space="preserve"> </w:t>
      </w:r>
      <w:r w:rsidR="006C34CA">
        <w:rPr>
          <w:color w:val="1F1F1F"/>
        </w:rPr>
        <w:t>distinct</w:t>
      </w:r>
      <w:r w:rsidR="002F193B">
        <w:rPr>
          <w:color w:val="1F1F1F"/>
        </w:rPr>
        <w:t xml:space="preserve"> </w:t>
      </w:r>
      <w:r w:rsidR="00C513DC">
        <w:rPr>
          <w:color w:val="1F1F1F"/>
        </w:rPr>
        <w:t xml:space="preserve">depression subtypes </w:t>
      </w:r>
      <w:r w:rsidR="00DB7C65">
        <w:rPr>
          <w:color w:val="1F1F1F"/>
        </w:rPr>
        <w:t xml:space="preserve">overlapping with, or orthogonal to, those </w:t>
      </w:r>
      <w:r w:rsidR="002F193B">
        <w:rPr>
          <w:color w:val="1F1F1F"/>
        </w:rPr>
        <w:t>identified</w:t>
      </w:r>
      <w:r w:rsidR="008B17B1">
        <w:rPr>
          <w:color w:val="1F1F1F"/>
        </w:rPr>
        <w:t xml:space="preserve"> in </w:t>
      </w:r>
      <w:r w:rsidR="00DB7C65">
        <w:rPr>
          <w:color w:val="1F1F1F"/>
        </w:rPr>
        <w:t xml:space="preserve">the present </w:t>
      </w:r>
      <w:r w:rsidR="006C34CA">
        <w:rPr>
          <w:color w:val="1F1F1F"/>
        </w:rPr>
        <w:t>study</w:t>
      </w:r>
      <w:r w:rsidR="00C513DC">
        <w:rPr>
          <w:color w:val="1F1F1F"/>
        </w:rPr>
        <w:t>.</w:t>
      </w:r>
    </w:p>
    <w:p w14:paraId="343FC7E3" w14:textId="77777777" w:rsidR="000905E9" w:rsidRDefault="000905E9" w:rsidP="7FD4025D">
      <w:pPr>
        <w:spacing w:line="480" w:lineRule="auto"/>
        <w:jc w:val="both"/>
        <w:rPr>
          <w:color w:val="1F1F1F"/>
        </w:rPr>
      </w:pPr>
    </w:p>
    <w:p w14:paraId="758A250A" w14:textId="39947407" w:rsidR="00186651" w:rsidRDefault="009D5AF8" w:rsidP="7FD4025D">
      <w:pPr>
        <w:spacing w:line="480" w:lineRule="auto"/>
        <w:jc w:val="both"/>
        <w:rPr>
          <w:color w:val="1F1F1F"/>
        </w:rPr>
      </w:pPr>
      <w:r>
        <w:rPr>
          <w:color w:val="1F1F1F"/>
        </w:rPr>
        <w:t xml:space="preserve">In conclusion, </w:t>
      </w:r>
      <w:r w:rsidR="00335469">
        <w:rPr>
          <w:color w:val="1F1F1F"/>
        </w:rPr>
        <w:t>using semi-supervised clustering of high-dimensional, large-scale</w:t>
      </w:r>
      <w:r w:rsidR="000E1F06">
        <w:rPr>
          <w:color w:val="1F1F1F"/>
        </w:rPr>
        <w:t xml:space="preserve"> plasma</w:t>
      </w:r>
      <w:r w:rsidR="00335469">
        <w:rPr>
          <w:color w:val="1F1F1F"/>
        </w:rPr>
        <w:t xml:space="preserve"> proteomic data, </w:t>
      </w:r>
      <w:r w:rsidR="00D51317">
        <w:rPr>
          <w:color w:val="1F1F1F"/>
        </w:rPr>
        <w:t xml:space="preserve">we have identified </w:t>
      </w:r>
      <w:r w:rsidR="0027667D">
        <w:rPr>
          <w:color w:val="1F1F1F"/>
        </w:rPr>
        <w:t xml:space="preserve">and replicated </w:t>
      </w:r>
      <w:r w:rsidR="00D51317">
        <w:rPr>
          <w:color w:val="1F1F1F"/>
        </w:rPr>
        <w:t xml:space="preserve">three molecular subtypes of </w:t>
      </w:r>
      <w:r w:rsidR="00B77DCB">
        <w:rPr>
          <w:color w:val="1F1F1F"/>
        </w:rPr>
        <w:t>depression</w:t>
      </w:r>
      <w:r w:rsidR="00DB131E">
        <w:rPr>
          <w:color w:val="1F1F1F"/>
        </w:rPr>
        <w:t xml:space="preserve"> showing </w:t>
      </w:r>
      <w:r w:rsidR="00D51317">
        <w:rPr>
          <w:color w:val="1F1F1F"/>
        </w:rPr>
        <w:t>contrasting d</w:t>
      </w:r>
      <w:r w:rsidR="00B77DCB">
        <w:rPr>
          <w:color w:val="1F1F1F"/>
        </w:rPr>
        <w:t xml:space="preserve">egrees of inflammatory, metabolic, mitochondrial and synaptic </w:t>
      </w:r>
      <w:r w:rsidR="0010682E">
        <w:rPr>
          <w:color w:val="1F1F1F"/>
        </w:rPr>
        <w:t>pathwa</w:t>
      </w:r>
      <w:r w:rsidR="00DB131E">
        <w:rPr>
          <w:color w:val="1F1F1F"/>
        </w:rPr>
        <w:t>y involvement</w:t>
      </w:r>
      <w:r w:rsidR="0010682E">
        <w:rPr>
          <w:color w:val="1F1F1F"/>
        </w:rPr>
        <w:t xml:space="preserve">. </w:t>
      </w:r>
      <w:r w:rsidR="00190607">
        <w:rPr>
          <w:color w:val="1F1F1F"/>
        </w:rPr>
        <w:t>Independent</w:t>
      </w:r>
      <w:r w:rsidR="006157EC">
        <w:rPr>
          <w:color w:val="1F1F1F"/>
        </w:rPr>
        <w:t xml:space="preserve"> </w:t>
      </w:r>
      <w:r w:rsidR="00A46906">
        <w:rPr>
          <w:color w:val="1F1F1F"/>
        </w:rPr>
        <w:t>validation</w:t>
      </w:r>
      <w:r w:rsidR="0038529D">
        <w:rPr>
          <w:color w:val="1F1F1F"/>
        </w:rPr>
        <w:t xml:space="preserve"> </w:t>
      </w:r>
      <w:r w:rsidR="00190607">
        <w:rPr>
          <w:color w:val="1F1F1F"/>
        </w:rPr>
        <w:t xml:space="preserve">of our findings, combined with </w:t>
      </w:r>
      <w:r w:rsidR="0038529D">
        <w:rPr>
          <w:color w:val="1F1F1F"/>
        </w:rPr>
        <w:t>advances in clinical proteomics</w:t>
      </w:r>
      <w:r w:rsidR="008F0106">
        <w:rPr>
          <w:color w:val="1F1F1F"/>
        </w:rPr>
        <w:t xml:space="preserve"> technologies</w:t>
      </w:r>
      <w:r w:rsidR="00607EBA">
        <w:rPr>
          <w:color w:val="1F1F1F"/>
        </w:rPr>
        <w:t xml:space="preserve"> </w:t>
      </w:r>
      <w:r w:rsidR="008A357E">
        <w:rPr>
          <w:color w:val="1F1F1F"/>
        </w:rPr>
        <w:fldChar w:fldCharType="begin">
          <w:fldData xml:space="preserve">PEVuZE5vdGU+PENpdGU+PEF1dGhvcj5EYWdoZXI8L0F1dGhvcj48WWVhcj4yMDIzPC9ZZWFyPjxS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</w:fldData>
        </w:fldChar>
      </w:r>
      <w:r w:rsidR="001869E2">
        <w:rPr>
          <w:color w:val="1F1F1F"/>
        </w:rPr>
        <w:instrText xml:space="preserve"> ADDIN EN.CITE </w:instrText>
      </w:r>
      <w:r w:rsidR="001869E2">
        <w:rPr>
          <w:color w:val="1F1F1F"/>
        </w:rPr>
        <w:fldChar w:fldCharType="begin">
          <w:fldData xml:space="preserve">PEVuZE5vdGU+PENpdGU+PEF1dGhvcj5EYWdoZXI8L0F1dGhvcj48WWVhcj4yMDIzPC9ZZWFyPjxS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</w:fldData>
        </w:fldChar>
      </w:r>
      <w:r w:rsidR="001869E2">
        <w:rPr>
          <w:color w:val="1F1F1F"/>
        </w:rPr>
        <w:instrText xml:space="preserve"> ADDIN EN.CITE.DATA </w:instrText>
      </w:r>
      <w:r w:rsidR="001869E2">
        <w:rPr>
          <w:color w:val="1F1F1F"/>
        </w:rPr>
      </w:r>
      <w:r w:rsidR="001869E2">
        <w:rPr>
          <w:color w:val="1F1F1F"/>
        </w:rPr>
        <w:fldChar w:fldCharType="end"/>
      </w:r>
      <w:r w:rsidR="008A357E">
        <w:rPr>
          <w:color w:val="1F1F1F"/>
        </w:rPr>
      </w:r>
      <w:r w:rsidR="008A357E">
        <w:rPr>
          <w:color w:val="1F1F1F"/>
        </w:rPr>
        <w:fldChar w:fldCharType="separate"/>
      </w:r>
      <w:r w:rsidR="001869E2">
        <w:rPr>
          <w:noProof/>
          <w:color w:val="1F1F1F"/>
        </w:rPr>
        <w:t>[109, 110]</w:t>
      </w:r>
      <w:r w:rsidR="008A357E">
        <w:rPr>
          <w:color w:val="1F1F1F"/>
        </w:rPr>
        <w:fldChar w:fldCharType="end"/>
      </w:r>
      <w:r w:rsidR="00A46906">
        <w:rPr>
          <w:color w:val="1F1F1F"/>
        </w:rPr>
        <w:t xml:space="preserve">, </w:t>
      </w:r>
      <w:r w:rsidR="00190607">
        <w:rPr>
          <w:color w:val="1F1F1F"/>
        </w:rPr>
        <w:t>will</w:t>
      </w:r>
      <w:r w:rsidR="00A46906">
        <w:rPr>
          <w:color w:val="1F1F1F"/>
        </w:rPr>
        <w:t xml:space="preserve"> </w:t>
      </w:r>
      <w:r w:rsidR="00327081">
        <w:rPr>
          <w:color w:val="1F1F1F"/>
        </w:rPr>
        <w:t xml:space="preserve">help </w:t>
      </w:r>
      <w:r w:rsidR="004D3EB7">
        <w:rPr>
          <w:color w:val="1F1F1F"/>
        </w:rPr>
        <w:t>disentangle</w:t>
      </w:r>
      <w:r w:rsidR="00732246">
        <w:rPr>
          <w:color w:val="1F1F1F"/>
        </w:rPr>
        <w:t xml:space="preserve"> heterogeneous</w:t>
      </w:r>
      <w:r w:rsidR="004D3EB7">
        <w:rPr>
          <w:color w:val="1F1F1F"/>
        </w:rPr>
        <w:t xml:space="preserve"> mood disorders into more precise, biologically homog</w:t>
      </w:r>
      <w:r w:rsidR="00327081">
        <w:rPr>
          <w:color w:val="1F1F1F"/>
        </w:rPr>
        <w:t>eneous subpopulations, informing patient stratification strategies for future clinical trials</w:t>
      </w:r>
      <w:r w:rsidR="00990108">
        <w:rPr>
          <w:color w:val="1F1F1F"/>
        </w:rPr>
        <w:t xml:space="preserve"> and guiding the development of </w:t>
      </w:r>
      <w:r w:rsidR="00444DA5">
        <w:rPr>
          <w:color w:val="1F1F1F"/>
        </w:rPr>
        <w:t>next-generation</w:t>
      </w:r>
      <w:r w:rsidR="00990108">
        <w:rPr>
          <w:color w:val="1F1F1F"/>
        </w:rPr>
        <w:t xml:space="preserve"> therapeutic</w:t>
      </w:r>
      <w:r w:rsidR="00444DA5">
        <w:rPr>
          <w:color w:val="1F1F1F"/>
        </w:rPr>
        <w:t xml:space="preserve">s. </w:t>
      </w:r>
    </w:p>
    <w:p w14:paraId="04557E03" w14:textId="2B04ADE6" w:rsidR="6EF9C65E" w:rsidRDefault="6EF9C65E" w:rsidP="20E54D52">
      <w:pPr>
        <w:spacing w:line="480" w:lineRule="auto"/>
        <w:jc w:val="both"/>
      </w:pPr>
      <w:r w:rsidRPr="00A278D0">
        <w:lastRenderedPageBreak/>
        <w:br w:type="page"/>
      </w:r>
    </w:p>
    <w:p w14:paraId="11EA8718" w14:textId="7F3781DA" w:rsidR="75F424AF" w:rsidRDefault="75F424AF" w:rsidP="7FD4025D">
      <w:pPr>
        <w:pStyle w:val="Heading1"/>
        <w:spacing w:line="360" w:lineRule="auto"/>
        <w:rPr>
          <w:rFonts w:ascii="Times New Roman" w:hAnsi="Times New Roman" w:cs="Times New Roman"/>
          <w:b/>
          <w:bCs/>
          <w:color w:val="000000" w:themeColor="text1"/>
          <w:sz w:val="36"/>
          <w:szCs w:val="36"/>
        </w:rPr>
      </w:pPr>
      <w:r w:rsidRPr="124E4225">
        <w:rPr>
          <w:rFonts w:ascii="Times New Roman" w:hAnsi="Times New Roman" w:cs="Times New Roman"/>
          <w:b/>
          <w:bCs/>
          <w:color w:val="000000" w:themeColor="text1"/>
          <w:sz w:val="36"/>
          <w:szCs w:val="36"/>
        </w:rPr>
        <w:lastRenderedPageBreak/>
        <w:t>Tables</w:t>
      </w:r>
    </w:p>
    <w:p w14:paraId="07354F78" w14:textId="583F0048" w:rsidR="7FD4025D" w:rsidRDefault="634755A4" w:rsidP="002A496C">
      <w:pPr>
        <w:spacing w:line="480" w:lineRule="auto"/>
      </w:pPr>
      <w:commentRangeStart w:id="53"/>
      <w:commentRangeStart w:id="54"/>
      <w:r w:rsidRPr="00787D7A">
        <w:rPr>
          <w:b/>
          <w:bCs/>
        </w:rPr>
        <w:t xml:space="preserve">Table </w:t>
      </w:r>
      <w:r w:rsidR="618A12FF" w:rsidRPr="00787D7A">
        <w:rPr>
          <w:b/>
          <w:bCs/>
        </w:rPr>
        <w:t>1</w:t>
      </w:r>
      <w:commentRangeEnd w:id="53"/>
      <w:r>
        <w:rPr>
          <w:rStyle w:val="CommentReference"/>
        </w:rPr>
        <w:commentReference w:id="53"/>
      </w:r>
      <w:commentRangeEnd w:id="54"/>
      <w:r w:rsidR="008B3A62">
        <w:rPr>
          <w:rStyle w:val="CommentReference"/>
          <w:lang w:val="en-GB"/>
        </w:rPr>
        <w:commentReference w:id="54"/>
      </w:r>
      <w:r w:rsidR="00787D7A">
        <w:t>.</w:t>
      </w:r>
      <w:r>
        <w:t xml:space="preserve"> </w:t>
      </w:r>
      <w:r w:rsidR="1AAE4531">
        <w:t xml:space="preserve">MDD Discovery Cohort </w:t>
      </w:r>
      <w:r>
        <w:t xml:space="preserve">Top </w:t>
      </w:r>
      <w:r w:rsidR="53A6BA4F">
        <w:t>20</w:t>
      </w:r>
      <w:r w:rsidR="007B1A76">
        <w:t xml:space="preserve"> </w:t>
      </w:r>
      <w:r>
        <w:t>most and least highly expressed proteins in cluster</w:t>
      </w:r>
      <w:r w:rsidR="00B93D60">
        <w:t>s</w:t>
      </w:r>
      <w:r>
        <w:t xml:space="preserve"> C1, C2 and C3 respectively. Ranking is based on mean expression per cluster members.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5"/>
        <w:gridCol w:w="1260"/>
        <w:gridCol w:w="1635"/>
        <w:gridCol w:w="1363"/>
        <w:gridCol w:w="1543"/>
        <w:gridCol w:w="1290"/>
      </w:tblGrid>
      <w:tr w:rsidR="124E4225" w14:paraId="57E14293" w14:textId="77777777" w:rsidTr="001B7A56">
        <w:trPr>
          <w:trHeight w:val="300"/>
        </w:trPr>
        <w:tc>
          <w:tcPr>
            <w:tcW w:w="8666" w:type="dxa"/>
            <w:gridSpan w:val="6"/>
          </w:tcPr>
          <w:p w14:paraId="51F3DDAC" w14:textId="03FAB5D5" w:rsidR="124E4225" w:rsidRPr="00A87526" w:rsidRDefault="124E4225">
            <w:pPr>
              <w:rPr>
                <w:b/>
                <w:bCs/>
              </w:rPr>
            </w:pPr>
            <w:r w:rsidRPr="00A87526">
              <w:rPr>
                <w:b/>
                <w:bCs/>
              </w:rPr>
              <w:t xml:space="preserve">Top </w:t>
            </w:r>
            <w:r w:rsidR="00CB47E8">
              <w:rPr>
                <w:b/>
                <w:bCs/>
              </w:rPr>
              <w:t>2</w:t>
            </w:r>
            <w:r w:rsidRPr="00A87526">
              <w:rPr>
                <w:b/>
                <w:bCs/>
              </w:rPr>
              <w:t>0 Up Regulated</w:t>
            </w:r>
          </w:p>
        </w:tc>
      </w:tr>
      <w:tr w:rsidR="124E4225" w14:paraId="7AAFAE16" w14:textId="77777777" w:rsidTr="001B7A56">
        <w:trPr>
          <w:trHeight w:val="300"/>
        </w:trPr>
        <w:tc>
          <w:tcPr>
            <w:tcW w:w="2835" w:type="dxa"/>
            <w:gridSpan w:val="2"/>
          </w:tcPr>
          <w:p w14:paraId="2B6DFB62" w14:textId="77777777" w:rsidR="124E4225" w:rsidRDefault="124E4225">
            <w:r>
              <w:t>C1​</w:t>
            </w:r>
          </w:p>
        </w:tc>
        <w:tc>
          <w:tcPr>
            <w:tcW w:w="2998" w:type="dxa"/>
            <w:gridSpan w:val="2"/>
          </w:tcPr>
          <w:p w14:paraId="122555C0" w14:textId="77777777" w:rsidR="124E4225" w:rsidRDefault="124E4225">
            <w:r>
              <w:t>C2</w:t>
            </w:r>
          </w:p>
        </w:tc>
        <w:tc>
          <w:tcPr>
            <w:tcW w:w="2833" w:type="dxa"/>
            <w:gridSpan w:val="2"/>
          </w:tcPr>
          <w:p w14:paraId="2E37ECA2" w14:textId="77777777" w:rsidR="124E4225" w:rsidRDefault="124E4225">
            <w:r>
              <w:t>C3</w:t>
            </w:r>
          </w:p>
        </w:tc>
      </w:tr>
      <w:tr w:rsidR="124E4225" w14:paraId="2B424AAC" w14:textId="77777777" w:rsidTr="001B7A56">
        <w:trPr>
          <w:trHeight w:val="300"/>
        </w:trPr>
        <w:tc>
          <w:tcPr>
            <w:tcW w:w="1575" w:type="dxa"/>
          </w:tcPr>
          <w:p w14:paraId="63060739" w14:textId="77777777" w:rsidR="124E4225" w:rsidRDefault="124E4225">
            <w:r>
              <w:t>Protein​</w:t>
            </w:r>
          </w:p>
        </w:tc>
        <w:tc>
          <w:tcPr>
            <w:tcW w:w="1260" w:type="dxa"/>
          </w:tcPr>
          <w:p w14:paraId="2D7B643B" w14:textId="77777777" w:rsidR="124E4225" w:rsidRDefault="124E4225">
            <w:r>
              <w:t>Mean</w:t>
            </w:r>
          </w:p>
        </w:tc>
        <w:tc>
          <w:tcPr>
            <w:tcW w:w="1635" w:type="dxa"/>
          </w:tcPr>
          <w:p w14:paraId="6225939B" w14:textId="77777777" w:rsidR="124E4225" w:rsidRDefault="124E4225">
            <w:r>
              <w:t>Protein​</w:t>
            </w:r>
          </w:p>
        </w:tc>
        <w:tc>
          <w:tcPr>
            <w:tcW w:w="1363" w:type="dxa"/>
          </w:tcPr>
          <w:p w14:paraId="4357CF48" w14:textId="77777777" w:rsidR="124E4225" w:rsidRDefault="124E4225">
            <w:r>
              <w:t>Mean</w:t>
            </w:r>
          </w:p>
        </w:tc>
        <w:tc>
          <w:tcPr>
            <w:tcW w:w="1543" w:type="dxa"/>
          </w:tcPr>
          <w:p w14:paraId="77775193" w14:textId="77777777" w:rsidR="124E4225" w:rsidRDefault="124E4225">
            <w:r>
              <w:t>Protein​</w:t>
            </w:r>
          </w:p>
        </w:tc>
        <w:tc>
          <w:tcPr>
            <w:tcW w:w="1290" w:type="dxa"/>
          </w:tcPr>
          <w:p w14:paraId="390E90A2" w14:textId="77777777" w:rsidR="124E4225" w:rsidRDefault="124E4225">
            <w:r>
              <w:t>Mean</w:t>
            </w:r>
          </w:p>
        </w:tc>
      </w:tr>
      <w:tr w:rsidR="124E4225" w14:paraId="35F5959B" w14:textId="77777777" w:rsidTr="001B7A56">
        <w:trPr>
          <w:trHeight w:val="300"/>
        </w:trPr>
        <w:tc>
          <w:tcPr>
            <w:tcW w:w="1575" w:type="dxa"/>
          </w:tcPr>
          <w:p w14:paraId="2B0EB984" w14:textId="77777777" w:rsidR="124E4225" w:rsidRDefault="124E4225">
            <w:r>
              <w:t>APLP1​</w:t>
            </w:r>
          </w:p>
        </w:tc>
        <w:tc>
          <w:tcPr>
            <w:tcW w:w="1260" w:type="dxa"/>
          </w:tcPr>
          <w:p w14:paraId="058E4DDE" w14:textId="77777777" w:rsidR="124E4225" w:rsidRDefault="124E4225">
            <w:r>
              <w:t>0.354​</w:t>
            </w:r>
          </w:p>
        </w:tc>
        <w:tc>
          <w:tcPr>
            <w:tcW w:w="1635" w:type="dxa"/>
          </w:tcPr>
          <w:p w14:paraId="14C634EA" w14:textId="77777777" w:rsidR="124E4225" w:rsidRDefault="124E4225">
            <w:r>
              <w:t>CD46​</w:t>
            </w:r>
          </w:p>
        </w:tc>
        <w:tc>
          <w:tcPr>
            <w:tcW w:w="1363" w:type="dxa"/>
          </w:tcPr>
          <w:p w14:paraId="58D0FAB0" w14:textId="77777777" w:rsidR="124E4225" w:rsidRDefault="124E4225">
            <w:r>
              <w:t>0.630​</w:t>
            </w:r>
          </w:p>
        </w:tc>
        <w:tc>
          <w:tcPr>
            <w:tcW w:w="1543" w:type="dxa"/>
          </w:tcPr>
          <w:p w14:paraId="4C0248A4" w14:textId="77777777" w:rsidR="124E4225" w:rsidRDefault="124E4225">
            <w:r>
              <w:t>TMED8​</w:t>
            </w:r>
          </w:p>
        </w:tc>
        <w:tc>
          <w:tcPr>
            <w:tcW w:w="1290" w:type="dxa"/>
          </w:tcPr>
          <w:p w14:paraId="731F4DE0" w14:textId="77777777" w:rsidR="124E4225" w:rsidRDefault="124E4225">
            <w:r>
              <w:t>0.818​</w:t>
            </w:r>
          </w:p>
        </w:tc>
      </w:tr>
      <w:tr w:rsidR="124E4225" w14:paraId="6276F93A" w14:textId="77777777" w:rsidTr="001B7A56">
        <w:trPr>
          <w:trHeight w:val="300"/>
        </w:trPr>
        <w:tc>
          <w:tcPr>
            <w:tcW w:w="1575" w:type="dxa"/>
          </w:tcPr>
          <w:p w14:paraId="6E065018" w14:textId="77777777" w:rsidR="124E4225" w:rsidRDefault="124E4225">
            <w:r>
              <w:t>BGN​</w:t>
            </w:r>
          </w:p>
        </w:tc>
        <w:tc>
          <w:tcPr>
            <w:tcW w:w="1260" w:type="dxa"/>
          </w:tcPr>
          <w:p w14:paraId="15F0EDA9" w14:textId="77777777" w:rsidR="124E4225" w:rsidRDefault="124E4225">
            <w:r>
              <w:t>0.316​</w:t>
            </w:r>
          </w:p>
        </w:tc>
        <w:tc>
          <w:tcPr>
            <w:tcW w:w="1635" w:type="dxa"/>
          </w:tcPr>
          <w:p w14:paraId="2912C746" w14:textId="77777777" w:rsidR="124E4225" w:rsidRDefault="124E4225">
            <w:r>
              <w:t>BTN2A1​</w:t>
            </w:r>
          </w:p>
        </w:tc>
        <w:tc>
          <w:tcPr>
            <w:tcW w:w="1363" w:type="dxa"/>
          </w:tcPr>
          <w:p w14:paraId="0D9199A3" w14:textId="77777777" w:rsidR="124E4225" w:rsidRDefault="124E4225">
            <w:r>
              <w:t>0.595​</w:t>
            </w:r>
          </w:p>
        </w:tc>
        <w:tc>
          <w:tcPr>
            <w:tcW w:w="1543" w:type="dxa"/>
          </w:tcPr>
          <w:p w14:paraId="7318B19F" w14:textId="77777777" w:rsidR="124E4225" w:rsidRDefault="124E4225">
            <w:r>
              <w:t>BCL2L1​</w:t>
            </w:r>
          </w:p>
        </w:tc>
        <w:tc>
          <w:tcPr>
            <w:tcW w:w="1290" w:type="dxa"/>
          </w:tcPr>
          <w:p w14:paraId="0349E996" w14:textId="77777777" w:rsidR="124E4225" w:rsidRDefault="124E4225">
            <w:r>
              <w:t>0.812​</w:t>
            </w:r>
          </w:p>
        </w:tc>
      </w:tr>
      <w:tr w:rsidR="124E4225" w14:paraId="73BD0735" w14:textId="77777777" w:rsidTr="001B7A56">
        <w:trPr>
          <w:trHeight w:val="300"/>
        </w:trPr>
        <w:tc>
          <w:tcPr>
            <w:tcW w:w="1575" w:type="dxa"/>
          </w:tcPr>
          <w:p w14:paraId="4331D965" w14:textId="77777777" w:rsidR="124E4225" w:rsidRDefault="124E4225">
            <w:r>
              <w:t>PON3​</w:t>
            </w:r>
          </w:p>
        </w:tc>
        <w:tc>
          <w:tcPr>
            <w:tcW w:w="1260" w:type="dxa"/>
          </w:tcPr>
          <w:p w14:paraId="4F90B7FA" w14:textId="77777777" w:rsidR="124E4225" w:rsidRDefault="124E4225">
            <w:r>
              <w:t>0.229​</w:t>
            </w:r>
          </w:p>
        </w:tc>
        <w:tc>
          <w:tcPr>
            <w:tcW w:w="1635" w:type="dxa"/>
          </w:tcPr>
          <w:p w14:paraId="1D642DB9" w14:textId="77777777" w:rsidR="124E4225" w:rsidRDefault="124E4225">
            <w:r>
              <w:t>TREML2​</w:t>
            </w:r>
          </w:p>
        </w:tc>
        <w:tc>
          <w:tcPr>
            <w:tcW w:w="1363" w:type="dxa"/>
          </w:tcPr>
          <w:p w14:paraId="0B1D34BA" w14:textId="77777777" w:rsidR="124E4225" w:rsidRDefault="124E4225">
            <w:r>
              <w:t>0.594​</w:t>
            </w:r>
          </w:p>
        </w:tc>
        <w:tc>
          <w:tcPr>
            <w:tcW w:w="1543" w:type="dxa"/>
          </w:tcPr>
          <w:p w14:paraId="66739757" w14:textId="77777777" w:rsidR="124E4225" w:rsidRDefault="124E4225">
            <w:r>
              <w:t>AKT2​</w:t>
            </w:r>
          </w:p>
        </w:tc>
        <w:tc>
          <w:tcPr>
            <w:tcW w:w="1290" w:type="dxa"/>
          </w:tcPr>
          <w:p w14:paraId="77DEAE23" w14:textId="77777777" w:rsidR="124E4225" w:rsidRDefault="124E4225">
            <w:r>
              <w:t>0.804​</w:t>
            </w:r>
          </w:p>
        </w:tc>
      </w:tr>
      <w:tr w:rsidR="124E4225" w14:paraId="20D314E3" w14:textId="77777777" w:rsidTr="001B7A56">
        <w:trPr>
          <w:trHeight w:val="300"/>
        </w:trPr>
        <w:tc>
          <w:tcPr>
            <w:tcW w:w="1575" w:type="dxa"/>
          </w:tcPr>
          <w:p w14:paraId="6E740E38" w14:textId="77777777" w:rsidR="124E4225" w:rsidRDefault="124E4225">
            <w:r>
              <w:t>LPL​</w:t>
            </w:r>
          </w:p>
        </w:tc>
        <w:tc>
          <w:tcPr>
            <w:tcW w:w="1260" w:type="dxa"/>
          </w:tcPr>
          <w:p w14:paraId="596B89AC" w14:textId="77777777" w:rsidR="124E4225" w:rsidRDefault="124E4225">
            <w:r>
              <w:t>0.202​</w:t>
            </w:r>
          </w:p>
        </w:tc>
        <w:tc>
          <w:tcPr>
            <w:tcW w:w="1635" w:type="dxa"/>
          </w:tcPr>
          <w:p w14:paraId="2861D361" w14:textId="77777777" w:rsidR="124E4225" w:rsidRDefault="124E4225">
            <w:r>
              <w:t>TGFBR2​</w:t>
            </w:r>
          </w:p>
        </w:tc>
        <w:tc>
          <w:tcPr>
            <w:tcW w:w="1363" w:type="dxa"/>
          </w:tcPr>
          <w:p w14:paraId="48E7C094" w14:textId="77777777" w:rsidR="124E4225" w:rsidRDefault="124E4225">
            <w:r>
              <w:t>0.586​</w:t>
            </w:r>
          </w:p>
        </w:tc>
        <w:tc>
          <w:tcPr>
            <w:tcW w:w="1543" w:type="dxa"/>
          </w:tcPr>
          <w:p w14:paraId="1C2D33C8" w14:textId="77777777" w:rsidR="124E4225" w:rsidRDefault="124E4225">
            <w:r>
              <w:t>CDKN2D​</w:t>
            </w:r>
          </w:p>
        </w:tc>
        <w:tc>
          <w:tcPr>
            <w:tcW w:w="1290" w:type="dxa"/>
          </w:tcPr>
          <w:p w14:paraId="6BD4ABB1" w14:textId="77777777" w:rsidR="124E4225" w:rsidRDefault="124E4225">
            <w:r>
              <w:t>0.798​</w:t>
            </w:r>
          </w:p>
        </w:tc>
      </w:tr>
      <w:tr w:rsidR="124E4225" w14:paraId="7CBBC37C" w14:textId="77777777" w:rsidTr="001B7A56">
        <w:trPr>
          <w:trHeight w:val="300"/>
        </w:trPr>
        <w:tc>
          <w:tcPr>
            <w:tcW w:w="1575" w:type="dxa"/>
          </w:tcPr>
          <w:p w14:paraId="6AF2E2E2" w14:textId="77777777" w:rsidR="124E4225" w:rsidRDefault="124E4225">
            <w:r>
              <w:t>EDIL3​</w:t>
            </w:r>
          </w:p>
        </w:tc>
        <w:tc>
          <w:tcPr>
            <w:tcW w:w="1260" w:type="dxa"/>
          </w:tcPr>
          <w:p w14:paraId="4CF0DB23" w14:textId="77777777" w:rsidR="124E4225" w:rsidRDefault="124E4225">
            <w:r>
              <w:t>0.199​</w:t>
            </w:r>
          </w:p>
        </w:tc>
        <w:tc>
          <w:tcPr>
            <w:tcW w:w="1635" w:type="dxa"/>
          </w:tcPr>
          <w:p w14:paraId="0ECE0971" w14:textId="77777777" w:rsidR="124E4225" w:rsidRDefault="124E4225">
            <w:r>
              <w:t>CANT1​</w:t>
            </w:r>
          </w:p>
        </w:tc>
        <w:tc>
          <w:tcPr>
            <w:tcW w:w="1363" w:type="dxa"/>
          </w:tcPr>
          <w:p w14:paraId="707888C4" w14:textId="77777777" w:rsidR="124E4225" w:rsidRDefault="124E4225">
            <w:r>
              <w:t>0.585​</w:t>
            </w:r>
          </w:p>
        </w:tc>
        <w:tc>
          <w:tcPr>
            <w:tcW w:w="1543" w:type="dxa"/>
          </w:tcPr>
          <w:p w14:paraId="6F3492A7" w14:textId="77777777" w:rsidR="124E4225" w:rsidRDefault="124E4225">
            <w:r>
              <w:t>JPT2​</w:t>
            </w:r>
          </w:p>
        </w:tc>
        <w:tc>
          <w:tcPr>
            <w:tcW w:w="1290" w:type="dxa"/>
          </w:tcPr>
          <w:p w14:paraId="430E5A6E" w14:textId="77777777" w:rsidR="124E4225" w:rsidRDefault="124E4225">
            <w:r>
              <w:t>0.796​</w:t>
            </w:r>
          </w:p>
        </w:tc>
      </w:tr>
      <w:tr w:rsidR="124E4225" w14:paraId="114BBAAD" w14:textId="77777777" w:rsidTr="001B7A56">
        <w:trPr>
          <w:trHeight w:val="300"/>
        </w:trPr>
        <w:tc>
          <w:tcPr>
            <w:tcW w:w="1575" w:type="dxa"/>
          </w:tcPr>
          <w:p w14:paraId="60537789" w14:textId="77777777" w:rsidR="124E4225" w:rsidRDefault="124E4225">
            <w:r>
              <w:t>UMOD​</w:t>
            </w:r>
          </w:p>
        </w:tc>
        <w:tc>
          <w:tcPr>
            <w:tcW w:w="1260" w:type="dxa"/>
          </w:tcPr>
          <w:p w14:paraId="4594B1CF" w14:textId="77777777" w:rsidR="124E4225" w:rsidRDefault="124E4225">
            <w:r>
              <w:t>0.188​</w:t>
            </w:r>
          </w:p>
        </w:tc>
        <w:tc>
          <w:tcPr>
            <w:tcW w:w="1635" w:type="dxa"/>
          </w:tcPr>
          <w:p w14:paraId="545D3761" w14:textId="77777777" w:rsidR="124E4225" w:rsidRDefault="124E4225">
            <w:r>
              <w:t>CD5​</w:t>
            </w:r>
          </w:p>
        </w:tc>
        <w:tc>
          <w:tcPr>
            <w:tcW w:w="1363" w:type="dxa"/>
          </w:tcPr>
          <w:p w14:paraId="33EC409E" w14:textId="77777777" w:rsidR="124E4225" w:rsidRDefault="124E4225">
            <w:r>
              <w:t>0.582​</w:t>
            </w:r>
          </w:p>
        </w:tc>
        <w:tc>
          <w:tcPr>
            <w:tcW w:w="1543" w:type="dxa"/>
          </w:tcPr>
          <w:p w14:paraId="06FF65BE" w14:textId="77777777" w:rsidR="124E4225" w:rsidRDefault="124E4225">
            <w:r>
              <w:t>TBCB​</w:t>
            </w:r>
          </w:p>
        </w:tc>
        <w:tc>
          <w:tcPr>
            <w:tcW w:w="1290" w:type="dxa"/>
          </w:tcPr>
          <w:p w14:paraId="033E2313" w14:textId="77777777" w:rsidR="124E4225" w:rsidRDefault="124E4225">
            <w:r>
              <w:t>0.794​</w:t>
            </w:r>
          </w:p>
        </w:tc>
      </w:tr>
      <w:tr w:rsidR="124E4225" w14:paraId="16D7B532" w14:textId="77777777" w:rsidTr="001B7A56">
        <w:trPr>
          <w:trHeight w:val="300"/>
        </w:trPr>
        <w:tc>
          <w:tcPr>
            <w:tcW w:w="1575" w:type="dxa"/>
          </w:tcPr>
          <w:p w14:paraId="67399035" w14:textId="77777777" w:rsidR="124E4225" w:rsidRDefault="124E4225">
            <w:r>
              <w:t>APOM​</w:t>
            </w:r>
          </w:p>
        </w:tc>
        <w:tc>
          <w:tcPr>
            <w:tcW w:w="1260" w:type="dxa"/>
          </w:tcPr>
          <w:p w14:paraId="6D607C10" w14:textId="77777777" w:rsidR="124E4225" w:rsidRDefault="124E4225">
            <w:r>
              <w:t>0.185​</w:t>
            </w:r>
          </w:p>
        </w:tc>
        <w:tc>
          <w:tcPr>
            <w:tcW w:w="1635" w:type="dxa"/>
          </w:tcPr>
          <w:p w14:paraId="6175F9B6" w14:textId="77777777" w:rsidR="124E4225" w:rsidRDefault="124E4225">
            <w:r>
              <w:t>THBD​</w:t>
            </w:r>
          </w:p>
        </w:tc>
        <w:tc>
          <w:tcPr>
            <w:tcW w:w="1363" w:type="dxa"/>
          </w:tcPr>
          <w:p w14:paraId="1C3AB0F7" w14:textId="77777777" w:rsidR="124E4225" w:rsidRDefault="124E4225">
            <w:r>
              <w:t>0.579​</w:t>
            </w:r>
          </w:p>
        </w:tc>
        <w:tc>
          <w:tcPr>
            <w:tcW w:w="1543" w:type="dxa"/>
          </w:tcPr>
          <w:p w14:paraId="45462DF9" w14:textId="77777777" w:rsidR="124E4225" w:rsidRDefault="124E4225">
            <w:r>
              <w:t>DOK1​</w:t>
            </w:r>
          </w:p>
        </w:tc>
        <w:tc>
          <w:tcPr>
            <w:tcW w:w="1290" w:type="dxa"/>
          </w:tcPr>
          <w:p w14:paraId="6BDE37DD" w14:textId="77777777" w:rsidR="124E4225" w:rsidRDefault="124E4225">
            <w:r>
              <w:t>0.794​</w:t>
            </w:r>
          </w:p>
        </w:tc>
      </w:tr>
      <w:tr w:rsidR="124E4225" w14:paraId="28843E75" w14:textId="77777777" w:rsidTr="001B7A56">
        <w:trPr>
          <w:trHeight w:val="300"/>
        </w:trPr>
        <w:tc>
          <w:tcPr>
            <w:tcW w:w="1575" w:type="dxa"/>
          </w:tcPr>
          <w:p w14:paraId="131ABF9E" w14:textId="77777777" w:rsidR="124E4225" w:rsidRDefault="124E4225">
            <w:r>
              <w:t>AMBN​</w:t>
            </w:r>
          </w:p>
        </w:tc>
        <w:tc>
          <w:tcPr>
            <w:tcW w:w="1260" w:type="dxa"/>
          </w:tcPr>
          <w:p w14:paraId="7F31A19F" w14:textId="77777777" w:rsidR="124E4225" w:rsidRDefault="124E4225">
            <w:r>
              <w:t>0.174​</w:t>
            </w:r>
          </w:p>
        </w:tc>
        <w:tc>
          <w:tcPr>
            <w:tcW w:w="1635" w:type="dxa"/>
          </w:tcPr>
          <w:p w14:paraId="348A54A9" w14:textId="77777777" w:rsidR="124E4225" w:rsidRDefault="124E4225">
            <w:r>
              <w:t>TNFRSF14​</w:t>
            </w:r>
          </w:p>
        </w:tc>
        <w:tc>
          <w:tcPr>
            <w:tcW w:w="1363" w:type="dxa"/>
          </w:tcPr>
          <w:p w14:paraId="5E5D20D6" w14:textId="77777777" w:rsidR="124E4225" w:rsidRDefault="124E4225">
            <w:r>
              <w:t>0.579​</w:t>
            </w:r>
          </w:p>
        </w:tc>
        <w:tc>
          <w:tcPr>
            <w:tcW w:w="1543" w:type="dxa"/>
          </w:tcPr>
          <w:p w14:paraId="1B195044" w14:textId="77777777" w:rsidR="124E4225" w:rsidRDefault="124E4225">
            <w:r>
              <w:t>SRC​</w:t>
            </w:r>
          </w:p>
        </w:tc>
        <w:tc>
          <w:tcPr>
            <w:tcW w:w="1290" w:type="dxa"/>
          </w:tcPr>
          <w:p w14:paraId="7CE02803" w14:textId="77777777" w:rsidR="124E4225" w:rsidRDefault="124E4225">
            <w:r>
              <w:t>0.794​</w:t>
            </w:r>
          </w:p>
        </w:tc>
      </w:tr>
      <w:tr w:rsidR="124E4225" w14:paraId="1C6A73FC" w14:textId="77777777" w:rsidTr="001B7A56">
        <w:trPr>
          <w:trHeight w:val="300"/>
        </w:trPr>
        <w:tc>
          <w:tcPr>
            <w:tcW w:w="1575" w:type="dxa"/>
          </w:tcPr>
          <w:p w14:paraId="67BB8CAC" w14:textId="77777777" w:rsidR="124E4225" w:rsidRDefault="124E4225">
            <w:r>
              <w:t>ADIPOQ​</w:t>
            </w:r>
          </w:p>
        </w:tc>
        <w:tc>
          <w:tcPr>
            <w:tcW w:w="1260" w:type="dxa"/>
          </w:tcPr>
          <w:p w14:paraId="5D737A13" w14:textId="77777777" w:rsidR="124E4225" w:rsidRDefault="124E4225">
            <w:r>
              <w:t>0.170​</w:t>
            </w:r>
          </w:p>
        </w:tc>
        <w:tc>
          <w:tcPr>
            <w:tcW w:w="1635" w:type="dxa"/>
          </w:tcPr>
          <w:p w14:paraId="1227CD22" w14:textId="77777777" w:rsidR="124E4225" w:rsidRDefault="124E4225">
            <w:r>
              <w:t>TPK1​</w:t>
            </w:r>
          </w:p>
        </w:tc>
        <w:tc>
          <w:tcPr>
            <w:tcW w:w="1363" w:type="dxa"/>
          </w:tcPr>
          <w:p w14:paraId="6C28C516" w14:textId="77777777" w:rsidR="124E4225" w:rsidRDefault="124E4225">
            <w:r>
              <w:t>0.576​</w:t>
            </w:r>
          </w:p>
        </w:tc>
        <w:tc>
          <w:tcPr>
            <w:tcW w:w="1543" w:type="dxa"/>
          </w:tcPr>
          <w:p w14:paraId="7866360C" w14:textId="77777777" w:rsidR="124E4225" w:rsidRDefault="124E4225">
            <w:r>
              <w:t>PTPN6​</w:t>
            </w:r>
          </w:p>
        </w:tc>
        <w:tc>
          <w:tcPr>
            <w:tcW w:w="1290" w:type="dxa"/>
          </w:tcPr>
          <w:p w14:paraId="7D5CFFE3" w14:textId="77777777" w:rsidR="124E4225" w:rsidRDefault="124E4225">
            <w:r>
              <w:t>0.793​</w:t>
            </w:r>
          </w:p>
        </w:tc>
      </w:tr>
      <w:tr w:rsidR="00F9E084" w14:paraId="7963E111" w14:textId="77777777" w:rsidTr="001B7A56">
        <w:trPr>
          <w:trHeight w:val="300"/>
        </w:trPr>
        <w:tc>
          <w:tcPr>
            <w:tcW w:w="1575" w:type="dxa"/>
          </w:tcPr>
          <w:p w14:paraId="54535A42" w14:textId="77777777" w:rsidR="00F9E084" w:rsidRDefault="00F9E084">
            <w:r>
              <w:t>KIT​</w:t>
            </w:r>
          </w:p>
        </w:tc>
        <w:tc>
          <w:tcPr>
            <w:tcW w:w="1260" w:type="dxa"/>
          </w:tcPr>
          <w:p w14:paraId="361DAEA9" w14:textId="77777777" w:rsidR="00F9E084" w:rsidRDefault="00F9E084">
            <w:r>
              <w:t>0.165​</w:t>
            </w:r>
          </w:p>
        </w:tc>
        <w:tc>
          <w:tcPr>
            <w:tcW w:w="1635" w:type="dxa"/>
          </w:tcPr>
          <w:p w14:paraId="0DF73606" w14:textId="77777777" w:rsidR="00F9E084" w:rsidRDefault="00F9E084">
            <w:r>
              <w:t>IFNGR1​</w:t>
            </w:r>
          </w:p>
        </w:tc>
        <w:tc>
          <w:tcPr>
            <w:tcW w:w="1363" w:type="dxa"/>
          </w:tcPr>
          <w:p w14:paraId="78C7DD37" w14:textId="77777777" w:rsidR="00F9E084" w:rsidRDefault="00F9E084">
            <w:r>
              <w:t>0.573​</w:t>
            </w:r>
          </w:p>
        </w:tc>
        <w:tc>
          <w:tcPr>
            <w:tcW w:w="1543" w:type="dxa"/>
          </w:tcPr>
          <w:p w14:paraId="4D17BEC5" w14:textId="77777777" w:rsidR="00F9E084" w:rsidRDefault="00F9E084">
            <w:r>
              <w:t>GIPC3​</w:t>
            </w:r>
          </w:p>
        </w:tc>
        <w:tc>
          <w:tcPr>
            <w:tcW w:w="1290" w:type="dxa"/>
          </w:tcPr>
          <w:p w14:paraId="2E0FA9D8" w14:textId="77777777" w:rsidR="00F9E084" w:rsidRDefault="00F9E084">
            <w:r>
              <w:t>0.793​</w:t>
            </w:r>
          </w:p>
        </w:tc>
      </w:tr>
      <w:tr w:rsidR="124E4225" w14:paraId="7E2959C5" w14:textId="77777777" w:rsidTr="002A496C">
        <w:trPr>
          <w:trHeight w:val="300"/>
        </w:trPr>
        <w:tc>
          <w:tcPr>
            <w:tcW w:w="1575" w:type="dxa"/>
            <w:tcBorders>
              <w:top w:val="single" w:sz="4" w:space="0" w:color="auto"/>
              <w:left w:val="single" w:sz="4" w:space="0" w:color="auto"/>
              <w:bottom w:val="single" w:sz="4" w:space="0" w:color="auto"/>
              <w:right w:val="single" w:sz="4" w:space="0" w:color="auto"/>
            </w:tcBorders>
            <w:vAlign w:val="bottom"/>
          </w:tcPr>
          <w:p w14:paraId="632A1CCD" w14:textId="441E6087" w:rsidR="124E4225" w:rsidRDefault="007D7C46">
            <w:r>
              <w:rPr>
                <w:rFonts w:ascii="Aptos Narrow" w:hAnsi="Aptos Narrow"/>
                <w:color w:val="000000"/>
                <w:sz w:val="22"/>
                <w:szCs w:val="22"/>
              </w:rPr>
              <w:t>ADGRG2</w:t>
            </w:r>
          </w:p>
        </w:tc>
        <w:tc>
          <w:tcPr>
            <w:tcW w:w="1260" w:type="dxa"/>
            <w:tcBorders>
              <w:top w:val="single" w:sz="4" w:space="0" w:color="auto"/>
              <w:left w:val="single" w:sz="4" w:space="0" w:color="auto"/>
              <w:bottom w:val="single" w:sz="4" w:space="0" w:color="auto"/>
              <w:right w:val="single" w:sz="4" w:space="0" w:color="auto"/>
            </w:tcBorders>
            <w:vAlign w:val="bottom"/>
          </w:tcPr>
          <w:p w14:paraId="3E4424D6" w14:textId="5C6A0511" w:rsidR="124E4225" w:rsidRDefault="007D7C46">
            <w:r>
              <w:rPr>
                <w:rFonts w:ascii="Aptos Narrow" w:hAnsi="Aptos Narrow"/>
                <w:color w:val="000000"/>
                <w:sz w:val="22"/>
                <w:szCs w:val="22"/>
              </w:rPr>
              <w:t>0.164</w:t>
            </w:r>
          </w:p>
        </w:tc>
        <w:tc>
          <w:tcPr>
            <w:tcW w:w="1635" w:type="dxa"/>
            <w:tcBorders>
              <w:top w:val="single" w:sz="4" w:space="0" w:color="auto"/>
              <w:left w:val="single" w:sz="4" w:space="0" w:color="auto"/>
              <w:bottom w:val="single" w:sz="4" w:space="0" w:color="auto"/>
              <w:right w:val="single" w:sz="4" w:space="0" w:color="auto"/>
            </w:tcBorders>
            <w:vAlign w:val="bottom"/>
          </w:tcPr>
          <w:p w14:paraId="5896A9ED" w14:textId="6A5137D6" w:rsidR="124E4225" w:rsidRDefault="007D7C46">
            <w:r>
              <w:rPr>
                <w:rFonts w:ascii="Aptos Narrow" w:hAnsi="Aptos Narrow"/>
                <w:color w:val="000000"/>
                <w:sz w:val="22"/>
                <w:szCs w:val="22"/>
              </w:rPr>
              <w:t>CD83</w:t>
            </w:r>
          </w:p>
        </w:tc>
        <w:tc>
          <w:tcPr>
            <w:tcW w:w="1363" w:type="dxa"/>
            <w:tcBorders>
              <w:top w:val="single" w:sz="4" w:space="0" w:color="auto"/>
              <w:left w:val="single" w:sz="4" w:space="0" w:color="auto"/>
              <w:bottom w:val="single" w:sz="4" w:space="0" w:color="auto"/>
              <w:right w:val="single" w:sz="4" w:space="0" w:color="auto"/>
            </w:tcBorders>
            <w:vAlign w:val="bottom"/>
          </w:tcPr>
          <w:p w14:paraId="7DAD6007" w14:textId="48D804B4" w:rsidR="124E4225" w:rsidRDefault="007D7C46">
            <w:r>
              <w:rPr>
                <w:rFonts w:ascii="Aptos Narrow" w:hAnsi="Aptos Narrow"/>
                <w:color w:val="000000"/>
                <w:sz w:val="22"/>
                <w:szCs w:val="22"/>
              </w:rPr>
              <w:t>0.569</w:t>
            </w:r>
          </w:p>
        </w:tc>
        <w:tc>
          <w:tcPr>
            <w:tcW w:w="1543" w:type="dxa"/>
            <w:tcBorders>
              <w:top w:val="single" w:sz="4" w:space="0" w:color="auto"/>
              <w:left w:val="single" w:sz="4" w:space="0" w:color="auto"/>
              <w:bottom w:val="single" w:sz="4" w:space="0" w:color="auto"/>
              <w:right w:val="single" w:sz="4" w:space="0" w:color="auto"/>
            </w:tcBorders>
            <w:vAlign w:val="bottom"/>
          </w:tcPr>
          <w:p w14:paraId="78B80E12" w14:textId="22393FD0" w:rsidR="124E4225" w:rsidRDefault="007D7C46">
            <w:r>
              <w:rPr>
                <w:rFonts w:ascii="Aptos Narrow" w:hAnsi="Aptos Narrow"/>
                <w:color w:val="000000"/>
                <w:sz w:val="22"/>
                <w:szCs w:val="22"/>
              </w:rPr>
              <w:t>MANF</w:t>
            </w:r>
          </w:p>
        </w:tc>
        <w:tc>
          <w:tcPr>
            <w:tcW w:w="1290" w:type="dxa"/>
            <w:tcBorders>
              <w:top w:val="single" w:sz="4" w:space="0" w:color="auto"/>
              <w:left w:val="single" w:sz="4" w:space="0" w:color="auto"/>
              <w:bottom w:val="single" w:sz="4" w:space="0" w:color="auto"/>
              <w:right w:val="single" w:sz="4" w:space="0" w:color="auto"/>
            </w:tcBorders>
            <w:vAlign w:val="bottom"/>
          </w:tcPr>
          <w:p w14:paraId="34E1E243" w14:textId="0951E0EA" w:rsidR="124E4225" w:rsidRDefault="007D7C46">
            <w:r>
              <w:rPr>
                <w:rFonts w:ascii="Aptos Narrow" w:hAnsi="Aptos Narrow"/>
                <w:color w:val="000000"/>
                <w:sz w:val="22"/>
                <w:szCs w:val="22"/>
              </w:rPr>
              <w:t>0.79</w:t>
            </w:r>
            <w:r w:rsidR="00F9780F">
              <w:rPr>
                <w:rFonts w:ascii="Aptos Narrow" w:hAnsi="Aptos Narrow"/>
                <w:color w:val="000000"/>
                <w:sz w:val="22"/>
                <w:szCs w:val="22"/>
              </w:rPr>
              <w:t>3</w:t>
            </w:r>
          </w:p>
        </w:tc>
      </w:tr>
      <w:tr w:rsidR="007D7C46" w14:paraId="11B16B52" w14:textId="77777777" w:rsidTr="002A496C">
        <w:trPr>
          <w:trHeight w:val="300"/>
        </w:trPr>
        <w:tc>
          <w:tcPr>
            <w:tcW w:w="1575" w:type="dxa"/>
            <w:tcBorders>
              <w:top w:val="single" w:sz="4" w:space="0" w:color="auto"/>
              <w:left w:val="single" w:sz="4" w:space="0" w:color="auto"/>
              <w:bottom w:val="single" w:sz="4" w:space="0" w:color="auto"/>
              <w:right w:val="single" w:sz="4" w:space="0" w:color="auto"/>
            </w:tcBorders>
            <w:vAlign w:val="bottom"/>
          </w:tcPr>
          <w:p w14:paraId="03CCCF9F" w14:textId="0ED96089" w:rsidR="007D7C46" w:rsidRDefault="007D7C46" w:rsidP="007D7C46">
            <w:r>
              <w:rPr>
                <w:rFonts w:ascii="Aptos Narrow" w:hAnsi="Aptos Narrow"/>
                <w:color w:val="000000"/>
                <w:sz w:val="22"/>
                <w:szCs w:val="22"/>
              </w:rPr>
              <w:t>GHRL</w:t>
            </w:r>
          </w:p>
        </w:tc>
        <w:tc>
          <w:tcPr>
            <w:tcW w:w="1260" w:type="dxa"/>
            <w:tcBorders>
              <w:top w:val="single" w:sz="4" w:space="0" w:color="auto"/>
              <w:left w:val="single" w:sz="4" w:space="0" w:color="auto"/>
              <w:bottom w:val="single" w:sz="4" w:space="0" w:color="auto"/>
              <w:right w:val="single" w:sz="4" w:space="0" w:color="auto"/>
            </w:tcBorders>
            <w:vAlign w:val="bottom"/>
          </w:tcPr>
          <w:p w14:paraId="51B194D9" w14:textId="3230298C" w:rsidR="007D7C46" w:rsidRDefault="007D7C46" w:rsidP="007D7C46">
            <w:r>
              <w:rPr>
                <w:rFonts w:ascii="Aptos Narrow" w:hAnsi="Aptos Narrow"/>
                <w:color w:val="000000"/>
                <w:sz w:val="22"/>
                <w:szCs w:val="22"/>
              </w:rPr>
              <w:t>0.154</w:t>
            </w:r>
          </w:p>
        </w:tc>
        <w:tc>
          <w:tcPr>
            <w:tcW w:w="1635" w:type="dxa"/>
            <w:tcBorders>
              <w:top w:val="single" w:sz="4" w:space="0" w:color="auto"/>
              <w:left w:val="single" w:sz="4" w:space="0" w:color="auto"/>
              <w:bottom w:val="single" w:sz="4" w:space="0" w:color="auto"/>
              <w:right w:val="single" w:sz="4" w:space="0" w:color="auto"/>
            </w:tcBorders>
            <w:vAlign w:val="bottom"/>
          </w:tcPr>
          <w:p w14:paraId="45F6B4A9" w14:textId="2EEAC6D1" w:rsidR="007D7C46" w:rsidRDefault="007D7C46" w:rsidP="007D7C46">
            <w:r>
              <w:rPr>
                <w:rFonts w:ascii="Aptos Narrow" w:hAnsi="Aptos Narrow"/>
                <w:color w:val="000000"/>
                <w:sz w:val="22"/>
                <w:szCs w:val="22"/>
              </w:rPr>
              <w:t>TNFRSF1A</w:t>
            </w:r>
          </w:p>
        </w:tc>
        <w:tc>
          <w:tcPr>
            <w:tcW w:w="1363" w:type="dxa"/>
            <w:tcBorders>
              <w:top w:val="single" w:sz="4" w:space="0" w:color="auto"/>
              <w:left w:val="single" w:sz="4" w:space="0" w:color="auto"/>
              <w:bottom w:val="single" w:sz="4" w:space="0" w:color="auto"/>
              <w:right w:val="single" w:sz="4" w:space="0" w:color="auto"/>
            </w:tcBorders>
            <w:vAlign w:val="bottom"/>
          </w:tcPr>
          <w:p w14:paraId="6764898F" w14:textId="1CF59B09" w:rsidR="007D7C46" w:rsidRDefault="007D7C46" w:rsidP="007D7C46">
            <w:r>
              <w:rPr>
                <w:rFonts w:ascii="Aptos Narrow" w:hAnsi="Aptos Narrow"/>
                <w:color w:val="000000"/>
                <w:sz w:val="22"/>
                <w:szCs w:val="22"/>
              </w:rPr>
              <w:t>0.557</w:t>
            </w:r>
          </w:p>
        </w:tc>
        <w:tc>
          <w:tcPr>
            <w:tcW w:w="1543" w:type="dxa"/>
            <w:tcBorders>
              <w:top w:val="single" w:sz="4" w:space="0" w:color="auto"/>
              <w:left w:val="single" w:sz="4" w:space="0" w:color="auto"/>
              <w:bottom w:val="single" w:sz="4" w:space="0" w:color="auto"/>
              <w:right w:val="single" w:sz="4" w:space="0" w:color="auto"/>
            </w:tcBorders>
            <w:vAlign w:val="bottom"/>
          </w:tcPr>
          <w:p w14:paraId="615ADB48" w14:textId="09ECF204" w:rsidR="007D7C46" w:rsidRDefault="007D7C46" w:rsidP="007D7C46">
            <w:r>
              <w:rPr>
                <w:rFonts w:ascii="Aptos Narrow" w:hAnsi="Aptos Narrow"/>
                <w:color w:val="000000"/>
                <w:sz w:val="22"/>
                <w:szCs w:val="22"/>
              </w:rPr>
              <w:t>PDAP1</w:t>
            </w:r>
          </w:p>
        </w:tc>
        <w:tc>
          <w:tcPr>
            <w:tcW w:w="1290" w:type="dxa"/>
            <w:tcBorders>
              <w:top w:val="single" w:sz="4" w:space="0" w:color="auto"/>
              <w:left w:val="single" w:sz="4" w:space="0" w:color="auto"/>
              <w:bottom w:val="single" w:sz="4" w:space="0" w:color="auto"/>
              <w:right w:val="single" w:sz="4" w:space="0" w:color="auto"/>
            </w:tcBorders>
            <w:vAlign w:val="bottom"/>
          </w:tcPr>
          <w:p w14:paraId="018BEA23" w14:textId="2559E555" w:rsidR="007D7C46" w:rsidRDefault="007D7C46" w:rsidP="007D7C46">
            <w:r>
              <w:rPr>
                <w:rFonts w:ascii="Aptos Narrow" w:hAnsi="Aptos Narrow"/>
                <w:color w:val="000000"/>
                <w:sz w:val="22"/>
                <w:szCs w:val="22"/>
              </w:rPr>
              <w:t>0.79</w:t>
            </w:r>
            <w:r w:rsidR="00F9780F">
              <w:rPr>
                <w:rFonts w:ascii="Aptos Narrow" w:hAnsi="Aptos Narrow"/>
                <w:color w:val="000000"/>
                <w:sz w:val="22"/>
                <w:szCs w:val="22"/>
              </w:rPr>
              <w:t>3</w:t>
            </w:r>
          </w:p>
        </w:tc>
      </w:tr>
      <w:tr w:rsidR="007D7C46" w14:paraId="4DD39927" w14:textId="77777777" w:rsidTr="002A496C">
        <w:trPr>
          <w:trHeight w:val="300"/>
        </w:trPr>
        <w:tc>
          <w:tcPr>
            <w:tcW w:w="1575" w:type="dxa"/>
            <w:tcBorders>
              <w:top w:val="single" w:sz="4" w:space="0" w:color="auto"/>
              <w:left w:val="single" w:sz="4" w:space="0" w:color="auto"/>
              <w:bottom w:val="single" w:sz="4" w:space="0" w:color="auto"/>
              <w:right w:val="single" w:sz="4" w:space="0" w:color="auto"/>
            </w:tcBorders>
            <w:vAlign w:val="bottom"/>
          </w:tcPr>
          <w:p w14:paraId="7F09EC8B" w14:textId="44591E3E" w:rsidR="007D7C46" w:rsidRDefault="007D7C46" w:rsidP="007D7C46">
            <w:r>
              <w:rPr>
                <w:rFonts w:ascii="Aptos Narrow" w:hAnsi="Aptos Narrow"/>
                <w:color w:val="000000"/>
                <w:sz w:val="22"/>
                <w:szCs w:val="22"/>
              </w:rPr>
              <w:t>IGFBP3</w:t>
            </w:r>
          </w:p>
        </w:tc>
        <w:tc>
          <w:tcPr>
            <w:tcW w:w="1260" w:type="dxa"/>
            <w:tcBorders>
              <w:top w:val="single" w:sz="4" w:space="0" w:color="auto"/>
              <w:left w:val="single" w:sz="4" w:space="0" w:color="auto"/>
              <w:bottom w:val="single" w:sz="4" w:space="0" w:color="auto"/>
              <w:right w:val="single" w:sz="4" w:space="0" w:color="auto"/>
            </w:tcBorders>
            <w:vAlign w:val="bottom"/>
          </w:tcPr>
          <w:p w14:paraId="4C9C6C74" w14:textId="68D8BA41" w:rsidR="007D7C46" w:rsidRDefault="007D7C46" w:rsidP="007D7C46">
            <w:r>
              <w:rPr>
                <w:rFonts w:ascii="Aptos Narrow" w:hAnsi="Aptos Narrow"/>
                <w:color w:val="000000"/>
                <w:sz w:val="22"/>
                <w:szCs w:val="22"/>
              </w:rPr>
              <w:t>0.137</w:t>
            </w:r>
          </w:p>
        </w:tc>
        <w:tc>
          <w:tcPr>
            <w:tcW w:w="1635" w:type="dxa"/>
            <w:tcBorders>
              <w:top w:val="single" w:sz="4" w:space="0" w:color="auto"/>
              <w:left w:val="single" w:sz="4" w:space="0" w:color="auto"/>
              <w:bottom w:val="single" w:sz="4" w:space="0" w:color="auto"/>
              <w:right w:val="single" w:sz="4" w:space="0" w:color="auto"/>
            </w:tcBorders>
            <w:vAlign w:val="bottom"/>
          </w:tcPr>
          <w:p w14:paraId="371A8860" w14:textId="6A38871C" w:rsidR="007D7C46" w:rsidRDefault="007D7C46" w:rsidP="007D7C46">
            <w:r>
              <w:rPr>
                <w:rFonts w:ascii="Aptos Narrow" w:hAnsi="Aptos Narrow"/>
                <w:color w:val="000000"/>
                <w:sz w:val="22"/>
                <w:szCs w:val="22"/>
              </w:rPr>
              <w:t>TNFRSF21</w:t>
            </w:r>
          </w:p>
        </w:tc>
        <w:tc>
          <w:tcPr>
            <w:tcW w:w="1363" w:type="dxa"/>
            <w:tcBorders>
              <w:top w:val="single" w:sz="4" w:space="0" w:color="auto"/>
              <w:left w:val="single" w:sz="4" w:space="0" w:color="auto"/>
              <w:bottom w:val="single" w:sz="4" w:space="0" w:color="auto"/>
              <w:right w:val="single" w:sz="4" w:space="0" w:color="auto"/>
            </w:tcBorders>
            <w:vAlign w:val="bottom"/>
          </w:tcPr>
          <w:p w14:paraId="3A5C690E" w14:textId="403BCE81" w:rsidR="007D7C46" w:rsidRDefault="007D7C46" w:rsidP="007D7C46">
            <w:r>
              <w:rPr>
                <w:rFonts w:ascii="Aptos Narrow" w:hAnsi="Aptos Narrow"/>
                <w:color w:val="000000"/>
                <w:sz w:val="22"/>
                <w:szCs w:val="22"/>
              </w:rPr>
              <w:t>0.550</w:t>
            </w:r>
          </w:p>
        </w:tc>
        <w:tc>
          <w:tcPr>
            <w:tcW w:w="1543" w:type="dxa"/>
            <w:tcBorders>
              <w:top w:val="single" w:sz="4" w:space="0" w:color="auto"/>
              <w:left w:val="single" w:sz="4" w:space="0" w:color="auto"/>
              <w:bottom w:val="single" w:sz="4" w:space="0" w:color="auto"/>
              <w:right w:val="single" w:sz="4" w:space="0" w:color="auto"/>
            </w:tcBorders>
            <w:vAlign w:val="bottom"/>
          </w:tcPr>
          <w:p w14:paraId="0C9ACDF8" w14:textId="3040574A" w:rsidR="007D7C46" w:rsidRDefault="007D7C46" w:rsidP="007D7C46">
            <w:r>
              <w:rPr>
                <w:rFonts w:ascii="Aptos Narrow" w:hAnsi="Aptos Narrow"/>
                <w:color w:val="000000"/>
                <w:sz w:val="22"/>
                <w:szCs w:val="22"/>
              </w:rPr>
              <w:t>SLA2</w:t>
            </w:r>
          </w:p>
        </w:tc>
        <w:tc>
          <w:tcPr>
            <w:tcW w:w="1290" w:type="dxa"/>
            <w:tcBorders>
              <w:top w:val="single" w:sz="4" w:space="0" w:color="auto"/>
              <w:left w:val="single" w:sz="4" w:space="0" w:color="auto"/>
              <w:bottom w:val="single" w:sz="4" w:space="0" w:color="auto"/>
              <w:right w:val="single" w:sz="4" w:space="0" w:color="auto"/>
            </w:tcBorders>
            <w:vAlign w:val="bottom"/>
          </w:tcPr>
          <w:p w14:paraId="7C976D45" w14:textId="4A49D0E9" w:rsidR="007D7C46" w:rsidRDefault="007D7C46" w:rsidP="007D7C46">
            <w:r>
              <w:rPr>
                <w:rFonts w:ascii="Aptos Narrow" w:hAnsi="Aptos Narrow"/>
                <w:color w:val="000000"/>
                <w:sz w:val="22"/>
                <w:szCs w:val="22"/>
              </w:rPr>
              <w:t>0.7</w:t>
            </w:r>
            <w:r w:rsidR="00E42BA1">
              <w:rPr>
                <w:rFonts w:ascii="Aptos Narrow" w:hAnsi="Aptos Narrow"/>
                <w:color w:val="000000"/>
                <w:sz w:val="22"/>
                <w:szCs w:val="22"/>
              </w:rPr>
              <w:t>90</w:t>
            </w:r>
          </w:p>
        </w:tc>
      </w:tr>
      <w:tr w:rsidR="007D7C46" w14:paraId="771A4715" w14:textId="77777777" w:rsidTr="002A496C">
        <w:trPr>
          <w:trHeight w:val="300"/>
        </w:trPr>
        <w:tc>
          <w:tcPr>
            <w:tcW w:w="1575" w:type="dxa"/>
            <w:tcBorders>
              <w:top w:val="single" w:sz="4" w:space="0" w:color="auto"/>
              <w:left w:val="single" w:sz="4" w:space="0" w:color="auto"/>
              <w:bottom w:val="single" w:sz="4" w:space="0" w:color="auto"/>
              <w:right w:val="single" w:sz="4" w:space="0" w:color="auto"/>
            </w:tcBorders>
            <w:vAlign w:val="bottom"/>
          </w:tcPr>
          <w:p w14:paraId="311C8F81" w14:textId="29EA0C63" w:rsidR="007D7C46" w:rsidRDefault="007D7C46" w:rsidP="007D7C46">
            <w:r>
              <w:rPr>
                <w:rFonts w:ascii="Aptos Narrow" w:hAnsi="Aptos Narrow"/>
                <w:color w:val="000000"/>
                <w:sz w:val="22"/>
                <w:szCs w:val="22"/>
              </w:rPr>
              <w:t>GH1</w:t>
            </w:r>
          </w:p>
        </w:tc>
        <w:tc>
          <w:tcPr>
            <w:tcW w:w="1260" w:type="dxa"/>
            <w:tcBorders>
              <w:top w:val="single" w:sz="4" w:space="0" w:color="auto"/>
              <w:left w:val="single" w:sz="4" w:space="0" w:color="auto"/>
              <w:bottom w:val="single" w:sz="4" w:space="0" w:color="auto"/>
              <w:right w:val="single" w:sz="4" w:space="0" w:color="auto"/>
            </w:tcBorders>
            <w:vAlign w:val="bottom"/>
          </w:tcPr>
          <w:p w14:paraId="1CDC907C" w14:textId="773D7C0E" w:rsidR="007D7C46" w:rsidRDefault="007D7C46" w:rsidP="007D7C46">
            <w:r>
              <w:rPr>
                <w:rFonts w:ascii="Aptos Narrow" w:hAnsi="Aptos Narrow"/>
                <w:color w:val="000000"/>
                <w:sz w:val="22"/>
                <w:szCs w:val="22"/>
              </w:rPr>
              <w:t>0.126</w:t>
            </w:r>
          </w:p>
        </w:tc>
        <w:tc>
          <w:tcPr>
            <w:tcW w:w="1635" w:type="dxa"/>
            <w:tcBorders>
              <w:top w:val="single" w:sz="4" w:space="0" w:color="auto"/>
              <w:left w:val="single" w:sz="4" w:space="0" w:color="auto"/>
              <w:bottom w:val="single" w:sz="4" w:space="0" w:color="auto"/>
              <w:right w:val="single" w:sz="4" w:space="0" w:color="auto"/>
            </w:tcBorders>
            <w:vAlign w:val="bottom"/>
          </w:tcPr>
          <w:p w14:paraId="5C64D96F" w14:textId="56833830" w:rsidR="007D7C46" w:rsidRDefault="007D7C46" w:rsidP="007D7C46">
            <w:r>
              <w:rPr>
                <w:rFonts w:ascii="Aptos Narrow" w:hAnsi="Aptos Narrow"/>
                <w:color w:val="000000"/>
                <w:sz w:val="22"/>
                <w:szCs w:val="22"/>
              </w:rPr>
              <w:t>NBL1</w:t>
            </w:r>
          </w:p>
        </w:tc>
        <w:tc>
          <w:tcPr>
            <w:tcW w:w="1363" w:type="dxa"/>
            <w:tcBorders>
              <w:top w:val="single" w:sz="4" w:space="0" w:color="auto"/>
              <w:left w:val="single" w:sz="4" w:space="0" w:color="auto"/>
              <w:bottom w:val="single" w:sz="4" w:space="0" w:color="auto"/>
              <w:right w:val="single" w:sz="4" w:space="0" w:color="auto"/>
            </w:tcBorders>
            <w:vAlign w:val="bottom"/>
          </w:tcPr>
          <w:p w14:paraId="16297F54" w14:textId="0AD684D5" w:rsidR="007D7C46" w:rsidRDefault="007D7C46" w:rsidP="007D7C46">
            <w:r>
              <w:rPr>
                <w:rFonts w:ascii="Aptos Narrow" w:hAnsi="Aptos Narrow"/>
                <w:color w:val="000000"/>
                <w:sz w:val="22"/>
                <w:szCs w:val="22"/>
              </w:rPr>
              <w:t>0.549</w:t>
            </w:r>
          </w:p>
        </w:tc>
        <w:tc>
          <w:tcPr>
            <w:tcW w:w="1543" w:type="dxa"/>
            <w:tcBorders>
              <w:top w:val="single" w:sz="4" w:space="0" w:color="auto"/>
              <w:left w:val="single" w:sz="4" w:space="0" w:color="auto"/>
              <w:bottom w:val="single" w:sz="4" w:space="0" w:color="auto"/>
              <w:right w:val="single" w:sz="4" w:space="0" w:color="auto"/>
            </w:tcBorders>
            <w:vAlign w:val="bottom"/>
          </w:tcPr>
          <w:p w14:paraId="363CC882" w14:textId="4A1222B6" w:rsidR="007D7C46" w:rsidRDefault="007D7C46" w:rsidP="007D7C46">
            <w:r>
              <w:rPr>
                <w:rFonts w:ascii="Aptos Narrow" w:hAnsi="Aptos Narrow"/>
                <w:color w:val="000000"/>
                <w:sz w:val="22"/>
                <w:szCs w:val="22"/>
              </w:rPr>
              <w:t>IRAK4</w:t>
            </w:r>
          </w:p>
        </w:tc>
        <w:tc>
          <w:tcPr>
            <w:tcW w:w="1290" w:type="dxa"/>
            <w:tcBorders>
              <w:top w:val="single" w:sz="4" w:space="0" w:color="auto"/>
              <w:left w:val="single" w:sz="4" w:space="0" w:color="auto"/>
              <w:bottom w:val="single" w:sz="4" w:space="0" w:color="auto"/>
              <w:right w:val="single" w:sz="4" w:space="0" w:color="auto"/>
            </w:tcBorders>
            <w:vAlign w:val="bottom"/>
          </w:tcPr>
          <w:p w14:paraId="1982C8DA" w14:textId="4F2C95CB" w:rsidR="007D7C46" w:rsidRDefault="007D7C46" w:rsidP="007D7C46">
            <w:r>
              <w:rPr>
                <w:rFonts w:ascii="Aptos Narrow" w:hAnsi="Aptos Narrow"/>
                <w:color w:val="000000"/>
                <w:sz w:val="22"/>
                <w:szCs w:val="22"/>
              </w:rPr>
              <w:t>0.7</w:t>
            </w:r>
            <w:r w:rsidR="00E42BA1">
              <w:rPr>
                <w:rFonts w:ascii="Aptos Narrow" w:hAnsi="Aptos Narrow"/>
                <w:color w:val="000000"/>
                <w:sz w:val="22"/>
                <w:szCs w:val="22"/>
              </w:rPr>
              <w:t>90</w:t>
            </w:r>
          </w:p>
        </w:tc>
      </w:tr>
      <w:tr w:rsidR="007D7C46" w14:paraId="6A226802" w14:textId="77777777" w:rsidTr="002A496C">
        <w:trPr>
          <w:trHeight w:val="300"/>
        </w:trPr>
        <w:tc>
          <w:tcPr>
            <w:tcW w:w="1575" w:type="dxa"/>
            <w:tcBorders>
              <w:top w:val="single" w:sz="4" w:space="0" w:color="auto"/>
              <w:left w:val="single" w:sz="4" w:space="0" w:color="auto"/>
              <w:bottom w:val="single" w:sz="4" w:space="0" w:color="auto"/>
              <w:right w:val="single" w:sz="4" w:space="0" w:color="auto"/>
            </w:tcBorders>
            <w:vAlign w:val="bottom"/>
          </w:tcPr>
          <w:p w14:paraId="56212A78" w14:textId="12E9FFF8" w:rsidR="007D7C46" w:rsidRDefault="007D7C46" w:rsidP="007D7C46">
            <w:r>
              <w:rPr>
                <w:rFonts w:ascii="Aptos Narrow" w:hAnsi="Aptos Narrow"/>
                <w:color w:val="000000"/>
                <w:sz w:val="22"/>
                <w:szCs w:val="22"/>
              </w:rPr>
              <w:t>IGFBP1</w:t>
            </w:r>
          </w:p>
        </w:tc>
        <w:tc>
          <w:tcPr>
            <w:tcW w:w="1260" w:type="dxa"/>
            <w:tcBorders>
              <w:top w:val="single" w:sz="4" w:space="0" w:color="auto"/>
              <w:left w:val="single" w:sz="4" w:space="0" w:color="auto"/>
              <w:bottom w:val="single" w:sz="4" w:space="0" w:color="auto"/>
              <w:right w:val="single" w:sz="4" w:space="0" w:color="auto"/>
            </w:tcBorders>
            <w:vAlign w:val="bottom"/>
          </w:tcPr>
          <w:p w14:paraId="232A773B" w14:textId="5FE095E1" w:rsidR="007D7C46" w:rsidRDefault="007D7C46" w:rsidP="007D7C46">
            <w:r>
              <w:rPr>
                <w:rFonts w:ascii="Aptos Narrow" w:hAnsi="Aptos Narrow"/>
                <w:color w:val="000000"/>
                <w:sz w:val="22"/>
                <w:szCs w:val="22"/>
              </w:rPr>
              <w:t>0.123</w:t>
            </w:r>
          </w:p>
        </w:tc>
        <w:tc>
          <w:tcPr>
            <w:tcW w:w="1635" w:type="dxa"/>
            <w:tcBorders>
              <w:top w:val="single" w:sz="4" w:space="0" w:color="auto"/>
              <w:left w:val="single" w:sz="4" w:space="0" w:color="auto"/>
              <w:bottom w:val="single" w:sz="4" w:space="0" w:color="auto"/>
              <w:right w:val="single" w:sz="4" w:space="0" w:color="auto"/>
            </w:tcBorders>
            <w:vAlign w:val="bottom"/>
          </w:tcPr>
          <w:p w14:paraId="2A963ABC" w14:textId="010CE4B6" w:rsidR="007D7C46" w:rsidRDefault="007D7C46" w:rsidP="007D7C46">
            <w:r>
              <w:rPr>
                <w:rFonts w:ascii="Aptos Narrow" w:hAnsi="Aptos Narrow"/>
                <w:color w:val="000000"/>
                <w:sz w:val="22"/>
                <w:szCs w:val="22"/>
              </w:rPr>
              <w:t>LAMA4</w:t>
            </w:r>
          </w:p>
        </w:tc>
        <w:tc>
          <w:tcPr>
            <w:tcW w:w="1363" w:type="dxa"/>
            <w:tcBorders>
              <w:top w:val="single" w:sz="4" w:space="0" w:color="auto"/>
              <w:left w:val="single" w:sz="4" w:space="0" w:color="auto"/>
              <w:bottom w:val="single" w:sz="4" w:space="0" w:color="auto"/>
              <w:right w:val="single" w:sz="4" w:space="0" w:color="auto"/>
            </w:tcBorders>
            <w:vAlign w:val="bottom"/>
          </w:tcPr>
          <w:p w14:paraId="7571FEEC" w14:textId="2DC1AE02" w:rsidR="007D7C46" w:rsidRDefault="007D7C46" w:rsidP="007D7C46">
            <w:r>
              <w:rPr>
                <w:rFonts w:ascii="Aptos Narrow" w:hAnsi="Aptos Narrow"/>
                <w:color w:val="000000"/>
                <w:sz w:val="22"/>
                <w:szCs w:val="22"/>
              </w:rPr>
              <w:t>0.549</w:t>
            </w:r>
          </w:p>
        </w:tc>
        <w:tc>
          <w:tcPr>
            <w:tcW w:w="1543" w:type="dxa"/>
            <w:tcBorders>
              <w:top w:val="single" w:sz="4" w:space="0" w:color="auto"/>
              <w:left w:val="single" w:sz="4" w:space="0" w:color="auto"/>
              <w:bottom w:val="single" w:sz="4" w:space="0" w:color="auto"/>
              <w:right w:val="single" w:sz="4" w:space="0" w:color="auto"/>
            </w:tcBorders>
            <w:vAlign w:val="bottom"/>
          </w:tcPr>
          <w:p w14:paraId="49B59B24" w14:textId="547C5748" w:rsidR="007D7C46" w:rsidRDefault="007D7C46" w:rsidP="007D7C46">
            <w:r>
              <w:rPr>
                <w:rFonts w:ascii="Aptos Narrow" w:hAnsi="Aptos Narrow"/>
                <w:color w:val="000000"/>
                <w:sz w:val="22"/>
                <w:szCs w:val="22"/>
              </w:rPr>
              <w:t>CETN3</w:t>
            </w:r>
          </w:p>
        </w:tc>
        <w:tc>
          <w:tcPr>
            <w:tcW w:w="1290" w:type="dxa"/>
            <w:tcBorders>
              <w:top w:val="single" w:sz="4" w:space="0" w:color="auto"/>
              <w:left w:val="single" w:sz="4" w:space="0" w:color="auto"/>
              <w:bottom w:val="single" w:sz="4" w:space="0" w:color="auto"/>
              <w:right w:val="single" w:sz="4" w:space="0" w:color="auto"/>
            </w:tcBorders>
            <w:vAlign w:val="bottom"/>
          </w:tcPr>
          <w:p w14:paraId="0570BA0D" w14:textId="111AAAA7" w:rsidR="007D7C46" w:rsidRDefault="007D7C46" w:rsidP="007D7C46">
            <w:r>
              <w:rPr>
                <w:rFonts w:ascii="Aptos Narrow" w:hAnsi="Aptos Narrow"/>
                <w:color w:val="000000"/>
                <w:sz w:val="22"/>
                <w:szCs w:val="22"/>
              </w:rPr>
              <w:t>0.788</w:t>
            </w:r>
          </w:p>
        </w:tc>
      </w:tr>
      <w:tr w:rsidR="007D7C46" w14:paraId="07FDF1D4" w14:textId="77777777" w:rsidTr="002A496C">
        <w:trPr>
          <w:trHeight w:val="300"/>
        </w:trPr>
        <w:tc>
          <w:tcPr>
            <w:tcW w:w="1575" w:type="dxa"/>
            <w:tcBorders>
              <w:top w:val="single" w:sz="4" w:space="0" w:color="auto"/>
              <w:left w:val="single" w:sz="4" w:space="0" w:color="auto"/>
              <w:bottom w:val="single" w:sz="4" w:space="0" w:color="auto"/>
              <w:right w:val="single" w:sz="4" w:space="0" w:color="auto"/>
            </w:tcBorders>
            <w:vAlign w:val="bottom"/>
          </w:tcPr>
          <w:p w14:paraId="47614596" w14:textId="360D83F1" w:rsidR="007D7C46" w:rsidRDefault="007D7C46" w:rsidP="007D7C46">
            <w:r>
              <w:rPr>
                <w:rFonts w:ascii="Aptos Narrow" w:hAnsi="Aptos Narrow"/>
                <w:color w:val="000000"/>
                <w:sz w:val="22"/>
                <w:szCs w:val="22"/>
              </w:rPr>
              <w:t>DSG2</w:t>
            </w:r>
          </w:p>
        </w:tc>
        <w:tc>
          <w:tcPr>
            <w:tcW w:w="1260" w:type="dxa"/>
            <w:tcBorders>
              <w:top w:val="single" w:sz="4" w:space="0" w:color="auto"/>
              <w:left w:val="single" w:sz="4" w:space="0" w:color="auto"/>
              <w:bottom w:val="single" w:sz="4" w:space="0" w:color="auto"/>
              <w:right w:val="single" w:sz="4" w:space="0" w:color="auto"/>
            </w:tcBorders>
            <w:vAlign w:val="bottom"/>
          </w:tcPr>
          <w:p w14:paraId="35AB0EB1" w14:textId="5046AE1B" w:rsidR="007D7C46" w:rsidRDefault="007D7C46" w:rsidP="007D7C46">
            <w:r>
              <w:rPr>
                <w:rFonts w:ascii="Aptos Narrow" w:hAnsi="Aptos Narrow"/>
                <w:color w:val="000000"/>
                <w:sz w:val="22"/>
                <w:szCs w:val="22"/>
              </w:rPr>
              <w:t>0.111</w:t>
            </w:r>
          </w:p>
        </w:tc>
        <w:tc>
          <w:tcPr>
            <w:tcW w:w="1635" w:type="dxa"/>
            <w:tcBorders>
              <w:top w:val="single" w:sz="4" w:space="0" w:color="auto"/>
              <w:left w:val="single" w:sz="4" w:space="0" w:color="auto"/>
              <w:bottom w:val="single" w:sz="4" w:space="0" w:color="auto"/>
              <w:right w:val="single" w:sz="4" w:space="0" w:color="auto"/>
            </w:tcBorders>
            <w:vAlign w:val="bottom"/>
          </w:tcPr>
          <w:p w14:paraId="0B4632C1" w14:textId="58718726" w:rsidR="007D7C46" w:rsidRDefault="007D7C46" w:rsidP="007D7C46">
            <w:r>
              <w:rPr>
                <w:rFonts w:ascii="Aptos Narrow" w:hAnsi="Aptos Narrow"/>
                <w:color w:val="000000"/>
                <w:sz w:val="22"/>
                <w:szCs w:val="22"/>
              </w:rPr>
              <w:t>ISM1</w:t>
            </w:r>
          </w:p>
        </w:tc>
        <w:tc>
          <w:tcPr>
            <w:tcW w:w="1363" w:type="dxa"/>
            <w:tcBorders>
              <w:top w:val="single" w:sz="4" w:space="0" w:color="auto"/>
              <w:left w:val="single" w:sz="4" w:space="0" w:color="auto"/>
              <w:bottom w:val="single" w:sz="4" w:space="0" w:color="auto"/>
              <w:right w:val="single" w:sz="4" w:space="0" w:color="auto"/>
            </w:tcBorders>
            <w:vAlign w:val="bottom"/>
          </w:tcPr>
          <w:p w14:paraId="154C106C" w14:textId="4DE6E5EB" w:rsidR="007D7C46" w:rsidRDefault="007D7C46" w:rsidP="007D7C46">
            <w:r>
              <w:rPr>
                <w:rFonts w:ascii="Aptos Narrow" w:hAnsi="Aptos Narrow"/>
                <w:color w:val="000000"/>
                <w:sz w:val="22"/>
                <w:szCs w:val="22"/>
              </w:rPr>
              <w:t>0.545</w:t>
            </w:r>
          </w:p>
        </w:tc>
        <w:tc>
          <w:tcPr>
            <w:tcW w:w="1543" w:type="dxa"/>
            <w:tcBorders>
              <w:top w:val="single" w:sz="4" w:space="0" w:color="auto"/>
              <w:left w:val="single" w:sz="4" w:space="0" w:color="auto"/>
              <w:bottom w:val="single" w:sz="4" w:space="0" w:color="auto"/>
              <w:right w:val="single" w:sz="4" w:space="0" w:color="auto"/>
            </w:tcBorders>
            <w:vAlign w:val="bottom"/>
          </w:tcPr>
          <w:p w14:paraId="522358FC" w14:textId="0151FD3E" w:rsidR="007D7C46" w:rsidRDefault="007D7C46" w:rsidP="007D7C46">
            <w:r>
              <w:rPr>
                <w:rFonts w:ascii="Aptos Narrow" w:hAnsi="Aptos Narrow"/>
                <w:color w:val="000000"/>
                <w:sz w:val="22"/>
                <w:szCs w:val="22"/>
              </w:rPr>
              <w:t>RGS10</w:t>
            </w:r>
          </w:p>
        </w:tc>
        <w:tc>
          <w:tcPr>
            <w:tcW w:w="1290" w:type="dxa"/>
            <w:tcBorders>
              <w:top w:val="single" w:sz="4" w:space="0" w:color="auto"/>
              <w:left w:val="single" w:sz="4" w:space="0" w:color="auto"/>
              <w:bottom w:val="single" w:sz="4" w:space="0" w:color="auto"/>
              <w:right w:val="single" w:sz="4" w:space="0" w:color="auto"/>
            </w:tcBorders>
            <w:vAlign w:val="bottom"/>
          </w:tcPr>
          <w:p w14:paraId="19841982" w14:textId="756AE6F7" w:rsidR="007D7C46" w:rsidRDefault="007D7C46" w:rsidP="007D7C46">
            <w:r>
              <w:rPr>
                <w:rFonts w:ascii="Aptos Narrow" w:hAnsi="Aptos Narrow"/>
                <w:color w:val="000000"/>
                <w:sz w:val="22"/>
                <w:szCs w:val="22"/>
              </w:rPr>
              <w:t>0.788</w:t>
            </w:r>
          </w:p>
        </w:tc>
      </w:tr>
      <w:tr w:rsidR="007D7C46" w14:paraId="6CE37C07" w14:textId="77777777" w:rsidTr="002A496C">
        <w:trPr>
          <w:trHeight w:val="300"/>
        </w:trPr>
        <w:tc>
          <w:tcPr>
            <w:tcW w:w="1575" w:type="dxa"/>
            <w:tcBorders>
              <w:top w:val="single" w:sz="4" w:space="0" w:color="auto"/>
              <w:left w:val="single" w:sz="4" w:space="0" w:color="auto"/>
              <w:bottom w:val="single" w:sz="4" w:space="0" w:color="auto"/>
              <w:right w:val="single" w:sz="4" w:space="0" w:color="auto"/>
            </w:tcBorders>
            <w:vAlign w:val="bottom"/>
          </w:tcPr>
          <w:p w14:paraId="18EC13BF" w14:textId="3F8B8CE4" w:rsidR="007D7C46" w:rsidRDefault="007D7C46" w:rsidP="007D7C46">
            <w:r>
              <w:rPr>
                <w:rFonts w:ascii="Aptos Narrow" w:hAnsi="Aptos Narrow"/>
                <w:color w:val="000000"/>
                <w:sz w:val="22"/>
                <w:szCs w:val="22"/>
              </w:rPr>
              <w:t>DSG4</w:t>
            </w:r>
          </w:p>
        </w:tc>
        <w:tc>
          <w:tcPr>
            <w:tcW w:w="1260" w:type="dxa"/>
            <w:tcBorders>
              <w:top w:val="single" w:sz="4" w:space="0" w:color="auto"/>
              <w:left w:val="single" w:sz="4" w:space="0" w:color="auto"/>
              <w:bottom w:val="single" w:sz="4" w:space="0" w:color="auto"/>
              <w:right w:val="single" w:sz="4" w:space="0" w:color="auto"/>
            </w:tcBorders>
            <w:vAlign w:val="bottom"/>
          </w:tcPr>
          <w:p w14:paraId="6BEF025D" w14:textId="53CA779A" w:rsidR="007D7C46" w:rsidRDefault="007D7C46" w:rsidP="007D7C46">
            <w:r>
              <w:rPr>
                <w:rFonts w:ascii="Aptos Narrow" w:hAnsi="Aptos Narrow"/>
                <w:color w:val="000000"/>
                <w:sz w:val="22"/>
                <w:szCs w:val="22"/>
              </w:rPr>
              <w:t>0.108</w:t>
            </w:r>
          </w:p>
        </w:tc>
        <w:tc>
          <w:tcPr>
            <w:tcW w:w="1635" w:type="dxa"/>
            <w:tcBorders>
              <w:top w:val="single" w:sz="4" w:space="0" w:color="auto"/>
              <w:left w:val="single" w:sz="4" w:space="0" w:color="auto"/>
              <w:bottom w:val="single" w:sz="4" w:space="0" w:color="auto"/>
              <w:right w:val="single" w:sz="4" w:space="0" w:color="auto"/>
            </w:tcBorders>
            <w:vAlign w:val="bottom"/>
          </w:tcPr>
          <w:p w14:paraId="59856CE1" w14:textId="2E90EFC0" w:rsidR="007D7C46" w:rsidRDefault="007D7C46" w:rsidP="007D7C46">
            <w:r>
              <w:rPr>
                <w:rFonts w:ascii="Aptos Narrow" w:hAnsi="Aptos Narrow"/>
                <w:color w:val="000000"/>
                <w:sz w:val="22"/>
                <w:szCs w:val="22"/>
              </w:rPr>
              <w:t>NECTIN2</w:t>
            </w:r>
          </w:p>
        </w:tc>
        <w:tc>
          <w:tcPr>
            <w:tcW w:w="1363" w:type="dxa"/>
            <w:tcBorders>
              <w:top w:val="single" w:sz="4" w:space="0" w:color="auto"/>
              <w:left w:val="single" w:sz="4" w:space="0" w:color="auto"/>
              <w:bottom w:val="single" w:sz="4" w:space="0" w:color="auto"/>
              <w:right w:val="single" w:sz="4" w:space="0" w:color="auto"/>
            </w:tcBorders>
            <w:vAlign w:val="bottom"/>
          </w:tcPr>
          <w:p w14:paraId="537593A0" w14:textId="694092A5" w:rsidR="007D7C46" w:rsidRDefault="007D7C46" w:rsidP="007D7C46">
            <w:r>
              <w:rPr>
                <w:rFonts w:ascii="Aptos Narrow" w:hAnsi="Aptos Narrow"/>
                <w:color w:val="000000"/>
                <w:sz w:val="22"/>
                <w:szCs w:val="22"/>
              </w:rPr>
              <w:t>0.543</w:t>
            </w:r>
          </w:p>
        </w:tc>
        <w:tc>
          <w:tcPr>
            <w:tcW w:w="1543" w:type="dxa"/>
            <w:tcBorders>
              <w:top w:val="single" w:sz="4" w:space="0" w:color="auto"/>
              <w:left w:val="single" w:sz="4" w:space="0" w:color="auto"/>
              <w:bottom w:val="single" w:sz="4" w:space="0" w:color="auto"/>
              <w:right w:val="single" w:sz="4" w:space="0" w:color="auto"/>
            </w:tcBorders>
            <w:vAlign w:val="bottom"/>
          </w:tcPr>
          <w:p w14:paraId="08034498" w14:textId="08CD095A" w:rsidR="007D7C46" w:rsidRDefault="007D7C46" w:rsidP="007D7C46">
            <w:r>
              <w:rPr>
                <w:rFonts w:ascii="Aptos Narrow" w:hAnsi="Aptos Narrow"/>
                <w:color w:val="000000"/>
                <w:sz w:val="22"/>
                <w:szCs w:val="22"/>
              </w:rPr>
              <w:t>MESD</w:t>
            </w:r>
          </w:p>
        </w:tc>
        <w:tc>
          <w:tcPr>
            <w:tcW w:w="1290" w:type="dxa"/>
            <w:tcBorders>
              <w:top w:val="single" w:sz="4" w:space="0" w:color="auto"/>
              <w:left w:val="single" w:sz="4" w:space="0" w:color="auto"/>
              <w:bottom w:val="single" w:sz="4" w:space="0" w:color="auto"/>
              <w:right w:val="single" w:sz="4" w:space="0" w:color="auto"/>
            </w:tcBorders>
            <w:vAlign w:val="bottom"/>
          </w:tcPr>
          <w:p w14:paraId="03DF6ED2" w14:textId="0F92FCB1" w:rsidR="007D7C46" w:rsidRDefault="007D7C46" w:rsidP="007D7C46">
            <w:r>
              <w:rPr>
                <w:rFonts w:ascii="Aptos Narrow" w:hAnsi="Aptos Narrow"/>
                <w:color w:val="000000"/>
                <w:sz w:val="22"/>
                <w:szCs w:val="22"/>
              </w:rPr>
              <w:t>0.78</w:t>
            </w:r>
            <w:r w:rsidR="006F09BC">
              <w:rPr>
                <w:rFonts w:ascii="Aptos Narrow" w:hAnsi="Aptos Narrow"/>
                <w:color w:val="000000"/>
                <w:sz w:val="22"/>
                <w:szCs w:val="22"/>
              </w:rPr>
              <w:t>4</w:t>
            </w:r>
          </w:p>
        </w:tc>
      </w:tr>
      <w:tr w:rsidR="007D7C46" w14:paraId="02FFABF4" w14:textId="77777777" w:rsidTr="002A496C">
        <w:trPr>
          <w:trHeight w:val="300"/>
        </w:trPr>
        <w:tc>
          <w:tcPr>
            <w:tcW w:w="1575" w:type="dxa"/>
            <w:tcBorders>
              <w:top w:val="single" w:sz="4" w:space="0" w:color="auto"/>
              <w:left w:val="single" w:sz="4" w:space="0" w:color="auto"/>
              <w:bottom w:val="single" w:sz="4" w:space="0" w:color="auto"/>
              <w:right w:val="single" w:sz="4" w:space="0" w:color="auto"/>
            </w:tcBorders>
            <w:vAlign w:val="bottom"/>
          </w:tcPr>
          <w:p w14:paraId="077059B4" w14:textId="67A8E696" w:rsidR="007D7C46" w:rsidRDefault="007D7C46" w:rsidP="007D7C46">
            <w:r>
              <w:rPr>
                <w:rFonts w:ascii="Aptos Narrow" w:hAnsi="Aptos Narrow"/>
                <w:color w:val="000000"/>
                <w:sz w:val="22"/>
                <w:szCs w:val="22"/>
              </w:rPr>
              <w:t>APOF</w:t>
            </w:r>
          </w:p>
        </w:tc>
        <w:tc>
          <w:tcPr>
            <w:tcW w:w="1260" w:type="dxa"/>
            <w:tcBorders>
              <w:top w:val="single" w:sz="4" w:space="0" w:color="auto"/>
              <w:left w:val="single" w:sz="4" w:space="0" w:color="auto"/>
              <w:bottom w:val="single" w:sz="4" w:space="0" w:color="auto"/>
              <w:right w:val="single" w:sz="4" w:space="0" w:color="auto"/>
            </w:tcBorders>
            <w:vAlign w:val="bottom"/>
          </w:tcPr>
          <w:p w14:paraId="502CF88A" w14:textId="7F891685" w:rsidR="007D7C46" w:rsidRDefault="007D7C46" w:rsidP="007D7C46">
            <w:r>
              <w:rPr>
                <w:rFonts w:ascii="Aptos Narrow" w:hAnsi="Aptos Narrow"/>
                <w:color w:val="000000"/>
                <w:sz w:val="22"/>
                <w:szCs w:val="22"/>
              </w:rPr>
              <w:t>0.105</w:t>
            </w:r>
          </w:p>
        </w:tc>
        <w:tc>
          <w:tcPr>
            <w:tcW w:w="1635" w:type="dxa"/>
            <w:tcBorders>
              <w:top w:val="single" w:sz="4" w:space="0" w:color="auto"/>
              <w:left w:val="single" w:sz="4" w:space="0" w:color="auto"/>
              <w:bottom w:val="single" w:sz="4" w:space="0" w:color="auto"/>
              <w:right w:val="single" w:sz="4" w:space="0" w:color="auto"/>
            </w:tcBorders>
            <w:vAlign w:val="bottom"/>
          </w:tcPr>
          <w:p w14:paraId="40C72E05" w14:textId="0540BD61" w:rsidR="007D7C46" w:rsidRDefault="007D7C46" w:rsidP="007D7C46">
            <w:r>
              <w:rPr>
                <w:rFonts w:ascii="Aptos Narrow" w:hAnsi="Aptos Narrow"/>
                <w:color w:val="000000"/>
                <w:sz w:val="22"/>
                <w:szCs w:val="22"/>
              </w:rPr>
              <w:t>HSPG2</w:t>
            </w:r>
          </w:p>
        </w:tc>
        <w:tc>
          <w:tcPr>
            <w:tcW w:w="1363" w:type="dxa"/>
            <w:tcBorders>
              <w:top w:val="single" w:sz="4" w:space="0" w:color="auto"/>
              <w:left w:val="single" w:sz="4" w:space="0" w:color="auto"/>
              <w:bottom w:val="single" w:sz="4" w:space="0" w:color="auto"/>
              <w:right w:val="single" w:sz="4" w:space="0" w:color="auto"/>
            </w:tcBorders>
            <w:vAlign w:val="bottom"/>
          </w:tcPr>
          <w:p w14:paraId="51D6FC5C" w14:textId="0441EFD7" w:rsidR="007D7C46" w:rsidRDefault="007D7C46" w:rsidP="007D7C46">
            <w:r>
              <w:rPr>
                <w:rFonts w:ascii="Aptos Narrow" w:hAnsi="Aptos Narrow"/>
                <w:color w:val="000000"/>
                <w:sz w:val="22"/>
                <w:szCs w:val="22"/>
              </w:rPr>
              <w:t>0.541</w:t>
            </w:r>
          </w:p>
        </w:tc>
        <w:tc>
          <w:tcPr>
            <w:tcW w:w="1543" w:type="dxa"/>
            <w:tcBorders>
              <w:top w:val="single" w:sz="4" w:space="0" w:color="auto"/>
              <w:left w:val="single" w:sz="4" w:space="0" w:color="auto"/>
              <w:bottom w:val="single" w:sz="4" w:space="0" w:color="auto"/>
              <w:right w:val="single" w:sz="4" w:space="0" w:color="auto"/>
            </w:tcBorders>
            <w:vAlign w:val="bottom"/>
          </w:tcPr>
          <w:p w14:paraId="5C8EA124" w14:textId="5546D6F1" w:rsidR="007D7C46" w:rsidRDefault="007D7C46" w:rsidP="007D7C46">
            <w:r>
              <w:rPr>
                <w:rFonts w:ascii="Aptos Narrow" w:hAnsi="Aptos Narrow"/>
                <w:color w:val="000000"/>
                <w:sz w:val="22"/>
                <w:szCs w:val="22"/>
              </w:rPr>
              <w:t>TACC3</w:t>
            </w:r>
          </w:p>
        </w:tc>
        <w:tc>
          <w:tcPr>
            <w:tcW w:w="1290" w:type="dxa"/>
            <w:tcBorders>
              <w:top w:val="single" w:sz="4" w:space="0" w:color="auto"/>
              <w:left w:val="single" w:sz="4" w:space="0" w:color="auto"/>
              <w:bottom w:val="single" w:sz="4" w:space="0" w:color="auto"/>
              <w:right w:val="single" w:sz="4" w:space="0" w:color="auto"/>
            </w:tcBorders>
            <w:vAlign w:val="bottom"/>
          </w:tcPr>
          <w:p w14:paraId="49544816" w14:textId="65A7C8C0" w:rsidR="007D7C46" w:rsidRDefault="007D7C46" w:rsidP="007D7C46">
            <w:r>
              <w:rPr>
                <w:rFonts w:ascii="Aptos Narrow" w:hAnsi="Aptos Narrow"/>
                <w:color w:val="000000"/>
                <w:sz w:val="22"/>
                <w:szCs w:val="22"/>
              </w:rPr>
              <w:t>0.783</w:t>
            </w:r>
          </w:p>
        </w:tc>
      </w:tr>
      <w:tr w:rsidR="007D7C46" w14:paraId="4B943391" w14:textId="77777777" w:rsidTr="002A496C">
        <w:trPr>
          <w:trHeight w:val="300"/>
        </w:trPr>
        <w:tc>
          <w:tcPr>
            <w:tcW w:w="1575" w:type="dxa"/>
            <w:tcBorders>
              <w:top w:val="single" w:sz="4" w:space="0" w:color="auto"/>
              <w:left w:val="single" w:sz="4" w:space="0" w:color="auto"/>
              <w:bottom w:val="single" w:sz="4" w:space="0" w:color="auto"/>
              <w:right w:val="single" w:sz="4" w:space="0" w:color="auto"/>
            </w:tcBorders>
            <w:vAlign w:val="bottom"/>
          </w:tcPr>
          <w:p w14:paraId="2181D41C" w14:textId="55A2E793" w:rsidR="007D7C46" w:rsidRDefault="007D7C46" w:rsidP="007D7C46">
            <w:r>
              <w:rPr>
                <w:rFonts w:ascii="Aptos Narrow" w:hAnsi="Aptos Narrow"/>
                <w:color w:val="000000"/>
                <w:sz w:val="22"/>
                <w:szCs w:val="22"/>
              </w:rPr>
              <w:t>APOC1</w:t>
            </w:r>
          </w:p>
        </w:tc>
        <w:tc>
          <w:tcPr>
            <w:tcW w:w="1260" w:type="dxa"/>
            <w:tcBorders>
              <w:top w:val="single" w:sz="4" w:space="0" w:color="auto"/>
              <w:left w:val="single" w:sz="4" w:space="0" w:color="auto"/>
              <w:bottom w:val="single" w:sz="4" w:space="0" w:color="auto"/>
              <w:right w:val="single" w:sz="4" w:space="0" w:color="auto"/>
            </w:tcBorders>
            <w:vAlign w:val="bottom"/>
          </w:tcPr>
          <w:p w14:paraId="1AF0C92D" w14:textId="726DE8EE" w:rsidR="007D7C46" w:rsidRDefault="007D7C46" w:rsidP="007D7C46">
            <w:r>
              <w:rPr>
                <w:rFonts w:ascii="Aptos Narrow" w:hAnsi="Aptos Narrow"/>
                <w:color w:val="000000"/>
                <w:sz w:val="22"/>
                <w:szCs w:val="22"/>
              </w:rPr>
              <w:t>0.101</w:t>
            </w:r>
          </w:p>
        </w:tc>
        <w:tc>
          <w:tcPr>
            <w:tcW w:w="1635" w:type="dxa"/>
            <w:tcBorders>
              <w:top w:val="single" w:sz="4" w:space="0" w:color="auto"/>
              <w:left w:val="single" w:sz="4" w:space="0" w:color="auto"/>
              <w:bottom w:val="single" w:sz="4" w:space="0" w:color="auto"/>
              <w:right w:val="single" w:sz="4" w:space="0" w:color="auto"/>
            </w:tcBorders>
            <w:vAlign w:val="bottom"/>
          </w:tcPr>
          <w:p w14:paraId="19CAA50F" w14:textId="6EE4DD0B" w:rsidR="007D7C46" w:rsidRDefault="007D7C46" w:rsidP="007D7C46">
            <w:r>
              <w:rPr>
                <w:rFonts w:ascii="Aptos Narrow" w:hAnsi="Aptos Narrow"/>
                <w:color w:val="000000"/>
                <w:sz w:val="22"/>
                <w:szCs w:val="22"/>
              </w:rPr>
              <w:t>NOTCH1</w:t>
            </w:r>
          </w:p>
        </w:tc>
        <w:tc>
          <w:tcPr>
            <w:tcW w:w="1363" w:type="dxa"/>
            <w:tcBorders>
              <w:top w:val="single" w:sz="4" w:space="0" w:color="auto"/>
              <w:left w:val="single" w:sz="4" w:space="0" w:color="auto"/>
              <w:bottom w:val="single" w:sz="4" w:space="0" w:color="auto"/>
              <w:right w:val="single" w:sz="4" w:space="0" w:color="auto"/>
            </w:tcBorders>
            <w:vAlign w:val="bottom"/>
          </w:tcPr>
          <w:p w14:paraId="41B43F1D" w14:textId="4F17D270" w:rsidR="007D7C46" w:rsidRDefault="007D7C46" w:rsidP="007D7C46">
            <w:r>
              <w:rPr>
                <w:rFonts w:ascii="Aptos Narrow" w:hAnsi="Aptos Narrow"/>
                <w:color w:val="000000"/>
                <w:sz w:val="22"/>
                <w:szCs w:val="22"/>
              </w:rPr>
              <w:t>0.541</w:t>
            </w:r>
          </w:p>
        </w:tc>
        <w:tc>
          <w:tcPr>
            <w:tcW w:w="1543" w:type="dxa"/>
            <w:tcBorders>
              <w:top w:val="single" w:sz="4" w:space="0" w:color="auto"/>
              <w:left w:val="single" w:sz="4" w:space="0" w:color="auto"/>
              <w:bottom w:val="single" w:sz="4" w:space="0" w:color="auto"/>
              <w:right w:val="single" w:sz="4" w:space="0" w:color="auto"/>
            </w:tcBorders>
            <w:vAlign w:val="bottom"/>
          </w:tcPr>
          <w:p w14:paraId="1E5C9C1B" w14:textId="2C482233" w:rsidR="007D7C46" w:rsidRDefault="007D7C46" w:rsidP="007D7C46">
            <w:r>
              <w:rPr>
                <w:rFonts w:ascii="Aptos Narrow" w:hAnsi="Aptos Narrow"/>
                <w:color w:val="000000"/>
                <w:sz w:val="22"/>
                <w:szCs w:val="22"/>
              </w:rPr>
              <w:t>PHACTR2</w:t>
            </w:r>
          </w:p>
        </w:tc>
        <w:tc>
          <w:tcPr>
            <w:tcW w:w="1290" w:type="dxa"/>
            <w:tcBorders>
              <w:top w:val="single" w:sz="4" w:space="0" w:color="auto"/>
              <w:left w:val="single" w:sz="4" w:space="0" w:color="auto"/>
              <w:bottom w:val="single" w:sz="4" w:space="0" w:color="auto"/>
              <w:right w:val="single" w:sz="4" w:space="0" w:color="auto"/>
            </w:tcBorders>
            <w:vAlign w:val="bottom"/>
          </w:tcPr>
          <w:p w14:paraId="689D2E4F" w14:textId="1D4F970D" w:rsidR="007D7C46" w:rsidRDefault="007D7C46" w:rsidP="007D7C46">
            <w:r>
              <w:rPr>
                <w:rFonts w:ascii="Aptos Narrow" w:hAnsi="Aptos Narrow"/>
                <w:color w:val="000000"/>
                <w:sz w:val="22"/>
                <w:szCs w:val="22"/>
              </w:rPr>
              <w:t>0.782</w:t>
            </w:r>
          </w:p>
        </w:tc>
      </w:tr>
      <w:tr w:rsidR="007D7C46" w14:paraId="67DC4E2B" w14:textId="77777777" w:rsidTr="002A496C">
        <w:trPr>
          <w:trHeight w:val="300"/>
        </w:trPr>
        <w:tc>
          <w:tcPr>
            <w:tcW w:w="1575" w:type="dxa"/>
            <w:tcBorders>
              <w:top w:val="single" w:sz="4" w:space="0" w:color="auto"/>
              <w:left w:val="single" w:sz="4" w:space="0" w:color="auto"/>
              <w:bottom w:val="single" w:sz="4" w:space="0" w:color="auto"/>
              <w:right w:val="single" w:sz="4" w:space="0" w:color="auto"/>
            </w:tcBorders>
            <w:vAlign w:val="bottom"/>
          </w:tcPr>
          <w:p w14:paraId="186A0D5F" w14:textId="659ADF7F" w:rsidR="007D7C46" w:rsidRDefault="007D7C46" w:rsidP="007D7C46">
            <w:r>
              <w:rPr>
                <w:rFonts w:ascii="Aptos Narrow" w:hAnsi="Aptos Narrow"/>
                <w:color w:val="000000"/>
                <w:sz w:val="22"/>
                <w:szCs w:val="22"/>
              </w:rPr>
              <w:t>ENPP6</w:t>
            </w:r>
          </w:p>
        </w:tc>
        <w:tc>
          <w:tcPr>
            <w:tcW w:w="1260" w:type="dxa"/>
            <w:tcBorders>
              <w:top w:val="single" w:sz="4" w:space="0" w:color="auto"/>
              <w:left w:val="single" w:sz="4" w:space="0" w:color="auto"/>
              <w:bottom w:val="single" w:sz="4" w:space="0" w:color="auto"/>
              <w:right w:val="single" w:sz="4" w:space="0" w:color="auto"/>
            </w:tcBorders>
            <w:vAlign w:val="bottom"/>
          </w:tcPr>
          <w:p w14:paraId="06FF61DB" w14:textId="1C7E8692" w:rsidR="007D7C46" w:rsidRDefault="007D7C46" w:rsidP="007D7C46">
            <w:r>
              <w:rPr>
                <w:rFonts w:ascii="Aptos Narrow" w:hAnsi="Aptos Narrow"/>
                <w:color w:val="000000"/>
                <w:sz w:val="22"/>
                <w:szCs w:val="22"/>
              </w:rPr>
              <w:t>0.100</w:t>
            </w:r>
          </w:p>
        </w:tc>
        <w:tc>
          <w:tcPr>
            <w:tcW w:w="1635" w:type="dxa"/>
            <w:tcBorders>
              <w:top w:val="single" w:sz="4" w:space="0" w:color="auto"/>
              <w:left w:val="single" w:sz="4" w:space="0" w:color="auto"/>
              <w:bottom w:val="single" w:sz="4" w:space="0" w:color="auto"/>
              <w:right w:val="single" w:sz="4" w:space="0" w:color="auto"/>
            </w:tcBorders>
            <w:vAlign w:val="bottom"/>
          </w:tcPr>
          <w:p w14:paraId="5C32F6C7" w14:textId="079A8CA4" w:rsidR="007D7C46" w:rsidRDefault="007D7C46" w:rsidP="007D7C46">
            <w:r>
              <w:rPr>
                <w:rFonts w:ascii="Aptos Narrow" w:hAnsi="Aptos Narrow"/>
                <w:color w:val="000000"/>
                <w:sz w:val="22"/>
                <w:szCs w:val="22"/>
              </w:rPr>
              <w:t>CSF1</w:t>
            </w:r>
          </w:p>
        </w:tc>
        <w:tc>
          <w:tcPr>
            <w:tcW w:w="1363" w:type="dxa"/>
            <w:tcBorders>
              <w:top w:val="single" w:sz="4" w:space="0" w:color="auto"/>
              <w:left w:val="single" w:sz="4" w:space="0" w:color="auto"/>
              <w:bottom w:val="single" w:sz="4" w:space="0" w:color="auto"/>
              <w:right w:val="single" w:sz="4" w:space="0" w:color="auto"/>
            </w:tcBorders>
            <w:vAlign w:val="bottom"/>
          </w:tcPr>
          <w:p w14:paraId="6564FA65" w14:textId="2E0688EA" w:rsidR="007D7C46" w:rsidRDefault="007D7C46" w:rsidP="007D7C46">
            <w:r>
              <w:rPr>
                <w:rFonts w:ascii="Aptos Narrow" w:hAnsi="Aptos Narrow"/>
                <w:color w:val="000000"/>
                <w:sz w:val="22"/>
                <w:szCs w:val="22"/>
              </w:rPr>
              <w:t>0.541</w:t>
            </w:r>
          </w:p>
        </w:tc>
        <w:tc>
          <w:tcPr>
            <w:tcW w:w="1543" w:type="dxa"/>
            <w:tcBorders>
              <w:top w:val="single" w:sz="4" w:space="0" w:color="auto"/>
              <w:left w:val="single" w:sz="4" w:space="0" w:color="auto"/>
              <w:bottom w:val="single" w:sz="4" w:space="0" w:color="auto"/>
              <w:right w:val="single" w:sz="4" w:space="0" w:color="auto"/>
            </w:tcBorders>
            <w:vAlign w:val="bottom"/>
          </w:tcPr>
          <w:p w14:paraId="404F2F24" w14:textId="5C45EAA0" w:rsidR="007D7C46" w:rsidRDefault="007D7C46" w:rsidP="007D7C46">
            <w:r>
              <w:rPr>
                <w:rFonts w:ascii="Aptos Narrow" w:hAnsi="Aptos Narrow"/>
                <w:color w:val="000000"/>
                <w:sz w:val="22"/>
                <w:szCs w:val="22"/>
              </w:rPr>
              <w:t>RILPL2</w:t>
            </w:r>
          </w:p>
        </w:tc>
        <w:tc>
          <w:tcPr>
            <w:tcW w:w="1290" w:type="dxa"/>
            <w:tcBorders>
              <w:top w:val="single" w:sz="4" w:space="0" w:color="auto"/>
              <w:left w:val="single" w:sz="4" w:space="0" w:color="auto"/>
              <w:bottom w:val="single" w:sz="4" w:space="0" w:color="auto"/>
              <w:right w:val="single" w:sz="4" w:space="0" w:color="auto"/>
            </w:tcBorders>
            <w:vAlign w:val="bottom"/>
          </w:tcPr>
          <w:p w14:paraId="653A144E" w14:textId="4EAE5B6F" w:rsidR="007D7C46" w:rsidRDefault="007D7C46" w:rsidP="007D7C46">
            <w:r>
              <w:rPr>
                <w:rFonts w:ascii="Aptos Narrow" w:hAnsi="Aptos Narrow"/>
                <w:color w:val="000000"/>
                <w:sz w:val="22"/>
                <w:szCs w:val="22"/>
              </w:rPr>
              <w:t>0.781</w:t>
            </w:r>
          </w:p>
        </w:tc>
      </w:tr>
      <w:tr w:rsidR="124E4225" w14:paraId="273F47D1" w14:textId="77777777" w:rsidTr="001B7A56">
        <w:trPr>
          <w:trHeight w:val="300"/>
        </w:trPr>
        <w:tc>
          <w:tcPr>
            <w:tcW w:w="8666" w:type="dxa"/>
            <w:gridSpan w:val="6"/>
          </w:tcPr>
          <w:p w14:paraId="7EF7798E" w14:textId="252E1606" w:rsidR="124E4225" w:rsidRPr="00A87526" w:rsidRDefault="124E4225">
            <w:pPr>
              <w:rPr>
                <w:b/>
                <w:bCs/>
              </w:rPr>
            </w:pPr>
            <w:r w:rsidRPr="00A87526">
              <w:rPr>
                <w:b/>
                <w:bCs/>
              </w:rPr>
              <w:t xml:space="preserve">Top </w:t>
            </w:r>
            <w:r w:rsidR="00CB47E8">
              <w:rPr>
                <w:b/>
                <w:bCs/>
              </w:rPr>
              <w:t>2</w:t>
            </w:r>
            <w:r w:rsidRPr="00A87526">
              <w:rPr>
                <w:b/>
                <w:bCs/>
              </w:rPr>
              <w:t>0 Down Regulated​</w:t>
            </w:r>
          </w:p>
        </w:tc>
      </w:tr>
      <w:tr w:rsidR="124E4225" w14:paraId="47CB1383" w14:textId="77777777" w:rsidTr="001B7A56">
        <w:trPr>
          <w:trHeight w:val="300"/>
        </w:trPr>
        <w:tc>
          <w:tcPr>
            <w:tcW w:w="2835" w:type="dxa"/>
            <w:gridSpan w:val="2"/>
          </w:tcPr>
          <w:p w14:paraId="62952903" w14:textId="77777777" w:rsidR="124E4225" w:rsidRDefault="124E4225">
            <w:r>
              <w:t>C1​</w:t>
            </w:r>
          </w:p>
        </w:tc>
        <w:tc>
          <w:tcPr>
            <w:tcW w:w="2998" w:type="dxa"/>
            <w:gridSpan w:val="2"/>
          </w:tcPr>
          <w:p w14:paraId="4FE90B49" w14:textId="77777777" w:rsidR="124E4225" w:rsidRDefault="124E4225">
            <w:r>
              <w:t>C2</w:t>
            </w:r>
          </w:p>
        </w:tc>
        <w:tc>
          <w:tcPr>
            <w:tcW w:w="2833" w:type="dxa"/>
            <w:gridSpan w:val="2"/>
          </w:tcPr>
          <w:p w14:paraId="46266818" w14:textId="77777777" w:rsidR="124E4225" w:rsidRDefault="124E4225">
            <w:r>
              <w:t>C3</w:t>
            </w:r>
          </w:p>
        </w:tc>
      </w:tr>
      <w:tr w:rsidR="124E4225" w14:paraId="65F1BD0D" w14:textId="77777777" w:rsidTr="001B7A56">
        <w:trPr>
          <w:trHeight w:val="300"/>
        </w:trPr>
        <w:tc>
          <w:tcPr>
            <w:tcW w:w="1575" w:type="dxa"/>
          </w:tcPr>
          <w:p w14:paraId="3B996A0C" w14:textId="77777777" w:rsidR="124E4225" w:rsidRDefault="124E4225">
            <w:r>
              <w:t>Protein​</w:t>
            </w:r>
          </w:p>
        </w:tc>
        <w:tc>
          <w:tcPr>
            <w:tcW w:w="1260" w:type="dxa"/>
          </w:tcPr>
          <w:p w14:paraId="7C79934F" w14:textId="77777777" w:rsidR="124E4225" w:rsidRDefault="124E4225">
            <w:r>
              <w:t>Mean</w:t>
            </w:r>
          </w:p>
        </w:tc>
        <w:tc>
          <w:tcPr>
            <w:tcW w:w="1635" w:type="dxa"/>
          </w:tcPr>
          <w:p w14:paraId="17237562" w14:textId="77777777" w:rsidR="124E4225" w:rsidRDefault="124E4225">
            <w:r>
              <w:t>Protein​</w:t>
            </w:r>
          </w:p>
        </w:tc>
        <w:tc>
          <w:tcPr>
            <w:tcW w:w="1363" w:type="dxa"/>
          </w:tcPr>
          <w:p w14:paraId="06EE09B8" w14:textId="77777777" w:rsidR="124E4225" w:rsidRDefault="124E4225">
            <w:r>
              <w:t>Mean</w:t>
            </w:r>
          </w:p>
        </w:tc>
        <w:tc>
          <w:tcPr>
            <w:tcW w:w="1543" w:type="dxa"/>
          </w:tcPr>
          <w:p w14:paraId="5FEE79D2" w14:textId="77777777" w:rsidR="124E4225" w:rsidRDefault="124E4225">
            <w:r>
              <w:t>Protein​</w:t>
            </w:r>
          </w:p>
        </w:tc>
        <w:tc>
          <w:tcPr>
            <w:tcW w:w="1290" w:type="dxa"/>
          </w:tcPr>
          <w:p w14:paraId="744EAFBA" w14:textId="77777777" w:rsidR="124E4225" w:rsidRDefault="124E4225">
            <w:r>
              <w:t>Mean</w:t>
            </w:r>
          </w:p>
        </w:tc>
      </w:tr>
      <w:tr w:rsidR="00A655C2" w14:paraId="6604AEDE" w14:textId="77777777" w:rsidTr="002A496C">
        <w:trPr>
          <w:trHeight w:val="300"/>
        </w:trPr>
        <w:tc>
          <w:tcPr>
            <w:tcW w:w="1575" w:type="dxa"/>
            <w:tcBorders>
              <w:top w:val="single" w:sz="4" w:space="0" w:color="auto"/>
              <w:left w:val="single" w:sz="4" w:space="0" w:color="auto"/>
              <w:bottom w:val="single" w:sz="4" w:space="0" w:color="auto"/>
              <w:right w:val="single" w:sz="4" w:space="0" w:color="auto"/>
            </w:tcBorders>
            <w:vAlign w:val="bottom"/>
          </w:tcPr>
          <w:p w14:paraId="04F91060" w14:textId="0F4A7FB0" w:rsidR="00A655C2" w:rsidRDefault="00A655C2" w:rsidP="00A655C2">
            <w:r>
              <w:rPr>
                <w:rFonts w:ascii="Aptos Narrow" w:hAnsi="Aptos Narrow"/>
                <w:color w:val="000000"/>
                <w:sz w:val="22"/>
                <w:szCs w:val="22"/>
              </w:rPr>
              <w:t>IRAK4</w:t>
            </w:r>
          </w:p>
        </w:tc>
        <w:tc>
          <w:tcPr>
            <w:tcW w:w="1260" w:type="dxa"/>
            <w:tcBorders>
              <w:top w:val="single" w:sz="4" w:space="0" w:color="auto"/>
              <w:left w:val="single" w:sz="4" w:space="0" w:color="auto"/>
              <w:bottom w:val="single" w:sz="4" w:space="0" w:color="auto"/>
              <w:right w:val="single" w:sz="4" w:space="0" w:color="auto"/>
            </w:tcBorders>
            <w:vAlign w:val="bottom"/>
          </w:tcPr>
          <w:p w14:paraId="354D21C3" w14:textId="1352EEF1" w:rsidR="00A655C2" w:rsidRDefault="00A655C2" w:rsidP="00A655C2">
            <w:r>
              <w:rPr>
                <w:rFonts w:ascii="Aptos Narrow" w:hAnsi="Aptos Narrow"/>
                <w:color w:val="000000"/>
                <w:sz w:val="22"/>
                <w:szCs w:val="22"/>
              </w:rPr>
              <w:t>-0.8</w:t>
            </w:r>
            <w:r w:rsidR="004466C1">
              <w:rPr>
                <w:rFonts w:ascii="Aptos Narrow" w:hAnsi="Aptos Narrow"/>
                <w:color w:val="000000"/>
                <w:sz w:val="22"/>
                <w:szCs w:val="22"/>
              </w:rPr>
              <w:t>50</w:t>
            </w:r>
          </w:p>
        </w:tc>
        <w:tc>
          <w:tcPr>
            <w:tcW w:w="1635" w:type="dxa"/>
            <w:tcBorders>
              <w:top w:val="single" w:sz="4" w:space="0" w:color="auto"/>
              <w:left w:val="single" w:sz="4" w:space="0" w:color="auto"/>
              <w:bottom w:val="single" w:sz="4" w:space="0" w:color="auto"/>
              <w:right w:val="single" w:sz="4" w:space="0" w:color="auto"/>
            </w:tcBorders>
            <w:vAlign w:val="bottom"/>
          </w:tcPr>
          <w:p w14:paraId="52142663" w14:textId="405E46AC" w:rsidR="00A655C2" w:rsidRDefault="00A655C2" w:rsidP="00A655C2">
            <w:r>
              <w:rPr>
                <w:rFonts w:ascii="Aptos Narrow" w:hAnsi="Aptos Narrow"/>
                <w:color w:val="000000"/>
                <w:sz w:val="22"/>
                <w:szCs w:val="22"/>
              </w:rPr>
              <w:t>IL17RB</w:t>
            </w:r>
          </w:p>
        </w:tc>
        <w:tc>
          <w:tcPr>
            <w:tcW w:w="1363" w:type="dxa"/>
            <w:tcBorders>
              <w:top w:val="single" w:sz="4" w:space="0" w:color="auto"/>
              <w:left w:val="single" w:sz="4" w:space="0" w:color="auto"/>
              <w:bottom w:val="single" w:sz="4" w:space="0" w:color="auto"/>
              <w:right w:val="single" w:sz="4" w:space="0" w:color="auto"/>
            </w:tcBorders>
            <w:vAlign w:val="bottom"/>
          </w:tcPr>
          <w:p w14:paraId="298F44DF" w14:textId="6F01B3A8" w:rsidR="00A655C2" w:rsidRDefault="00A655C2" w:rsidP="00A655C2">
            <w:r>
              <w:rPr>
                <w:rFonts w:ascii="Aptos Narrow" w:hAnsi="Aptos Narrow"/>
                <w:color w:val="000000"/>
                <w:sz w:val="22"/>
                <w:szCs w:val="22"/>
              </w:rPr>
              <w:t>-0.06</w:t>
            </w:r>
            <w:r w:rsidR="00FD0561">
              <w:rPr>
                <w:rFonts w:ascii="Aptos Narrow" w:hAnsi="Aptos Narrow"/>
                <w:color w:val="000000"/>
                <w:sz w:val="22"/>
                <w:szCs w:val="22"/>
              </w:rPr>
              <w:t>3</w:t>
            </w:r>
          </w:p>
        </w:tc>
        <w:tc>
          <w:tcPr>
            <w:tcW w:w="1543" w:type="dxa"/>
            <w:tcBorders>
              <w:top w:val="single" w:sz="4" w:space="0" w:color="auto"/>
              <w:left w:val="single" w:sz="4" w:space="0" w:color="auto"/>
              <w:bottom w:val="single" w:sz="4" w:space="0" w:color="auto"/>
              <w:right w:val="single" w:sz="4" w:space="0" w:color="auto"/>
            </w:tcBorders>
            <w:vAlign w:val="bottom"/>
          </w:tcPr>
          <w:p w14:paraId="42666EBA" w14:textId="6D55D547" w:rsidR="00A655C2" w:rsidRDefault="00A655C2" w:rsidP="00A655C2">
            <w:r>
              <w:rPr>
                <w:rFonts w:ascii="Aptos Narrow" w:hAnsi="Aptos Narrow"/>
                <w:color w:val="000000"/>
                <w:sz w:val="22"/>
                <w:szCs w:val="22"/>
              </w:rPr>
              <w:t>BTN2A1</w:t>
            </w:r>
          </w:p>
        </w:tc>
        <w:tc>
          <w:tcPr>
            <w:tcW w:w="1290" w:type="dxa"/>
            <w:tcBorders>
              <w:top w:val="single" w:sz="4" w:space="0" w:color="auto"/>
              <w:left w:val="single" w:sz="4" w:space="0" w:color="auto"/>
              <w:bottom w:val="single" w:sz="4" w:space="0" w:color="auto"/>
              <w:right w:val="single" w:sz="4" w:space="0" w:color="auto"/>
            </w:tcBorders>
            <w:vAlign w:val="bottom"/>
          </w:tcPr>
          <w:p w14:paraId="04AD15D2" w14:textId="626F733F" w:rsidR="00A655C2" w:rsidRDefault="00A655C2" w:rsidP="00A655C2">
            <w:r>
              <w:rPr>
                <w:rFonts w:ascii="Aptos Narrow" w:hAnsi="Aptos Narrow"/>
                <w:color w:val="000000"/>
                <w:sz w:val="22"/>
                <w:szCs w:val="22"/>
              </w:rPr>
              <w:t>-0.462</w:t>
            </w:r>
          </w:p>
        </w:tc>
      </w:tr>
      <w:tr w:rsidR="00A655C2" w14:paraId="4D12E941" w14:textId="77777777" w:rsidTr="002A496C">
        <w:trPr>
          <w:trHeight w:val="300"/>
        </w:trPr>
        <w:tc>
          <w:tcPr>
            <w:tcW w:w="1575" w:type="dxa"/>
            <w:tcBorders>
              <w:top w:val="single" w:sz="4" w:space="0" w:color="auto"/>
              <w:left w:val="single" w:sz="4" w:space="0" w:color="auto"/>
              <w:bottom w:val="single" w:sz="4" w:space="0" w:color="auto"/>
              <w:right w:val="single" w:sz="4" w:space="0" w:color="auto"/>
            </w:tcBorders>
            <w:vAlign w:val="bottom"/>
          </w:tcPr>
          <w:p w14:paraId="4A8DC4ED" w14:textId="058147C8" w:rsidR="00A655C2" w:rsidRDefault="00A655C2" w:rsidP="00A655C2">
            <w:r>
              <w:rPr>
                <w:rFonts w:ascii="Aptos Narrow" w:hAnsi="Aptos Narrow"/>
                <w:color w:val="000000"/>
                <w:sz w:val="22"/>
                <w:szCs w:val="22"/>
              </w:rPr>
              <w:t>GMFG</w:t>
            </w:r>
          </w:p>
        </w:tc>
        <w:tc>
          <w:tcPr>
            <w:tcW w:w="1260" w:type="dxa"/>
            <w:tcBorders>
              <w:top w:val="single" w:sz="4" w:space="0" w:color="auto"/>
              <w:left w:val="single" w:sz="4" w:space="0" w:color="auto"/>
              <w:bottom w:val="single" w:sz="4" w:space="0" w:color="auto"/>
              <w:right w:val="single" w:sz="4" w:space="0" w:color="auto"/>
            </w:tcBorders>
            <w:vAlign w:val="bottom"/>
          </w:tcPr>
          <w:p w14:paraId="5DC8C7C0" w14:textId="201EE335" w:rsidR="00A655C2" w:rsidRDefault="00A655C2" w:rsidP="00A655C2">
            <w:r>
              <w:rPr>
                <w:rFonts w:ascii="Aptos Narrow" w:hAnsi="Aptos Narrow"/>
                <w:color w:val="000000"/>
                <w:sz w:val="22"/>
                <w:szCs w:val="22"/>
              </w:rPr>
              <w:t>-0.8</w:t>
            </w:r>
            <w:r w:rsidR="00470517">
              <w:rPr>
                <w:rFonts w:ascii="Aptos Narrow" w:hAnsi="Aptos Narrow"/>
                <w:color w:val="000000"/>
                <w:sz w:val="22"/>
                <w:szCs w:val="22"/>
              </w:rPr>
              <w:t>50</w:t>
            </w:r>
          </w:p>
        </w:tc>
        <w:tc>
          <w:tcPr>
            <w:tcW w:w="1635" w:type="dxa"/>
            <w:tcBorders>
              <w:top w:val="single" w:sz="4" w:space="0" w:color="auto"/>
              <w:left w:val="single" w:sz="4" w:space="0" w:color="auto"/>
              <w:bottom w:val="single" w:sz="4" w:space="0" w:color="auto"/>
              <w:right w:val="single" w:sz="4" w:space="0" w:color="auto"/>
            </w:tcBorders>
            <w:vAlign w:val="bottom"/>
          </w:tcPr>
          <w:p w14:paraId="5DF596DA" w14:textId="11A876EC" w:rsidR="00A655C2" w:rsidRDefault="00A655C2" w:rsidP="00A655C2">
            <w:r>
              <w:rPr>
                <w:rFonts w:ascii="Aptos Narrow" w:hAnsi="Aptos Narrow"/>
                <w:color w:val="000000"/>
                <w:sz w:val="22"/>
                <w:szCs w:val="22"/>
              </w:rPr>
              <w:t>HBZ</w:t>
            </w:r>
          </w:p>
        </w:tc>
        <w:tc>
          <w:tcPr>
            <w:tcW w:w="1363" w:type="dxa"/>
            <w:tcBorders>
              <w:top w:val="single" w:sz="4" w:space="0" w:color="auto"/>
              <w:left w:val="single" w:sz="4" w:space="0" w:color="auto"/>
              <w:bottom w:val="single" w:sz="4" w:space="0" w:color="auto"/>
              <w:right w:val="single" w:sz="4" w:space="0" w:color="auto"/>
            </w:tcBorders>
            <w:vAlign w:val="bottom"/>
          </w:tcPr>
          <w:p w14:paraId="491AFDA9" w14:textId="408142FE" w:rsidR="00A655C2" w:rsidRDefault="00A655C2" w:rsidP="00A655C2">
            <w:r>
              <w:rPr>
                <w:rFonts w:ascii="Aptos Narrow" w:hAnsi="Aptos Narrow"/>
                <w:color w:val="000000"/>
                <w:sz w:val="22"/>
                <w:szCs w:val="22"/>
              </w:rPr>
              <w:t>-0.070</w:t>
            </w:r>
          </w:p>
        </w:tc>
        <w:tc>
          <w:tcPr>
            <w:tcW w:w="1543" w:type="dxa"/>
            <w:tcBorders>
              <w:top w:val="single" w:sz="4" w:space="0" w:color="auto"/>
              <w:left w:val="single" w:sz="4" w:space="0" w:color="auto"/>
              <w:bottom w:val="single" w:sz="4" w:space="0" w:color="auto"/>
              <w:right w:val="single" w:sz="4" w:space="0" w:color="auto"/>
            </w:tcBorders>
            <w:vAlign w:val="bottom"/>
          </w:tcPr>
          <w:p w14:paraId="5224C9A8" w14:textId="15672A8F" w:rsidR="00A655C2" w:rsidRDefault="00A655C2" w:rsidP="00A655C2">
            <w:r>
              <w:rPr>
                <w:rFonts w:ascii="Aptos Narrow" w:hAnsi="Aptos Narrow"/>
                <w:color w:val="000000"/>
                <w:sz w:val="22"/>
                <w:szCs w:val="22"/>
              </w:rPr>
              <w:t>HAVCR2</w:t>
            </w:r>
          </w:p>
        </w:tc>
        <w:tc>
          <w:tcPr>
            <w:tcW w:w="1290" w:type="dxa"/>
            <w:tcBorders>
              <w:top w:val="single" w:sz="4" w:space="0" w:color="auto"/>
              <w:left w:val="single" w:sz="4" w:space="0" w:color="auto"/>
              <w:bottom w:val="single" w:sz="4" w:space="0" w:color="auto"/>
              <w:right w:val="single" w:sz="4" w:space="0" w:color="auto"/>
            </w:tcBorders>
            <w:vAlign w:val="bottom"/>
          </w:tcPr>
          <w:p w14:paraId="4CD2F7DC" w14:textId="5A1B5EF3" w:rsidR="00A655C2" w:rsidRDefault="00A655C2" w:rsidP="00A655C2">
            <w:r>
              <w:rPr>
                <w:rFonts w:ascii="Aptos Narrow" w:hAnsi="Aptos Narrow"/>
                <w:color w:val="000000"/>
                <w:sz w:val="22"/>
                <w:szCs w:val="22"/>
              </w:rPr>
              <w:t>-0.46</w:t>
            </w:r>
            <w:r w:rsidR="00063FF0">
              <w:rPr>
                <w:rFonts w:ascii="Aptos Narrow" w:hAnsi="Aptos Narrow"/>
                <w:color w:val="000000"/>
                <w:sz w:val="22"/>
                <w:szCs w:val="22"/>
              </w:rPr>
              <w:t>4</w:t>
            </w:r>
          </w:p>
        </w:tc>
      </w:tr>
      <w:tr w:rsidR="00A655C2" w14:paraId="3000ABC7" w14:textId="77777777" w:rsidTr="002A496C">
        <w:trPr>
          <w:trHeight w:val="300"/>
        </w:trPr>
        <w:tc>
          <w:tcPr>
            <w:tcW w:w="1575" w:type="dxa"/>
            <w:tcBorders>
              <w:top w:val="single" w:sz="4" w:space="0" w:color="auto"/>
              <w:left w:val="single" w:sz="4" w:space="0" w:color="auto"/>
              <w:bottom w:val="single" w:sz="4" w:space="0" w:color="auto"/>
              <w:right w:val="single" w:sz="4" w:space="0" w:color="auto"/>
            </w:tcBorders>
            <w:vAlign w:val="bottom"/>
          </w:tcPr>
          <w:p w14:paraId="095D3C14" w14:textId="0B9BC9D0" w:rsidR="00A655C2" w:rsidRDefault="00A655C2" w:rsidP="00A655C2">
            <w:r>
              <w:rPr>
                <w:rFonts w:ascii="Aptos Narrow" w:hAnsi="Aptos Narrow"/>
                <w:color w:val="000000"/>
                <w:sz w:val="22"/>
                <w:szCs w:val="22"/>
              </w:rPr>
              <w:t>YWHAQ</w:t>
            </w:r>
          </w:p>
        </w:tc>
        <w:tc>
          <w:tcPr>
            <w:tcW w:w="1260" w:type="dxa"/>
            <w:tcBorders>
              <w:top w:val="single" w:sz="4" w:space="0" w:color="auto"/>
              <w:left w:val="single" w:sz="4" w:space="0" w:color="auto"/>
              <w:bottom w:val="single" w:sz="4" w:space="0" w:color="auto"/>
              <w:right w:val="single" w:sz="4" w:space="0" w:color="auto"/>
            </w:tcBorders>
            <w:vAlign w:val="bottom"/>
          </w:tcPr>
          <w:p w14:paraId="5FD15519" w14:textId="277495D1" w:rsidR="00A655C2" w:rsidRDefault="00A655C2" w:rsidP="00A655C2">
            <w:r>
              <w:rPr>
                <w:rFonts w:ascii="Aptos Narrow" w:hAnsi="Aptos Narrow"/>
                <w:color w:val="000000"/>
                <w:sz w:val="22"/>
                <w:szCs w:val="22"/>
              </w:rPr>
              <w:t>-0.850</w:t>
            </w:r>
          </w:p>
        </w:tc>
        <w:tc>
          <w:tcPr>
            <w:tcW w:w="1635" w:type="dxa"/>
            <w:tcBorders>
              <w:top w:val="single" w:sz="4" w:space="0" w:color="auto"/>
              <w:left w:val="single" w:sz="4" w:space="0" w:color="auto"/>
              <w:bottom w:val="single" w:sz="4" w:space="0" w:color="auto"/>
              <w:right w:val="single" w:sz="4" w:space="0" w:color="auto"/>
            </w:tcBorders>
            <w:vAlign w:val="bottom"/>
          </w:tcPr>
          <w:p w14:paraId="694B4B4F" w14:textId="65D26C82" w:rsidR="00A655C2" w:rsidRDefault="00A655C2" w:rsidP="00A655C2">
            <w:r>
              <w:rPr>
                <w:rFonts w:ascii="Aptos Narrow" w:hAnsi="Aptos Narrow"/>
                <w:color w:val="000000"/>
                <w:sz w:val="22"/>
                <w:szCs w:val="22"/>
              </w:rPr>
              <w:t>BPIFA2</w:t>
            </w:r>
          </w:p>
        </w:tc>
        <w:tc>
          <w:tcPr>
            <w:tcW w:w="1363" w:type="dxa"/>
            <w:tcBorders>
              <w:top w:val="single" w:sz="4" w:space="0" w:color="auto"/>
              <w:left w:val="single" w:sz="4" w:space="0" w:color="auto"/>
              <w:bottom w:val="single" w:sz="4" w:space="0" w:color="auto"/>
              <w:right w:val="single" w:sz="4" w:space="0" w:color="auto"/>
            </w:tcBorders>
            <w:vAlign w:val="bottom"/>
          </w:tcPr>
          <w:p w14:paraId="57A0F6CE" w14:textId="52025085" w:rsidR="00A655C2" w:rsidRDefault="00A655C2" w:rsidP="00A655C2">
            <w:r>
              <w:rPr>
                <w:rFonts w:ascii="Aptos Narrow" w:hAnsi="Aptos Narrow"/>
                <w:color w:val="000000"/>
                <w:sz w:val="22"/>
                <w:szCs w:val="22"/>
              </w:rPr>
              <w:t>-0.07</w:t>
            </w:r>
            <w:r w:rsidR="007D7059">
              <w:rPr>
                <w:rFonts w:ascii="Aptos Narrow" w:hAnsi="Aptos Narrow"/>
                <w:color w:val="000000"/>
                <w:sz w:val="22"/>
                <w:szCs w:val="22"/>
              </w:rPr>
              <w:t>4</w:t>
            </w:r>
          </w:p>
        </w:tc>
        <w:tc>
          <w:tcPr>
            <w:tcW w:w="1543" w:type="dxa"/>
            <w:tcBorders>
              <w:top w:val="single" w:sz="4" w:space="0" w:color="auto"/>
              <w:left w:val="single" w:sz="4" w:space="0" w:color="auto"/>
              <w:bottom w:val="single" w:sz="4" w:space="0" w:color="auto"/>
              <w:right w:val="single" w:sz="4" w:space="0" w:color="auto"/>
            </w:tcBorders>
            <w:vAlign w:val="bottom"/>
          </w:tcPr>
          <w:p w14:paraId="0BC2A6E9" w14:textId="55C43A42" w:rsidR="00A655C2" w:rsidRDefault="00A655C2" w:rsidP="00A655C2">
            <w:r w:rsidRPr="5FAB3C8D">
              <w:rPr>
                <w:rFonts w:ascii="Aptos Narrow" w:hAnsi="Aptos Narrow"/>
                <w:color w:val="000000" w:themeColor="text1"/>
                <w:sz w:val="22"/>
                <w:szCs w:val="22"/>
              </w:rPr>
              <w:t>EPHA4</w:t>
            </w:r>
          </w:p>
        </w:tc>
        <w:tc>
          <w:tcPr>
            <w:tcW w:w="1290" w:type="dxa"/>
            <w:tcBorders>
              <w:top w:val="single" w:sz="4" w:space="0" w:color="auto"/>
              <w:left w:val="single" w:sz="4" w:space="0" w:color="auto"/>
              <w:bottom w:val="single" w:sz="4" w:space="0" w:color="auto"/>
              <w:right w:val="single" w:sz="4" w:space="0" w:color="auto"/>
            </w:tcBorders>
            <w:vAlign w:val="bottom"/>
          </w:tcPr>
          <w:p w14:paraId="3189209A" w14:textId="7AB2D12B" w:rsidR="00A655C2" w:rsidRDefault="00A655C2" w:rsidP="00A655C2">
            <w:r>
              <w:rPr>
                <w:rFonts w:ascii="Aptos Narrow" w:hAnsi="Aptos Narrow"/>
                <w:color w:val="000000"/>
                <w:sz w:val="22"/>
                <w:szCs w:val="22"/>
              </w:rPr>
              <w:t>-0.468</w:t>
            </w:r>
          </w:p>
        </w:tc>
      </w:tr>
      <w:tr w:rsidR="00A655C2" w14:paraId="30FD4618" w14:textId="77777777" w:rsidTr="002A496C">
        <w:trPr>
          <w:trHeight w:val="300"/>
        </w:trPr>
        <w:tc>
          <w:tcPr>
            <w:tcW w:w="1575" w:type="dxa"/>
            <w:tcBorders>
              <w:top w:val="single" w:sz="4" w:space="0" w:color="auto"/>
              <w:left w:val="single" w:sz="4" w:space="0" w:color="auto"/>
              <w:bottom w:val="single" w:sz="4" w:space="0" w:color="auto"/>
              <w:right w:val="single" w:sz="4" w:space="0" w:color="auto"/>
            </w:tcBorders>
            <w:vAlign w:val="bottom"/>
          </w:tcPr>
          <w:p w14:paraId="5ABFDBF6" w14:textId="149787C4" w:rsidR="00A655C2" w:rsidRDefault="00A655C2" w:rsidP="00A655C2">
            <w:r>
              <w:rPr>
                <w:rFonts w:ascii="Aptos Narrow" w:hAnsi="Aptos Narrow"/>
                <w:color w:val="000000"/>
                <w:sz w:val="22"/>
                <w:szCs w:val="22"/>
              </w:rPr>
              <w:t>LAT</w:t>
            </w:r>
          </w:p>
        </w:tc>
        <w:tc>
          <w:tcPr>
            <w:tcW w:w="1260" w:type="dxa"/>
            <w:tcBorders>
              <w:top w:val="single" w:sz="4" w:space="0" w:color="auto"/>
              <w:left w:val="single" w:sz="4" w:space="0" w:color="auto"/>
              <w:bottom w:val="single" w:sz="4" w:space="0" w:color="auto"/>
              <w:right w:val="single" w:sz="4" w:space="0" w:color="auto"/>
            </w:tcBorders>
            <w:vAlign w:val="bottom"/>
          </w:tcPr>
          <w:p w14:paraId="3A6917CC" w14:textId="1895B868" w:rsidR="00A655C2" w:rsidRDefault="00A655C2" w:rsidP="00A655C2">
            <w:r>
              <w:rPr>
                <w:rFonts w:ascii="Aptos Narrow" w:hAnsi="Aptos Narrow"/>
                <w:color w:val="000000"/>
                <w:sz w:val="22"/>
                <w:szCs w:val="22"/>
              </w:rPr>
              <w:t>-0.85</w:t>
            </w:r>
            <w:r w:rsidR="00063FF0">
              <w:rPr>
                <w:rFonts w:ascii="Aptos Narrow" w:hAnsi="Aptos Narrow"/>
                <w:color w:val="000000"/>
                <w:sz w:val="22"/>
                <w:szCs w:val="22"/>
              </w:rPr>
              <w:t>2</w:t>
            </w:r>
          </w:p>
        </w:tc>
        <w:tc>
          <w:tcPr>
            <w:tcW w:w="1635" w:type="dxa"/>
            <w:tcBorders>
              <w:top w:val="single" w:sz="4" w:space="0" w:color="auto"/>
              <w:left w:val="single" w:sz="4" w:space="0" w:color="auto"/>
              <w:bottom w:val="single" w:sz="4" w:space="0" w:color="auto"/>
              <w:right w:val="single" w:sz="4" w:space="0" w:color="auto"/>
            </w:tcBorders>
            <w:vAlign w:val="bottom"/>
          </w:tcPr>
          <w:p w14:paraId="6CA8FCE3" w14:textId="27725065" w:rsidR="00A655C2" w:rsidRDefault="00A655C2" w:rsidP="00A655C2">
            <w:r>
              <w:rPr>
                <w:rFonts w:ascii="Aptos Narrow" w:hAnsi="Aptos Narrow"/>
                <w:color w:val="000000"/>
                <w:sz w:val="22"/>
                <w:szCs w:val="22"/>
              </w:rPr>
              <w:t>AMBN</w:t>
            </w:r>
          </w:p>
        </w:tc>
        <w:tc>
          <w:tcPr>
            <w:tcW w:w="1363" w:type="dxa"/>
            <w:tcBorders>
              <w:top w:val="single" w:sz="4" w:space="0" w:color="auto"/>
              <w:left w:val="single" w:sz="4" w:space="0" w:color="auto"/>
              <w:bottom w:val="single" w:sz="4" w:space="0" w:color="auto"/>
              <w:right w:val="single" w:sz="4" w:space="0" w:color="auto"/>
            </w:tcBorders>
            <w:vAlign w:val="bottom"/>
          </w:tcPr>
          <w:p w14:paraId="7812104F" w14:textId="4EEB3AD2" w:rsidR="00A655C2" w:rsidRDefault="00A655C2" w:rsidP="00A655C2">
            <w:r>
              <w:rPr>
                <w:rFonts w:ascii="Aptos Narrow" w:hAnsi="Aptos Narrow"/>
                <w:color w:val="000000"/>
                <w:sz w:val="22"/>
                <w:szCs w:val="22"/>
              </w:rPr>
              <w:t>-0.07</w:t>
            </w:r>
            <w:r w:rsidR="007D7059">
              <w:rPr>
                <w:rFonts w:ascii="Aptos Narrow" w:hAnsi="Aptos Narrow"/>
                <w:color w:val="000000"/>
                <w:sz w:val="22"/>
                <w:szCs w:val="22"/>
              </w:rPr>
              <w:t>4</w:t>
            </w:r>
          </w:p>
        </w:tc>
        <w:tc>
          <w:tcPr>
            <w:tcW w:w="1543" w:type="dxa"/>
            <w:tcBorders>
              <w:top w:val="single" w:sz="4" w:space="0" w:color="auto"/>
              <w:left w:val="single" w:sz="4" w:space="0" w:color="auto"/>
              <w:bottom w:val="single" w:sz="4" w:space="0" w:color="auto"/>
              <w:right w:val="single" w:sz="4" w:space="0" w:color="auto"/>
            </w:tcBorders>
            <w:vAlign w:val="bottom"/>
          </w:tcPr>
          <w:p w14:paraId="102A4593" w14:textId="52290B04" w:rsidR="00A655C2" w:rsidRDefault="00A655C2" w:rsidP="00A655C2">
            <w:r>
              <w:rPr>
                <w:rFonts w:ascii="Aptos Narrow" w:hAnsi="Aptos Narrow"/>
                <w:color w:val="000000"/>
                <w:sz w:val="22"/>
                <w:szCs w:val="22"/>
              </w:rPr>
              <w:t>PIK3IP1</w:t>
            </w:r>
          </w:p>
        </w:tc>
        <w:tc>
          <w:tcPr>
            <w:tcW w:w="1290" w:type="dxa"/>
            <w:tcBorders>
              <w:top w:val="single" w:sz="4" w:space="0" w:color="auto"/>
              <w:left w:val="single" w:sz="4" w:space="0" w:color="auto"/>
              <w:bottom w:val="single" w:sz="4" w:space="0" w:color="auto"/>
              <w:right w:val="single" w:sz="4" w:space="0" w:color="auto"/>
            </w:tcBorders>
            <w:vAlign w:val="bottom"/>
          </w:tcPr>
          <w:p w14:paraId="6CE9B864" w14:textId="6C05788F" w:rsidR="00A655C2" w:rsidRDefault="00A655C2" w:rsidP="00A655C2">
            <w:r>
              <w:rPr>
                <w:rFonts w:ascii="Aptos Narrow" w:hAnsi="Aptos Narrow"/>
                <w:color w:val="000000"/>
                <w:sz w:val="22"/>
                <w:szCs w:val="22"/>
              </w:rPr>
              <w:t>-0.472</w:t>
            </w:r>
          </w:p>
        </w:tc>
      </w:tr>
      <w:tr w:rsidR="00A655C2" w14:paraId="638FD22C" w14:textId="77777777" w:rsidTr="002A496C">
        <w:trPr>
          <w:trHeight w:val="300"/>
        </w:trPr>
        <w:tc>
          <w:tcPr>
            <w:tcW w:w="1575" w:type="dxa"/>
            <w:tcBorders>
              <w:top w:val="single" w:sz="4" w:space="0" w:color="auto"/>
              <w:left w:val="single" w:sz="4" w:space="0" w:color="auto"/>
              <w:bottom w:val="single" w:sz="4" w:space="0" w:color="auto"/>
              <w:right w:val="single" w:sz="4" w:space="0" w:color="auto"/>
            </w:tcBorders>
            <w:vAlign w:val="bottom"/>
          </w:tcPr>
          <w:p w14:paraId="05B00407" w14:textId="7AED6BCF" w:rsidR="00A655C2" w:rsidRDefault="00A655C2" w:rsidP="00A655C2">
            <w:r>
              <w:rPr>
                <w:rFonts w:ascii="Aptos Narrow" w:hAnsi="Aptos Narrow"/>
                <w:color w:val="000000"/>
                <w:sz w:val="22"/>
                <w:szCs w:val="22"/>
              </w:rPr>
              <w:t>EIF4G1</w:t>
            </w:r>
          </w:p>
        </w:tc>
        <w:tc>
          <w:tcPr>
            <w:tcW w:w="1260" w:type="dxa"/>
            <w:tcBorders>
              <w:top w:val="single" w:sz="4" w:space="0" w:color="auto"/>
              <w:left w:val="single" w:sz="4" w:space="0" w:color="auto"/>
              <w:bottom w:val="single" w:sz="4" w:space="0" w:color="auto"/>
              <w:right w:val="single" w:sz="4" w:space="0" w:color="auto"/>
            </w:tcBorders>
            <w:vAlign w:val="bottom"/>
          </w:tcPr>
          <w:p w14:paraId="477D1B08" w14:textId="6B318588" w:rsidR="00A655C2" w:rsidRDefault="00A655C2" w:rsidP="00A655C2">
            <w:r>
              <w:rPr>
                <w:rFonts w:ascii="Aptos Narrow" w:hAnsi="Aptos Narrow"/>
                <w:color w:val="000000"/>
                <w:sz w:val="22"/>
                <w:szCs w:val="22"/>
              </w:rPr>
              <w:t>-0.85</w:t>
            </w:r>
            <w:r w:rsidR="00063FF0">
              <w:rPr>
                <w:rFonts w:ascii="Aptos Narrow" w:hAnsi="Aptos Narrow"/>
                <w:color w:val="000000"/>
                <w:sz w:val="22"/>
                <w:szCs w:val="22"/>
              </w:rPr>
              <w:t>4</w:t>
            </w:r>
          </w:p>
        </w:tc>
        <w:tc>
          <w:tcPr>
            <w:tcW w:w="1635" w:type="dxa"/>
            <w:tcBorders>
              <w:top w:val="single" w:sz="4" w:space="0" w:color="auto"/>
              <w:left w:val="single" w:sz="4" w:space="0" w:color="auto"/>
              <w:bottom w:val="single" w:sz="4" w:space="0" w:color="auto"/>
              <w:right w:val="single" w:sz="4" w:space="0" w:color="auto"/>
            </w:tcBorders>
            <w:vAlign w:val="bottom"/>
          </w:tcPr>
          <w:p w14:paraId="065261DA" w14:textId="2642F496" w:rsidR="00A655C2" w:rsidRDefault="00A655C2" w:rsidP="00A655C2">
            <w:r>
              <w:rPr>
                <w:rFonts w:ascii="Aptos Narrow" w:hAnsi="Aptos Narrow"/>
                <w:color w:val="000000"/>
                <w:sz w:val="22"/>
                <w:szCs w:val="22"/>
              </w:rPr>
              <w:t>AHSP</w:t>
            </w:r>
          </w:p>
        </w:tc>
        <w:tc>
          <w:tcPr>
            <w:tcW w:w="1363" w:type="dxa"/>
            <w:tcBorders>
              <w:top w:val="single" w:sz="4" w:space="0" w:color="auto"/>
              <w:left w:val="single" w:sz="4" w:space="0" w:color="auto"/>
              <w:bottom w:val="single" w:sz="4" w:space="0" w:color="auto"/>
              <w:right w:val="single" w:sz="4" w:space="0" w:color="auto"/>
            </w:tcBorders>
            <w:vAlign w:val="bottom"/>
          </w:tcPr>
          <w:p w14:paraId="69BBC060" w14:textId="60F6FC06" w:rsidR="00A655C2" w:rsidRDefault="00A655C2" w:rsidP="00A655C2">
            <w:r>
              <w:rPr>
                <w:rFonts w:ascii="Aptos Narrow" w:hAnsi="Aptos Narrow"/>
                <w:color w:val="000000"/>
                <w:sz w:val="22"/>
                <w:szCs w:val="22"/>
              </w:rPr>
              <w:t>-0.077</w:t>
            </w:r>
          </w:p>
        </w:tc>
        <w:tc>
          <w:tcPr>
            <w:tcW w:w="1543" w:type="dxa"/>
            <w:tcBorders>
              <w:top w:val="single" w:sz="4" w:space="0" w:color="auto"/>
              <w:left w:val="single" w:sz="4" w:space="0" w:color="auto"/>
              <w:bottom w:val="single" w:sz="4" w:space="0" w:color="auto"/>
              <w:right w:val="single" w:sz="4" w:space="0" w:color="auto"/>
            </w:tcBorders>
            <w:vAlign w:val="bottom"/>
          </w:tcPr>
          <w:p w14:paraId="5B70755C" w14:textId="712C2703" w:rsidR="00A655C2" w:rsidRDefault="00A655C2" w:rsidP="00A655C2">
            <w:r>
              <w:rPr>
                <w:rFonts w:ascii="Aptos Narrow" w:hAnsi="Aptos Narrow"/>
                <w:color w:val="000000"/>
                <w:sz w:val="22"/>
                <w:szCs w:val="22"/>
              </w:rPr>
              <w:t>CSF1</w:t>
            </w:r>
          </w:p>
        </w:tc>
        <w:tc>
          <w:tcPr>
            <w:tcW w:w="1290" w:type="dxa"/>
            <w:tcBorders>
              <w:top w:val="single" w:sz="4" w:space="0" w:color="auto"/>
              <w:left w:val="single" w:sz="4" w:space="0" w:color="auto"/>
              <w:bottom w:val="single" w:sz="4" w:space="0" w:color="auto"/>
              <w:right w:val="single" w:sz="4" w:space="0" w:color="auto"/>
            </w:tcBorders>
            <w:vAlign w:val="bottom"/>
          </w:tcPr>
          <w:p w14:paraId="4EA91F6B" w14:textId="6E93B329" w:rsidR="00A655C2" w:rsidRDefault="00A655C2" w:rsidP="00A655C2">
            <w:r>
              <w:rPr>
                <w:rFonts w:ascii="Aptos Narrow" w:hAnsi="Aptos Narrow"/>
                <w:color w:val="000000"/>
                <w:sz w:val="22"/>
                <w:szCs w:val="22"/>
              </w:rPr>
              <w:t>-0.47</w:t>
            </w:r>
            <w:r w:rsidR="00063FF0">
              <w:rPr>
                <w:rFonts w:ascii="Aptos Narrow" w:hAnsi="Aptos Narrow"/>
                <w:color w:val="000000"/>
                <w:sz w:val="22"/>
                <w:szCs w:val="22"/>
              </w:rPr>
              <w:t>9</w:t>
            </w:r>
          </w:p>
        </w:tc>
      </w:tr>
      <w:tr w:rsidR="00A655C2" w14:paraId="58C7F3D9" w14:textId="77777777" w:rsidTr="002A496C">
        <w:trPr>
          <w:trHeight w:val="300"/>
        </w:trPr>
        <w:tc>
          <w:tcPr>
            <w:tcW w:w="1575" w:type="dxa"/>
            <w:tcBorders>
              <w:top w:val="single" w:sz="4" w:space="0" w:color="auto"/>
              <w:left w:val="single" w:sz="4" w:space="0" w:color="auto"/>
              <w:bottom w:val="single" w:sz="4" w:space="0" w:color="auto"/>
              <w:right w:val="single" w:sz="4" w:space="0" w:color="auto"/>
            </w:tcBorders>
            <w:vAlign w:val="bottom"/>
          </w:tcPr>
          <w:p w14:paraId="1B3B430C" w14:textId="25CCC352" w:rsidR="00A655C2" w:rsidRDefault="00A655C2" w:rsidP="00A655C2">
            <w:r>
              <w:rPr>
                <w:rFonts w:ascii="Aptos Narrow" w:hAnsi="Aptos Narrow"/>
                <w:color w:val="000000"/>
                <w:sz w:val="22"/>
                <w:szCs w:val="22"/>
              </w:rPr>
              <w:t>PCBP2</w:t>
            </w:r>
          </w:p>
        </w:tc>
        <w:tc>
          <w:tcPr>
            <w:tcW w:w="1260" w:type="dxa"/>
            <w:tcBorders>
              <w:top w:val="single" w:sz="4" w:space="0" w:color="auto"/>
              <w:left w:val="single" w:sz="4" w:space="0" w:color="auto"/>
              <w:bottom w:val="single" w:sz="4" w:space="0" w:color="auto"/>
              <w:right w:val="single" w:sz="4" w:space="0" w:color="auto"/>
            </w:tcBorders>
            <w:vAlign w:val="bottom"/>
          </w:tcPr>
          <w:p w14:paraId="3C547779" w14:textId="5ECDE309" w:rsidR="00A655C2" w:rsidRDefault="00A655C2" w:rsidP="00A655C2">
            <w:r>
              <w:rPr>
                <w:rFonts w:ascii="Aptos Narrow" w:hAnsi="Aptos Narrow"/>
                <w:color w:val="000000"/>
                <w:sz w:val="22"/>
                <w:szCs w:val="22"/>
              </w:rPr>
              <w:t>-0.85</w:t>
            </w:r>
            <w:r w:rsidR="00063FF0">
              <w:rPr>
                <w:rFonts w:ascii="Aptos Narrow" w:hAnsi="Aptos Narrow"/>
                <w:color w:val="000000"/>
                <w:sz w:val="22"/>
                <w:szCs w:val="22"/>
              </w:rPr>
              <w:t>5</w:t>
            </w:r>
          </w:p>
        </w:tc>
        <w:tc>
          <w:tcPr>
            <w:tcW w:w="1635" w:type="dxa"/>
            <w:tcBorders>
              <w:top w:val="single" w:sz="4" w:space="0" w:color="auto"/>
              <w:left w:val="single" w:sz="4" w:space="0" w:color="auto"/>
              <w:bottom w:val="single" w:sz="4" w:space="0" w:color="auto"/>
              <w:right w:val="single" w:sz="4" w:space="0" w:color="auto"/>
            </w:tcBorders>
            <w:vAlign w:val="bottom"/>
          </w:tcPr>
          <w:p w14:paraId="28903C32" w14:textId="352BDF75" w:rsidR="00A655C2" w:rsidRDefault="00A655C2" w:rsidP="00A655C2">
            <w:r>
              <w:rPr>
                <w:rFonts w:ascii="Aptos Narrow" w:hAnsi="Aptos Narrow"/>
                <w:color w:val="000000"/>
                <w:sz w:val="22"/>
                <w:szCs w:val="22"/>
              </w:rPr>
              <w:t>INSL3</w:t>
            </w:r>
          </w:p>
        </w:tc>
        <w:tc>
          <w:tcPr>
            <w:tcW w:w="1363" w:type="dxa"/>
            <w:tcBorders>
              <w:top w:val="single" w:sz="4" w:space="0" w:color="auto"/>
              <w:left w:val="single" w:sz="4" w:space="0" w:color="auto"/>
              <w:bottom w:val="single" w:sz="4" w:space="0" w:color="auto"/>
              <w:right w:val="single" w:sz="4" w:space="0" w:color="auto"/>
            </w:tcBorders>
            <w:vAlign w:val="bottom"/>
          </w:tcPr>
          <w:p w14:paraId="71B2C970" w14:textId="67CD5DDE" w:rsidR="00A655C2" w:rsidRDefault="00A655C2" w:rsidP="00A655C2">
            <w:r>
              <w:rPr>
                <w:rFonts w:ascii="Aptos Narrow" w:hAnsi="Aptos Narrow"/>
                <w:color w:val="000000"/>
                <w:sz w:val="22"/>
                <w:szCs w:val="22"/>
              </w:rPr>
              <w:t>-0.078</w:t>
            </w:r>
          </w:p>
        </w:tc>
        <w:tc>
          <w:tcPr>
            <w:tcW w:w="1543" w:type="dxa"/>
            <w:tcBorders>
              <w:top w:val="single" w:sz="4" w:space="0" w:color="auto"/>
              <w:left w:val="single" w:sz="4" w:space="0" w:color="auto"/>
              <w:bottom w:val="single" w:sz="4" w:space="0" w:color="auto"/>
              <w:right w:val="single" w:sz="4" w:space="0" w:color="auto"/>
            </w:tcBorders>
            <w:vAlign w:val="bottom"/>
          </w:tcPr>
          <w:p w14:paraId="0553414D" w14:textId="79C4E8F6" w:rsidR="00A655C2" w:rsidRDefault="00A655C2" w:rsidP="00A655C2">
            <w:r>
              <w:rPr>
                <w:rFonts w:ascii="Aptos Narrow" w:hAnsi="Aptos Narrow"/>
                <w:color w:val="000000"/>
                <w:sz w:val="22"/>
                <w:szCs w:val="22"/>
              </w:rPr>
              <w:t>DSC2</w:t>
            </w:r>
          </w:p>
        </w:tc>
        <w:tc>
          <w:tcPr>
            <w:tcW w:w="1290" w:type="dxa"/>
            <w:tcBorders>
              <w:top w:val="single" w:sz="4" w:space="0" w:color="auto"/>
              <w:left w:val="single" w:sz="4" w:space="0" w:color="auto"/>
              <w:bottom w:val="single" w:sz="4" w:space="0" w:color="auto"/>
              <w:right w:val="single" w:sz="4" w:space="0" w:color="auto"/>
            </w:tcBorders>
            <w:vAlign w:val="bottom"/>
          </w:tcPr>
          <w:p w14:paraId="611753F5" w14:textId="5556E547" w:rsidR="00A655C2" w:rsidRDefault="00A655C2" w:rsidP="00A655C2">
            <w:r>
              <w:rPr>
                <w:rFonts w:ascii="Aptos Narrow" w:hAnsi="Aptos Narrow"/>
                <w:color w:val="000000"/>
                <w:sz w:val="22"/>
                <w:szCs w:val="22"/>
              </w:rPr>
              <w:t>-0.48</w:t>
            </w:r>
            <w:r w:rsidR="00063FF0">
              <w:rPr>
                <w:rFonts w:ascii="Aptos Narrow" w:hAnsi="Aptos Narrow"/>
                <w:color w:val="000000"/>
                <w:sz w:val="22"/>
                <w:szCs w:val="22"/>
              </w:rPr>
              <w:t>1</w:t>
            </w:r>
          </w:p>
        </w:tc>
      </w:tr>
      <w:tr w:rsidR="00A655C2" w14:paraId="319EEDB0" w14:textId="77777777" w:rsidTr="002A496C">
        <w:trPr>
          <w:trHeight w:val="300"/>
        </w:trPr>
        <w:tc>
          <w:tcPr>
            <w:tcW w:w="1575" w:type="dxa"/>
            <w:tcBorders>
              <w:top w:val="single" w:sz="4" w:space="0" w:color="auto"/>
              <w:left w:val="single" w:sz="4" w:space="0" w:color="auto"/>
              <w:bottom w:val="single" w:sz="4" w:space="0" w:color="auto"/>
              <w:right w:val="single" w:sz="4" w:space="0" w:color="auto"/>
            </w:tcBorders>
            <w:vAlign w:val="bottom"/>
          </w:tcPr>
          <w:p w14:paraId="374CDEA8" w14:textId="0171DAFD" w:rsidR="00A655C2" w:rsidRDefault="00A655C2" w:rsidP="00A655C2">
            <w:r>
              <w:rPr>
                <w:rFonts w:ascii="Aptos Narrow" w:hAnsi="Aptos Narrow"/>
                <w:color w:val="000000"/>
                <w:sz w:val="22"/>
                <w:szCs w:val="22"/>
              </w:rPr>
              <w:t>HHEX</w:t>
            </w:r>
          </w:p>
        </w:tc>
        <w:tc>
          <w:tcPr>
            <w:tcW w:w="1260" w:type="dxa"/>
            <w:tcBorders>
              <w:top w:val="single" w:sz="4" w:space="0" w:color="auto"/>
              <w:left w:val="single" w:sz="4" w:space="0" w:color="auto"/>
              <w:bottom w:val="single" w:sz="4" w:space="0" w:color="auto"/>
              <w:right w:val="single" w:sz="4" w:space="0" w:color="auto"/>
            </w:tcBorders>
            <w:vAlign w:val="bottom"/>
          </w:tcPr>
          <w:p w14:paraId="2989FFDB" w14:textId="7EDB6DDA" w:rsidR="00A655C2" w:rsidRDefault="00A655C2" w:rsidP="00A655C2">
            <w:r>
              <w:rPr>
                <w:rFonts w:ascii="Aptos Narrow" w:hAnsi="Aptos Narrow"/>
                <w:color w:val="000000"/>
                <w:sz w:val="22"/>
                <w:szCs w:val="22"/>
              </w:rPr>
              <w:t>-0.855</w:t>
            </w:r>
          </w:p>
        </w:tc>
        <w:tc>
          <w:tcPr>
            <w:tcW w:w="1635" w:type="dxa"/>
            <w:tcBorders>
              <w:top w:val="single" w:sz="4" w:space="0" w:color="auto"/>
              <w:left w:val="single" w:sz="4" w:space="0" w:color="auto"/>
              <w:bottom w:val="single" w:sz="4" w:space="0" w:color="auto"/>
              <w:right w:val="single" w:sz="4" w:space="0" w:color="auto"/>
            </w:tcBorders>
            <w:vAlign w:val="bottom"/>
          </w:tcPr>
          <w:p w14:paraId="3A796E33" w14:textId="778063C8" w:rsidR="00A655C2" w:rsidRDefault="00A655C2" w:rsidP="00A655C2">
            <w:r>
              <w:rPr>
                <w:rFonts w:ascii="Aptos Narrow" w:hAnsi="Aptos Narrow"/>
                <w:color w:val="000000"/>
                <w:sz w:val="22"/>
                <w:szCs w:val="22"/>
              </w:rPr>
              <w:t>APOF</w:t>
            </w:r>
          </w:p>
        </w:tc>
        <w:tc>
          <w:tcPr>
            <w:tcW w:w="1363" w:type="dxa"/>
            <w:tcBorders>
              <w:top w:val="single" w:sz="4" w:space="0" w:color="auto"/>
              <w:left w:val="single" w:sz="4" w:space="0" w:color="auto"/>
              <w:bottom w:val="single" w:sz="4" w:space="0" w:color="auto"/>
              <w:right w:val="single" w:sz="4" w:space="0" w:color="auto"/>
            </w:tcBorders>
            <w:vAlign w:val="bottom"/>
          </w:tcPr>
          <w:p w14:paraId="2A38C6E1" w14:textId="3225040B" w:rsidR="00A655C2" w:rsidRDefault="00A655C2" w:rsidP="00A655C2">
            <w:r>
              <w:rPr>
                <w:rFonts w:ascii="Aptos Narrow" w:hAnsi="Aptos Narrow"/>
                <w:color w:val="000000"/>
                <w:sz w:val="22"/>
                <w:szCs w:val="22"/>
              </w:rPr>
              <w:t>-0.082</w:t>
            </w:r>
          </w:p>
        </w:tc>
        <w:tc>
          <w:tcPr>
            <w:tcW w:w="1543" w:type="dxa"/>
            <w:tcBorders>
              <w:top w:val="single" w:sz="4" w:space="0" w:color="auto"/>
              <w:left w:val="single" w:sz="4" w:space="0" w:color="auto"/>
              <w:bottom w:val="single" w:sz="4" w:space="0" w:color="auto"/>
              <w:right w:val="single" w:sz="4" w:space="0" w:color="auto"/>
            </w:tcBorders>
            <w:vAlign w:val="bottom"/>
          </w:tcPr>
          <w:p w14:paraId="3A497661" w14:textId="73DC5BC9" w:rsidR="00A655C2" w:rsidRDefault="00A655C2" w:rsidP="00A655C2">
            <w:r>
              <w:rPr>
                <w:rFonts w:ascii="Aptos Narrow" w:hAnsi="Aptos Narrow"/>
                <w:color w:val="000000"/>
                <w:sz w:val="22"/>
                <w:szCs w:val="22"/>
              </w:rPr>
              <w:t>EPHB4</w:t>
            </w:r>
          </w:p>
        </w:tc>
        <w:tc>
          <w:tcPr>
            <w:tcW w:w="1290" w:type="dxa"/>
            <w:tcBorders>
              <w:top w:val="single" w:sz="4" w:space="0" w:color="auto"/>
              <w:left w:val="single" w:sz="4" w:space="0" w:color="auto"/>
              <w:bottom w:val="single" w:sz="4" w:space="0" w:color="auto"/>
              <w:right w:val="single" w:sz="4" w:space="0" w:color="auto"/>
            </w:tcBorders>
            <w:vAlign w:val="bottom"/>
          </w:tcPr>
          <w:p w14:paraId="01A49AD7" w14:textId="5BC8A84C" w:rsidR="00A655C2" w:rsidRDefault="00A655C2" w:rsidP="00A655C2">
            <w:r>
              <w:rPr>
                <w:rFonts w:ascii="Aptos Narrow" w:hAnsi="Aptos Narrow"/>
                <w:color w:val="000000"/>
                <w:sz w:val="22"/>
                <w:szCs w:val="22"/>
              </w:rPr>
              <w:t>-0.483</w:t>
            </w:r>
          </w:p>
        </w:tc>
      </w:tr>
      <w:tr w:rsidR="00A655C2" w14:paraId="55368E25" w14:textId="77777777" w:rsidTr="002A496C">
        <w:trPr>
          <w:trHeight w:val="300"/>
        </w:trPr>
        <w:tc>
          <w:tcPr>
            <w:tcW w:w="1575" w:type="dxa"/>
            <w:tcBorders>
              <w:top w:val="single" w:sz="4" w:space="0" w:color="auto"/>
              <w:left w:val="single" w:sz="4" w:space="0" w:color="auto"/>
              <w:bottom w:val="single" w:sz="4" w:space="0" w:color="auto"/>
              <w:right w:val="single" w:sz="4" w:space="0" w:color="auto"/>
            </w:tcBorders>
            <w:vAlign w:val="bottom"/>
          </w:tcPr>
          <w:p w14:paraId="7DA4594C" w14:textId="5830E2F8" w:rsidR="00A655C2" w:rsidRDefault="00A655C2" w:rsidP="00A655C2">
            <w:r>
              <w:rPr>
                <w:rFonts w:ascii="Aptos Narrow" w:hAnsi="Aptos Narrow"/>
                <w:color w:val="000000"/>
                <w:sz w:val="22"/>
                <w:szCs w:val="22"/>
              </w:rPr>
              <w:t>PPM1F</w:t>
            </w:r>
          </w:p>
        </w:tc>
        <w:tc>
          <w:tcPr>
            <w:tcW w:w="1260" w:type="dxa"/>
            <w:tcBorders>
              <w:top w:val="single" w:sz="4" w:space="0" w:color="auto"/>
              <w:left w:val="single" w:sz="4" w:space="0" w:color="auto"/>
              <w:bottom w:val="single" w:sz="4" w:space="0" w:color="auto"/>
              <w:right w:val="single" w:sz="4" w:space="0" w:color="auto"/>
            </w:tcBorders>
            <w:vAlign w:val="bottom"/>
          </w:tcPr>
          <w:p w14:paraId="37A1D620" w14:textId="004E81B1" w:rsidR="00A655C2" w:rsidRDefault="00A655C2" w:rsidP="00A655C2">
            <w:r>
              <w:rPr>
                <w:rFonts w:ascii="Aptos Narrow" w:hAnsi="Aptos Narrow"/>
                <w:color w:val="000000"/>
                <w:sz w:val="22"/>
                <w:szCs w:val="22"/>
              </w:rPr>
              <w:t>-0.85</w:t>
            </w:r>
            <w:r w:rsidR="00063FF0">
              <w:rPr>
                <w:rFonts w:ascii="Aptos Narrow" w:hAnsi="Aptos Narrow"/>
                <w:color w:val="000000"/>
                <w:sz w:val="22"/>
                <w:szCs w:val="22"/>
              </w:rPr>
              <w:t>6</w:t>
            </w:r>
          </w:p>
        </w:tc>
        <w:tc>
          <w:tcPr>
            <w:tcW w:w="1635" w:type="dxa"/>
            <w:tcBorders>
              <w:top w:val="single" w:sz="4" w:space="0" w:color="auto"/>
              <w:left w:val="single" w:sz="4" w:space="0" w:color="auto"/>
              <w:bottom w:val="single" w:sz="4" w:space="0" w:color="auto"/>
              <w:right w:val="single" w:sz="4" w:space="0" w:color="auto"/>
            </w:tcBorders>
            <w:vAlign w:val="bottom"/>
          </w:tcPr>
          <w:p w14:paraId="27B64581" w14:textId="536AA915" w:rsidR="00A655C2" w:rsidRDefault="00A655C2" w:rsidP="00A655C2">
            <w:proofErr w:type="spellStart"/>
            <w:r>
              <w:rPr>
                <w:rFonts w:ascii="Aptos Narrow" w:hAnsi="Aptos Narrow"/>
                <w:color w:val="000000"/>
                <w:sz w:val="22"/>
                <w:szCs w:val="22"/>
              </w:rPr>
              <w:t>NTproBNP</w:t>
            </w:r>
            <w:proofErr w:type="spellEnd"/>
          </w:p>
        </w:tc>
        <w:tc>
          <w:tcPr>
            <w:tcW w:w="1363" w:type="dxa"/>
            <w:tcBorders>
              <w:top w:val="single" w:sz="4" w:space="0" w:color="auto"/>
              <w:left w:val="single" w:sz="4" w:space="0" w:color="auto"/>
              <w:bottom w:val="single" w:sz="4" w:space="0" w:color="auto"/>
              <w:right w:val="single" w:sz="4" w:space="0" w:color="auto"/>
            </w:tcBorders>
            <w:vAlign w:val="bottom"/>
          </w:tcPr>
          <w:p w14:paraId="6B4A807A" w14:textId="4028DCF1" w:rsidR="00A655C2" w:rsidRDefault="00A655C2" w:rsidP="00A655C2">
            <w:r>
              <w:rPr>
                <w:rFonts w:ascii="Aptos Narrow" w:hAnsi="Aptos Narrow"/>
                <w:color w:val="000000"/>
                <w:sz w:val="22"/>
                <w:szCs w:val="22"/>
              </w:rPr>
              <w:t>-0.08</w:t>
            </w:r>
            <w:r w:rsidR="00A768C0">
              <w:rPr>
                <w:rFonts w:ascii="Aptos Narrow" w:hAnsi="Aptos Narrow"/>
                <w:color w:val="000000"/>
                <w:sz w:val="22"/>
                <w:szCs w:val="22"/>
              </w:rPr>
              <w:t>4</w:t>
            </w:r>
          </w:p>
        </w:tc>
        <w:tc>
          <w:tcPr>
            <w:tcW w:w="1543" w:type="dxa"/>
            <w:tcBorders>
              <w:top w:val="single" w:sz="4" w:space="0" w:color="auto"/>
              <w:left w:val="single" w:sz="4" w:space="0" w:color="auto"/>
              <w:bottom w:val="single" w:sz="4" w:space="0" w:color="auto"/>
              <w:right w:val="single" w:sz="4" w:space="0" w:color="auto"/>
            </w:tcBorders>
            <w:vAlign w:val="bottom"/>
          </w:tcPr>
          <w:p w14:paraId="5257C87E" w14:textId="6816E5DE" w:rsidR="00A655C2" w:rsidRDefault="00A655C2" w:rsidP="00A655C2">
            <w:r>
              <w:rPr>
                <w:rFonts w:ascii="Aptos Narrow" w:hAnsi="Aptos Narrow"/>
                <w:color w:val="000000"/>
                <w:sz w:val="22"/>
                <w:szCs w:val="22"/>
              </w:rPr>
              <w:t>IL18BP</w:t>
            </w:r>
          </w:p>
        </w:tc>
        <w:tc>
          <w:tcPr>
            <w:tcW w:w="1290" w:type="dxa"/>
            <w:tcBorders>
              <w:top w:val="single" w:sz="4" w:space="0" w:color="auto"/>
              <w:left w:val="single" w:sz="4" w:space="0" w:color="auto"/>
              <w:bottom w:val="single" w:sz="4" w:space="0" w:color="auto"/>
              <w:right w:val="single" w:sz="4" w:space="0" w:color="auto"/>
            </w:tcBorders>
            <w:vAlign w:val="bottom"/>
          </w:tcPr>
          <w:p w14:paraId="36196922" w14:textId="30305B5A" w:rsidR="00A655C2" w:rsidRDefault="00A655C2" w:rsidP="00A655C2">
            <w:r>
              <w:rPr>
                <w:rFonts w:ascii="Aptos Narrow" w:hAnsi="Aptos Narrow"/>
                <w:color w:val="000000"/>
                <w:sz w:val="22"/>
                <w:szCs w:val="22"/>
              </w:rPr>
              <w:t>-0.485</w:t>
            </w:r>
          </w:p>
        </w:tc>
      </w:tr>
      <w:tr w:rsidR="00A655C2" w14:paraId="4E2FB61D" w14:textId="77777777" w:rsidTr="002A496C">
        <w:trPr>
          <w:trHeight w:val="300"/>
        </w:trPr>
        <w:tc>
          <w:tcPr>
            <w:tcW w:w="1575" w:type="dxa"/>
            <w:tcBorders>
              <w:top w:val="single" w:sz="4" w:space="0" w:color="auto"/>
              <w:left w:val="single" w:sz="4" w:space="0" w:color="auto"/>
              <w:bottom w:val="single" w:sz="4" w:space="0" w:color="auto"/>
              <w:right w:val="single" w:sz="4" w:space="0" w:color="auto"/>
            </w:tcBorders>
            <w:vAlign w:val="bottom"/>
          </w:tcPr>
          <w:p w14:paraId="5BF1028D" w14:textId="5FA831C0" w:rsidR="00A655C2" w:rsidRDefault="00A655C2" w:rsidP="00A655C2">
            <w:r>
              <w:rPr>
                <w:rFonts w:ascii="Aptos Narrow" w:hAnsi="Aptos Narrow"/>
                <w:color w:val="000000"/>
                <w:sz w:val="22"/>
                <w:szCs w:val="22"/>
              </w:rPr>
              <w:t>CRKL</w:t>
            </w:r>
          </w:p>
        </w:tc>
        <w:tc>
          <w:tcPr>
            <w:tcW w:w="1260" w:type="dxa"/>
            <w:tcBorders>
              <w:top w:val="single" w:sz="4" w:space="0" w:color="auto"/>
              <w:left w:val="single" w:sz="4" w:space="0" w:color="auto"/>
              <w:bottom w:val="single" w:sz="4" w:space="0" w:color="auto"/>
              <w:right w:val="single" w:sz="4" w:space="0" w:color="auto"/>
            </w:tcBorders>
            <w:vAlign w:val="bottom"/>
          </w:tcPr>
          <w:p w14:paraId="13D419FC" w14:textId="225816C5" w:rsidR="00A655C2" w:rsidRDefault="00A655C2" w:rsidP="00A655C2">
            <w:r>
              <w:rPr>
                <w:rFonts w:ascii="Aptos Narrow" w:hAnsi="Aptos Narrow"/>
                <w:color w:val="000000"/>
                <w:sz w:val="22"/>
                <w:szCs w:val="22"/>
              </w:rPr>
              <w:t>-0.857</w:t>
            </w:r>
          </w:p>
        </w:tc>
        <w:tc>
          <w:tcPr>
            <w:tcW w:w="1635" w:type="dxa"/>
            <w:tcBorders>
              <w:top w:val="single" w:sz="4" w:space="0" w:color="auto"/>
              <w:left w:val="single" w:sz="4" w:space="0" w:color="auto"/>
              <w:bottom w:val="single" w:sz="4" w:space="0" w:color="auto"/>
              <w:right w:val="single" w:sz="4" w:space="0" w:color="auto"/>
            </w:tcBorders>
            <w:vAlign w:val="bottom"/>
          </w:tcPr>
          <w:p w14:paraId="226A86BB" w14:textId="27122153" w:rsidR="00A655C2" w:rsidRDefault="00A655C2" w:rsidP="00A655C2">
            <w:r>
              <w:rPr>
                <w:rFonts w:ascii="Aptos Narrow" w:hAnsi="Aptos Narrow"/>
                <w:color w:val="000000"/>
                <w:sz w:val="22"/>
                <w:szCs w:val="22"/>
              </w:rPr>
              <w:t>GH1</w:t>
            </w:r>
          </w:p>
        </w:tc>
        <w:tc>
          <w:tcPr>
            <w:tcW w:w="1363" w:type="dxa"/>
            <w:tcBorders>
              <w:top w:val="single" w:sz="4" w:space="0" w:color="auto"/>
              <w:left w:val="single" w:sz="4" w:space="0" w:color="auto"/>
              <w:bottom w:val="single" w:sz="4" w:space="0" w:color="auto"/>
              <w:right w:val="single" w:sz="4" w:space="0" w:color="auto"/>
            </w:tcBorders>
            <w:vAlign w:val="bottom"/>
          </w:tcPr>
          <w:p w14:paraId="167639FD" w14:textId="19296777" w:rsidR="00A655C2" w:rsidRDefault="00A655C2" w:rsidP="00A655C2">
            <w:r>
              <w:rPr>
                <w:rFonts w:ascii="Aptos Narrow" w:hAnsi="Aptos Narrow"/>
                <w:color w:val="000000"/>
                <w:sz w:val="22"/>
                <w:szCs w:val="22"/>
              </w:rPr>
              <w:t>-0.09</w:t>
            </w:r>
            <w:r w:rsidR="00CD438D">
              <w:rPr>
                <w:rFonts w:ascii="Aptos Narrow" w:hAnsi="Aptos Narrow"/>
                <w:color w:val="000000"/>
                <w:sz w:val="22"/>
                <w:szCs w:val="22"/>
              </w:rPr>
              <w:t>4</w:t>
            </w:r>
          </w:p>
        </w:tc>
        <w:tc>
          <w:tcPr>
            <w:tcW w:w="1543" w:type="dxa"/>
            <w:tcBorders>
              <w:top w:val="single" w:sz="4" w:space="0" w:color="auto"/>
              <w:left w:val="single" w:sz="4" w:space="0" w:color="auto"/>
              <w:bottom w:val="single" w:sz="4" w:space="0" w:color="auto"/>
              <w:right w:val="single" w:sz="4" w:space="0" w:color="auto"/>
            </w:tcBorders>
            <w:vAlign w:val="bottom"/>
          </w:tcPr>
          <w:p w14:paraId="2272E33A" w14:textId="551C1DFF" w:rsidR="00A655C2" w:rsidRDefault="00A655C2" w:rsidP="00A655C2">
            <w:r>
              <w:rPr>
                <w:rFonts w:ascii="Aptos Narrow" w:hAnsi="Aptos Narrow"/>
                <w:color w:val="000000"/>
                <w:sz w:val="22"/>
                <w:szCs w:val="22"/>
              </w:rPr>
              <w:t>LRP11</w:t>
            </w:r>
          </w:p>
        </w:tc>
        <w:tc>
          <w:tcPr>
            <w:tcW w:w="1290" w:type="dxa"/>
            <w:tcBorders>
              <w:top w:val="single" w:sz="4" w:space="0" w:color="auto"/>
              <w:left w:val="single" w:sz="4" w:space="0" w:color="auto"/>
              <w:bottom w:val="single" w:sz="4" w:space="0" w:color="auto"/>
              <w:right w:val="single" w:sz="4" w:space="0" w:color="auto"/>
            </w:tcBorders>
            <w:vAlign w:val="bottom"/>
          </w:tcPr>
          <w:p w14:paraId="1D36D6EB" w14:textId="0EA5F969" w:rsidR="00A655C2" w:rsidRDefault="00A655C2" w:rsidP="00A655C2">
            <w:r>
              <w:rPr>
                <w:rFonts w:ascii="Aptos Narrow" w:hAnsi="Aptos Narrow"/>
                <w:color w:val="000000"/>
                <w:sz w:val="22"/>
                <w:szCs w:val="22"/>
              </w:rPr>
              <w:t>-0.49</w:t>
            </w:r>
            <w:r w:rsidR="009A01DF">
              <w:rPr>
                <w:rFonts w:ascii="Aptos Narrow" w:hAnsi="Aptos Narrow"/>
                <w:color w:val="000000"/>
                <w:sz w:val="22"/>
                <w:szCs w:val="22"/>
              </w:rPr>
              <w:t>5</w:t>
            </w:r>
          </w:p>
        </w:tc>
      </w:tr>
      <w:tr w:rsidR="00A655C2" w14:paraId="66164078" w14:textId="77777777" w:rsidTr="002A496C">
        <w:trPr>
          <w:trHeight w:val="300"/>
        </w:trPr>
        <w:tc>
          <w:tcPr>
            <w:tcW w:w="1575" w:type="dxa"/>
            <w:tcBorders>
              <w:top w:val="single" w:sz="4" w:space="0" w:color="auto"/>
              <w:left w:val="single" w:sz="4" w:space="0" w:color="auto"/>
              <w:bottom w:val="single" w:sz="4" w:space="0" w:color="auto"/>
              <w:right w:val="single" w:sz="4" w:space="0" w:color="auto"/>
            </w:tcBorders>
            <w:vAlign w:val="bottom"/>
          </w:tcPr>
          <w:p w14:paraId="6D190F0D" w14:textId="7E8D5DB6" w:rsidR="00A655C2" w:rsidRDefault="00A655C2" w:rsidP="00A655C2">
            <w:r>
              <w:rPr>
                <w:rFonts w:ascii="Aptos Narrow" w:hAnsi="Aptos Narrow"/>
                <w:color w:val="000000"/>
                <w:sz w:val="22"/>
                <w:szCs w:val="22"/>
              </w:rPr>
              <w:t>DBNL</w:t>
            </w:r>
          </w:p>
        </w:tc>
        <w:tc>
          <w:tcPr>
            <w:tcW w:w="1260" w:type="dxa"/>
            <w:tcBorders>
              <w:top w:val="single" w:sz="4" w:space="0" w:color="auto"/>
              <w:left w:val="single" w:sz="4" w:space="0" w:color="auto"/>
              <w:bottom w:val="single" w:sz="4" w:space="0" w:color="auto"/>
              <w:right w:val="single" w:sz="4" w:space="0" w:color="auto"/>
            </w:tcBorders>
            <w:vAlign w:val="bottom"/>
          </w:tcPr>
          <w:p w14:paraId="385CC4C8" w14:textId="33EC80DB" w:rsidR="00A655C2" w:rsidRDefault="00A655C2" w:rsidP="00A655C2">
            <w:r>
              <w:rPr>
                <w:rFonts w:ascii="Aptos Narrow" w:hAnsi="Aptos Narrow"/>
                <w:color w:val="000000"/>
                <w:sz w:val="22"/>
                <w:szCs w:val="22"/>
              </w:rPr>
              <w:t>-0.857</w:t>
            </w:r>
          </w:p>
        </w:tc>
        <w:tc>
          <w:tcPr>
            <w:tcW w:w="1635" w:type="dxa"/>
            <w:tcBorders>
              <w:top w:val="single" w:sz="4" w:space="0" w:color="auto"/>
              <w:left w:val="single" w:sz="4" w:space="0" w:color="auto"/>
              <w:bottom w:val="single" w:sz="4" w:space="0" w:color="auto"/>
              <w:right w:val="single" w:sz="4" w:space="0" w:color="auto"/>
            </w:tcBorders>
            <w:vAlign w:val="bottom"/>
          </w:tcPr>
          <w:p w14:paraId="262F333C" w14:textId="5FAF5407" w:rsidR="00A655C2" w:rsidRDefault="00A655C2" w:rsidP="00A655C2">
            <w:r>
              <w:rPr>
                <w:rFonts w:ascii="Aptos Narrow" w:hAnsi="Aptos Narrow"/>
                <w:color w:val="000000"/>
                <w:sz w:val="22"/>
                <w:szCs w:val="22"/>
              </w:rPr>
              <w:t>DAND5</w:t>
            </w:r>
          </w:p>
        </w:tc>
        <w:tc>
          <w:tcPr>
            <w:tcW w:w="1363" w:type="dxa"/>
            <w:tcBorders>
              <w:top w:val="single" w:sz="4" w:space="0" w:color="auto"/>
              <w:left w:val="single" w:sz="4" w:space="0" w:color="auto"/>
              <w:bottom w:val="single" w:sz="4" w:space="0" w:color="auto"/>
              <w:right w:val="single" w:sz="4" w:space="0" w:color="auto"/>
            </w:tcBorders>
            <w:vAlign w:val="bottom"/>
          </w:tcPr>
          <w:p w14:paraId="29D4528C" w14:textId="6731EF46" w:rsidR="00A655C2" w:rsidRDefault="00A655C2" w:rsidP="00A655C2">
            <w:r>
              <w:rPr>
                <w:rFonts w:ascii="Aptos Narrow" w:hAnsi="Aptos Narrow"/>
                <w:color w:val="000000"/>
                <w:sz w:val="22"/>
                <w:szCs w:val="22"/>
              </w:rPr>
              <w:t>-0.094</w:t>
            </w:r>
          </w:p>
        </w:tc>
        <w:tc>
          <w:tcPr>
            <w:tcW w:w="1543" w:type="dxa"/>
            <w:tcBorders>
              <w:top w:val="single" w:sz="4" w:space="0" w:color="auto"/>
              <w:left w:val="single" w:sz="4" w:space="0" w:color="auto"/>
              <w:bottom w:val="single" w:sz="4" w:space="0" w:color="auto"/>
              <w:right w:val="single" w:sz="4" w:space="0" w:color="auto"/>
            </w:tcBorders>
            <w:vAlign w:val="bottom"/>
          </w:tcPr>
          <w:p w14:paraId="1F479F58" w14:textId="491488A8" w:rsidR="00A655C2" w:rsidRDefault="00A655C2" w:rsidP="00A655C2">
            <w:r>
              <w:rPr>
                <w:rFonts w:ascii="Aptos Narrow" w:hAnsi="Aptos Narrow"/>
                <w:color w:val="000000"/>
                <w:sz w:val="22"/>
                <w:szCs w:val="22"/>
              </w:rPr>
              <w:t>CD79B</w:t>
            </w:r>
          </w:p>
        </w:tc>
        <w:tc>
          <w:tcPr>
            <w:tcW w:w="1290" w:type="dxa"/>
            <w:tcBorders>
              <w:top w:val="single" w:sz="4" w:space="0" w:color="auto"/>
              <w:left w:val="single" w:sz="4" w:space="0" w:color="auto"/>
              <w:bottom w:val="single" w:sz="4" w:space="0" w:color="auto"/>
              <w:right w:val="single" w:sz="4" w:space="0" w:color="auto"/>
            </w:tcBorders>
            <w:vAlign w:val="bottom"/>
          </w:tcPr>
          <w:p w14:paraId="1F80928A" w14:textId="70EEBC2E" w:rsidR="00A655C2" w:rsidRDefault="00A655C2" w:rsidP="00A655C2">
            <w:r>
              <w:rPr>
                <w:rFonts w:ascii="Aptos Narrow" w:hAnsi="Aptos Narrow"/>
                <w:color w:val="000000"/>
                <w:sz w:val="22"/>
                <w:szCs w:val="22"/>
              </w:rPr>
              <w:t>-0.495</w:t>
            </w:r>
          </w:p>
        </w:tc>
      </w:tr>
      <w:tr w:rsidR="124E4225" w14:paraId="78CB8236" w14:textId="77777777" w:rsidTr="001B7A56">
        <w:trPr>
          <w:trHeight w:val="300"/>
        </w:trPr>
        <w:tc>
          <w:tcPr>
            <w:tcW w:w="1575" w:type="dxa"/>
          </w:tcPr>
          <w:p w14:paraId="6C423DAB" w14:textId="77777777" w:rsidR="124E4225" w:rsidRDefault="124E4225">
            <w:r>
              <w:t>SRPK2​</w:t>
            </w:r>
          </w:p>
        </w:tc>
        <w:tc>
          <w:tcPr>
            <w:tcW w:w="1260" w:type="dxa"/>
          </w:tcPr>
          <w:p w14:paraId="32A4A8D9" w14:textId="77777777" w:rsidR="124E4225" w:rsidRDefault="124E4225">
            <w:r>
              <w:t>-0.858​</w:t>
            </w:r>
          </w:p>
        </w:tc>
        <w:tc>
          <w:tcPr>
            <w:tcW w:w="1635" w:type="dxa"/>
          </w:tcPr>
          <w:p w14:paraId="7546578D" w14:textId="77777777" w:rsidR="124E4225" w:rsidRDefault="124E4225">
            <w:r>
              <w:t>GP2​</w:t>
            </w:r>
          </w:p>
        </w:tc>
        <w:tc>
          <w:tcPr>
            <w:tcW w:w="1363" w:type="dxa"/>
          </w:tcPr>
          <w:p w14:paraId="4A08621C" w14:textId="77777777" w:rsidR="124E4225" w:rsidRDefault="124E4225">
            <w:r>
              <w:t>-0.098​</w:t>
            </w:r>
          </w:p>
        </w:tc>
        <w:tc>
          <w:tcPr>
            <w:tcW w:w="1543" w:type="dxa"/>
          </w:tcPr>
          <w:p w14:paraId="1C1C469C" w14:textId="77777777" w:rsidR="124E4225" w:rsidRDefault="124E4225">
            <w:r>
              <w:t>EPHA2​</w:t>
            </w:r>
          </w:p>
        </w:tc>
        <w:tc>
          <w:tcPr>
            <w:tcW w:w="1290" w:type="dxa"/>
          </w:tcPr>
          <w:p w14:paraId="3DCFA8A1" w14:textId="77777777" w:rsidR="124E4225" w:rsidRDefault="124E4225">
            <w:r>
              <w:t>-0.495​</w:t>
            </w:r>
          </w:p>
        </w:tc>
      </w:tr>
      <w:tr w:rsidR="124E4225" w14:paraId="3A774B80" w14:textId="77777777" w:rsidTr="001B7A56">
        <w:trPr>
          <w:trHeight w:val="300"/>
        </w:trPr>
        <w:tc>
          <w:tcPr>
            <w:tcW w:w="1575" w:type="dxa"/>
          </w:tcPr>
          <w:p w14:paraId="70D4D0B1" w14:textId="77777777" w:rsidR="124E4225" w:rsidRDefault="124E4225">
            <w:r>
              <w:t>RWDD1​</w:t>
            </w:r>
          </w:p>
        </w:tc>
        <w:tc>
          <w:tcPr>
            <w:tcW w:w="1260" w:type="dxa"/>
          </w:tcPr>
          <w:p w14:paraId="3BD50A0F" w14:textId="77777777" w:rsidR="124E4225" w:rsidRDefault="124E4225">
            <w:r>
              <w:t>-0.859​</w:t>
            </w:r>
          </w:p>
        </w:tc>
        <w:tc>
          <w:tcPr>
            <w:tcW w:w="1635" w:type="dxa"/>
          </w:tcPr>
          <w:p w14:paraId="345C20C3" w14:textId="77777777" w:rsidR="124E4225" w:rsidRDefault="124E4225">
            <w:r>
              <w:t>PON1​</w:t>
            </w:r>
          </w:p>
        </w:tc>
        <w:tc>
          <w:tcPr>
            <w:tcW w:w="1363" w:type="dxa"/>
          </w:tcPr>
          <w:p w14:paraId="0330D644" w14:textId="77777777" w:rsidR="124E4225" w:rsidRDefault="124E4225">
            <w:r>
              <w:t>-0.099​</w:t>
            </w:r>
          </w:p>
        </w:tc>
        <w:tc>
          <w:tcPr>
            <w:tcW w:w="1543" w:type="dxa"/>
          </w:tcPr>
          <w:p w14:paraId="442154B9" w14:textId="77777777" w:rsidR="124E4225" w:rsidRDefault="124E4225">
            <w:r>
              <w:t>TNFRSF1A​</w:t>
            </w:r>
          </w:p>
        </w:tc>
        <w:tc>
          <w:tcPr>
            <w:tcW w:w="1290" w:type="dxa"/>
          </w:tcPr>
          <w:p w14:paraId="5BEBBC6C" w14:textId="77777777" w:rsidR="124E4225" w:rsidRDefault="124E4225">
            <w:r>
              <w:t>-0.496​</w:t>
            </w:r>
          </w:p>
        </w:tc>
      </w:tr>
      <w:tr w:rsidR="124E4225" w14:paraId="12D77485" w14:textId="77777777" w:rsidTr="001B7A56">
        <w:trPr>
          <w:trHeight w:val="300"/>
        </w:trPr>
        <w:tc>
          <w:tcPr>
            <w:tcW w:w="1575" w:type="dxa"/>
          </w:tcPr>
          <w:p w14:paraId="1A1B8976" w14:textId="77777777" w:rsidR="124E4225" w:rsidRDefault="124E4225">
            <w:r>
              <w:t>CIRBP​</w:t>
            </w:r>
          </w:p>
        </w:tc>
        <w:tc>
          <w:tcPr>
            <w:tcW w:w="1260" w:type="dxa"/>
          </w:tcPr>
          <w:p w14:paraId="631CAB11" w14:textId="77777777" w:rsidR="124E4225" w:rsidRDefault="124E4225">
            <w:r>
              <w:t>-0.860​</w:t>
            </w:r>
          </w:p>
        </w:tc>
        <w:tc>
          <w:tcPr>
            <w:tcW w:w="1635" w:type="dxa"/>
          </w:tcPr>
          <w:p w14:paraId="4F9E3CE1" w14:textId="77777777" w:rsidR="124E4225" w:rsidRDefault="124E4225">
            <w:r>
              <w:t>NPPB​</w:t>
            </w:r>
          </w:p>
        </w:tc>
        <w:tc>
          <w:tcPr>
            <w:tcW w:w="1363" w:type="dxa"/>
          </w:tcPr>
          <w:p w14:paraId="2145D6FF" w14:textId="77777777" w:rsidR="124E4225" w:rsidRDefault="124E4225">
            <w:r>
              <w:t>-0.100​</w:t>
            </w:r>
          </w:p>
        </w:tc>
        <w:tc>
          <w:tcPr>
            <w:tcW w:w="1543" w:type="dxa"/>
          </w:tcPr>
          <w:p w14:paraId="1E6F7931" w14:textId="77777777" w:rsidR="124E4225" w:rsidRDefault="124E4225">
            <w:r>
              <w:t>TGFBR2​</w:t>
            </w:r>
          </w:p>
        </w:tc>
        <w:tc>
          <w:tcPr>
            <w:tcW w:w="1290" w:type="dxa"/>
          </w:tcPr>
          <w:p w14:paraId="6F089A5E" w14:textId="77777777" w:rsidR="124E4225" w:rsidRDefault="124E4225">
            <w:r>
              <w:t>-0.498​</w:t>
            </w:r>
          </w:p>
        </w:tc>
      </w:tr>
      <w:tr w:rsidR="124E4225" w14:paraId="04414D42" w14:textId="77777777" w:rsidTr="001B7A56">
        <w:trPr>
          <w:trHeight w:val="300"/>
        </w:trPr>
        <w:tc>
          <w:tcPr>
            <w:tcW w:w="1575" w:type="dxa"/>
          </w:tcPr>
          <w:p w14:paraId="02923882" w14:textId="77777777" w:rsidR="124E4225" w:rsidRDefault="124E4225">
            <w:r>
              <w:lastRenderedPageBreak/>
              <w:t>MYDGF​</w:t>
            </w:r>
          </w:p>
        </w:tc>
        <w:tc>
          <w:tcPr>
            <w:tcW w:w="1260" w:type="dxa"/>
          </w:tcPr>
          <w:p w14:paraId="3401B3D7" w14:textId="77777777" w:rsidR="124E4225" w:rsidRDefault="124E4225">
            <w:r>
              <w:t>-0.861​</w:t>
            </w:r>
          </w:p>
        </w:tc>
        <w:tc>
          <w:tcPr>
            <w:tcW w:w="1635" w:type="dxa"/>
          </w:tcPr>
          <w:p w14:paraId="0BA6DB8B" w14:textId="77777777" w:rsidR="124E4225" w:rsidRDefault="124E4225">
            <w:r>
              <w:t>EDDM3B​</w:t>
            </w:r>
          </w:p>
        </w:tc>
        <w:tc>
          <w:tcPr>
            <w:tcW w:w="1363" w:type="dxa"/>
          </w:tcPr>
          <w:p w14:paraId="0EE2BB5C" w14:textId="77777777" w:rsidR="124E4225" w:rsidRDefault="124E4225">
            <w:r>
              <w:t>-0.102​</w:t>
            </w:r>
          </w:p>
        </w:tc>
        <w:tc>
          <w:tcPr>
            <w:tcW w:w="1543" w:type="dxa"/>
          </w:tcPr>
          <w:p w14:paraId="34041D71" w14:textId="77777777" w:rsidR="124E4225" w:rsidRDefault="124E4225">
            <w:r>
              <w:t>DLL1​</w:t>
            </w:r>
          </w:p>
        </w:tc>
        <w:tc>
          <w:tcPr>
            <w:tcW w:w="1290" w:type="dxa"/>
          </w:tcPr>
          <w:p w14:paraId="552B8F66" w14:textId="77777777" w:rsidR="124E4225" w:rsidRDefault="124E4225">
            <w:r>
              <w:t>-0.508​</w:t>
            </w:r>
          </w:p>
        </w:tc>
      </w:tr>
      <w:tr w:rsidR="124E4225" w14:paraId="45F7E138" w14:textId="77777777" w:rsidTr="001B7A56">
        <w:trPr>
          <w:trHeight w:val="300"/>
        </w:trPr>
        <w:tc>
          <w:tcPr>
            <w:tcW w:w="1575" w:type="dxa"/>
          </w:tcPr>
          <w:p w14:paraId="5F358AE4" w14:textId="77777777" w:rsidR="124E4225" w:rsidRDefault="124E4225">
            <w:r>
              <w:t>DFFA​</w:t>
            </w:r>
          </w:p>
        </w:tc>
        <w:tc>
          <w:tcPr>
            <w:tcW w:w="1260" w:type="dxa"/>
          </w:tcPr>
          <w:p w14:paraId="07FE2B2B" w14:textId="77777777" w:rsidR="124E4225" w:rsidRDefault="124E4225">
            <w:r>
              <w:t>-0.864​</w:t>
            </w:r>
          </w:p>
        </w:tc>
        <w:tc>
          <w:tcPr>
            <w:tcW w:w="1635" w:type="dxa"/>
          </w:tcPr>
          <w:p w14:paraId="68EA094C" w14:textId="77777777" w:rsidR="124E4225" w:rsidRDefault="124E4225">
            <w:r>
              <w:t>ACRV1​</w:t>
            </w:r>
          </w:p>
        </w:tc>
        <w:tc>
          <w:tcPr>
            <w:tcW w:w="1363" w:type="dxa"/>
          </w:tcPr>
          <w:p w14:paraId="72C1AA46" w14:textId="77777777" w:rsidR="124E4225" w:rsidRDefault="124E4225">
            <w:r>
              <w:t>-0.107​</w:t>
            </w:r>
          </w:p>
        </w:tc>
        <w:tc>
          <w:tcPr>
            <w:tcW w:w="1543" w:type="dxa"/>
          </w:tcPr>
          <w:p w14:paraId="14046FDE" w14:textId="77777777" w:rsidR="124E4225" w:rsidRDefault="124E4225">
            <w:r>
              <w:t>TNFRSF21​</w:t>
            </w:r>
          </w:p>
        </w:tc>
        <w:tc>
          <w:tcPr>
            <w:tcW w:w="1290" w:type="dxa"/>
          </w:tcPr>
          <w:p w14:paraId="6F075798" w14:textId="77777777" w:rsidR="124E4225" w:rsidRDefault="124E4225">
            <w:r>
              <w:t>-0.508​</w:t>
            </w:r>
          </w:p>
        </w:tc>
      </w:tr>
      <w:tr w:rsidR="124E4225" w14:paraId="39F3DBB8" w14:textId="77777777" w:rsidTr="001B7A56">
        <w:trPr>
          <w:trHeight w:val="300"/>
        </w:trPr>
        <w:tc>
          <w:tcPr>
            <w:tcW w:w="1575" w:type="dxa"/>
          </w:tcPr>
          <w:p w14:paraId="5AA2C0CE" w14:textId="77777777" w:rsidR="124E4225" w:rsidRDefault="124E4225">
            <w:r>
              <w:t>METAP2​</w:t>
            </w:r>
          </w:p>
        </w:tc>
        <w:tc>
          <w:tcPr>
            <w:tcW w:w="1260" w:type="dxa"/>
          </w:tcPr>
          <w:p w14:paraId="3D236C78" w14:textId="77777777" w:rsidR="124E4225" w:rsidRDefault="124E4225">
            <w:r>
              <w:t>-0.867​</w:t>
            </w:r>
          </w:p>
        </w:tc>
        <w:tc>
          <w:tcPr>
            <w:tcW w:w="1635" w:type="dxa"/>
          </w:tcPr>
          <w:p w14:paraId="17B9C2C1" w14:textId="77777777" w:rsidR="124E4225" w:rsidRDefault="124E4225">
            <w:r>
              <w:t>MAPT​</w:t>
            </w:r>
          </w:p>
        </w:tc>
        <w:tc>
          <w:tcPr>
            <w:tcW w:w="1363" w:type="dxa"/>
          </w:tcPr>
          <w:p w14:paraId="71485C2B" w14:textId="77777777" w:rsidR="124E4225" w:rsidRDefault="124E4225">
            <w:r>
              <w:t>-0.109​</w:t>
            </w:r>
          </w:p>
        </w:tc>
        <w:tc>
          <w:tcPr>
            <w:tcW w:w="1543" w:type="dxa"/>
          </w:tcPr>
          <w:p w14:paraId="7ED4839D" w14:textId="77777777" w:rsidR="124E4225" w:rsidRDefault="124E4225">
            <w:r>
              <w:t>IFNGR1​</w:t>
            </w:r>
          </w:p>
        </w:tc>
        <w:tc>
          <w:tcPr>
            <w:tcW w:w="1290" w:type="dxa"/>
          </w:tcPr>
          <w:p w14:paraId="77D3D6D7" w14:textId="77777777" w:rsidR="124E4225" w:rsidRDefault="124E4225">
            <w:r>
              <w:t>-0.521​</w:t>
            </w:r>
          </w:p>
        </w:tc>
      </w:tr>
      <w:tr w:rsidR="124E4225" w14:paraId="6CDA1672" w14:textId="77777777" w:rsidTr="001B7A56">
        <w:trPr>
          <w:trHeight w:val="300"/>
        </w:trPr>
        <w:tc>
          <w:tcPr>
            <w:tcW w:w="1575" w:type="dxa"/>
          </w:tcPr>
          <w:p w14:paraId="4050C2EC" w14:textId="77777777" w:rsidR="124E4225" w:rsidRDefault="124E4225">
            <w:r>
              <w:t>TRIAP1​</w:t>
            </w:r>
          </w:p>
        </w:tc>
        <w:tc>
          <w:tcPr>
            <w:tcW w:w="1260" w:type="dxa"/>
          </w:tcPr>
          <w:p w14:paraId="265FBD23" w14:textId="77777777" w:rsidR="124E4225" w:rsidRDefault="124E4225">
            <w:r>
              <w:t>-0.870​</w:t>
            </w:r>
          </w:p>
        </w:tc>
        <w:tc>
          <w:tcPr>
            <w:tcW w:w="1635" w:type="dxa"/>
          </w:tcPr>
          <w:p w14:paraId="69A3ABD6" w14:textId="77777777" w:rsidR="124E4225" w:rsidRDefault="124E4225">
            <w:r>
              <w:t>NPTX2​</w:t>
            </w:r>
          </w:p>
        </w:tc>
        <w:tc>
          <w:tcPr>
            <w:tcW w:w="1363" w:type="dxa"/>
          </w:tcPr>
          <w:p w14:paraId="545DF89D" w14:textId="77777777" w:rsidR="124E4225" w:rsidRDefault="124E4225">
            <w:r>
              <w:t>-0.112​</w:t>
            </w:r>
          </w:p>
        </w:tc>
        <w:tc>
          <w:tcPr>
            <w:tcW w:w="1543" w:type="dxa"/>
          </w:tcPr>
          <w:p w14:paraId="2CE42D0A" w14:textId="77777777" w:rsidR="124E4225" w:rsidRDefault="124E4225">
            <w:r>
              <w:t>TNFRSF1B​</w:t>
            </w:r>
          </w:p>
        </w:tc>
        <w:tc>
          <w:tcPr>
            <w:tcW w:w="1290" w:type="dxa"/>
          </w:tcPr>
          <w:p w14:paraId="7334C48F" w14:textId="77777777" w:rsidR="124E4225" w:rsidRDefault="124E4225">
            <w:r>
              <w:t>-0.521​</w:t>
            </w:r>
          </w:p>
        </w:tc>
      </w:tr>
      <w:tr w:rsidR="124E4225" w14:paraId="322C7A98" w14:textId="77777777" w:rsidTr="001B7A56">
        <w:trPr>
          <w:trHeight w:val="300"/>
        </w:trPr>
        <w:tc>
          <w:tcPr>
            <w:tcW w:w="1575" w:type="dxa"/>
          </w:tcPr>
          <w:p w14:paraId="605C9BC1" w14:textId="77777777" w:rsidR="124E4225" w:rsidRDefault="124E4225">
            <w:r>
              <w:t>DBI​</w:t>
            </w:r>
          </w:p>
        </w:tc>
        <w:tc>
          <w:tcPr>
            <w:tcW w:w="1260" w:type="dxa"/>
          </w:tcPr>
          <w:p w14:paraId="34115EBD" w14:textId="77777777" w:rsidR="124E4225" w:rsidRDefault="124E4225">
            <w:r>
              <w:t>-0.874​</w:t>
            </w:r>
          </w:p>
        </w:tc>
        <w:tc>
          <w:tcPr>
            <w:tcW w:w="1635" w:type="dxa"/>
          </w:tcPr>
          <w:p w14:paraId="33E5142D" w14:textId="77777777" w:rsidR="124E4225" w:rsidRDefault="124E4225">
            <w:r>
              <w:t>SPINT3​</w:t>
            </w:r>
          </w:p>
        </w:tc>
        <w:tc>
          <w:tcPr>
            <w:tcW w:w="1363" w:type="dxa"/>
          </w:tcPr>
          <w:p w14:paraId="05A23759" w14:textId="77777777" w:rsidR="124E4225" w:rsidRDefault="124E4225">
            <w:r>
              <w:t>-0.123​</w:t>
            </w:r>
          </w:p>
        </w:tc>
        <w:tc>
          <w:tcPr>
            <w:tcW w:w="1543" w:type="dxa"/>
          </w:tcPr>
          <w:p w14:paraId="7CC5B37E" w14:textId="77777777" w:rsidR="124E4225" w:rsidRDefault="124E4225">
            <w:r>
              <w:t>AXL​</w:t>
            </w:r>
          </w:p>
        </w:tc>
        <w:tc>
          <w:tcPr>
            <w:tcW w:w="1290" w:type="dxa"/>
          </w:tcPr>
          <w:p w14:paraId="410C26BB" w14:textId="77777777" w:rsidR="124E4225" w:rsidRDefault="124E4225">
            <w:r>
              <w:t>-0.523​</w:t>
            </w:r>
          </w:p>
        </w:tc>
      </w:tr>
      <w:tr w:rsidR="124E4225" w14:paraId="20F9E5DD" w14:textId="77777777" w:rsidTr="001B7A56">
        <w:trPr>
          <w:trHeight w:val="300"/>
        </w:trPr>
        <w:tc>
          <w:tcPr>
            <w:tcW w:w="1575" w:type="dxa"/>
          </w:tcPr>
          <w:p w14:paraId="66B156A0" w14:textId="77777777" w:rsidR="124E4225" w:rsidRDefault="124E4225">
            <w:r>
              <w:t>UBE2L6​</w:t>
            </w:r>
          </w:p>
        </w:tc>
        <w:tc>
          <w:tcPr>
            <w:tcW w:w="1260" w:type="dxa"/>
          </w:tcPr>
          <w:p w14:paraId="6C301BB1" w14:textId="77777777" w:rsidR="124E4225" w:rsidRDefault="124E4225">
            <w:r>
              <w:t>-0.875​</w:t>
            </w:r>
          </w:p>
        </w:tc>
        <w:tc>
          <w:tcPr>
            <w:tcW w:w="1635" w:type="dxa"/>
          </w:tcPr>
          <w:p w14:paraId="31957024" w14:textId="77777777" w:rsidR="124E4225" w:rsidRDefault="124E4225">
            <w:r>
              <w:t>KLK3​</w:t>
            </w:r>
          </w:p>
        </w:tc>
        <w:tc>
          <w:tcPr>
            <w:tcW w:w="1363" w:type="dxa"/>
          </w:tcPr>
          <w:p w14:paraId="7CA5A227" w14:textId="77777777" w:rsidR="124E4225" w:rsidRDefault="124E4225">
            <w:r>
              <w:t>-0.140​</w:t>
            </w:r>
          </w:p>
        </w:tc>
        <w:tc>
          <w:tcPr>
            <w:tcW w:w="1543" w:type="dxa"/>
          </w:tcPr>
          <w:p w14:paraId="13FE6610" w14:textId="77777777" w:rsidR="124E4225" w:rsidRDefault="124E4225">
            <w:r>
              <w:t>CLEC14A​</w:t>
            </w:r>
          </w:p>
        </w:tc>
        <w:tc>
          <w:tcPr>
            <w:tcW w:w="1290" w:type="dxa"/>
          </w:tcPr>
          <w:p w14:paraId="057A4D94" w14:textId="77777777" w:rsidR="124E4225" w:rsidRDefault="124E4225">
            <w:r>
              <w:t>-0.567​</w:t>
            </w:r>
          </w:p>
        </w:tc>
      </w:tr>
    </w:tbl>
    <w:p w14:paraId="5C73E88D" w14:textId="10FF326F" w:rsidR="7FD4025D" w:rsidRDefault="7FD4025D" w:rsidP="124E4225">
      <w:pPr>
        <w:spacing w:line="360" w:lineRule="auto"/>
        <w:jc w:val="both"/>
      </w:pPr>
    </w:p>
    <w:p w14:paraId="0E36939B" w14:textId="25BEF2FD" w:rsidR="7FD4025D" w:rsidRDefault="2C889149" w:rsidP="124E4225">
      <w:pPr>
        <w:spacing w:line="480" w:lineRule="auto"/>
        <w:jc w:val="both"/>
      </w:pPr>
      <w:r w:rsidRPr="00787D7A">
        <w:rPr>
          <w:b/>
          <w:bCs/>
        </w:rPr>
        <w:t>Table 2</w:t>
      </w:r>
      <w:r w:rsidR="00787D7A">
        <w:t xml:space="preserve">. </w:t>
      </w:r>
      <w:commentRangeStart w:id="56"/>
      <w:r>
        <w:t xml:space="preserve">Blood biomarker associations with the 3-cluster HYDRA solution. </w:t>
      </w:r>
      <w:proofErr w:type="gramStart"/>
      <w:r>
        <w:t>The majority of</w:t>
      </w:r>
      <w:proofErr w:type="gramEnd"/>
      <w:r>
        <w:t xml:space="preserve"> statistically significant biomarkers, including CRP and BMI, were highest in the C2 subtype</w:t>
      </w:r>
      <w:commentRangeEnd w:id="56"/>
      <w:r w:rsidR="40AAC20C">
        <w:t xml:space="preserve"> compared to other subtypes (C1 and C3)</w:t>
      </w:r>
      <w:r>
        <w:rPr>
          <w:rStyle w:val="CommentReference"/>
        </w:rPr>
        <w:commentReference w:id="56"/>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2506"/>
        <w:gridCol w:w="1386"/>
        <w:gridCol w:w="1066"/>
        <w:gridCol w:w="1803"/>
        <w:gridCol w:w="1237"/>
        <w:gridCol w:w="1012"/>
      </w:tblGrid>
      <w:tr w:rsidR="124E4225" w14:paraId="21F0DFD6" w14:textId="53DAA870" w:rsidTr="002A496C">
        <w:trPr>
          <w:trHeight w:val="300"/>
        </w:trPr>
        <w:tc>
          <w:tcPr>
            <w:tcW w:w="2511" w:type="dxa"/>
          </w:tcPr>
          <w:p w14:paraId="5501744D" w14:textId="2B656EF0" w:rsidR="124E4225" w:rsidRDefault="124E4225" w:rsidP="124E4225">
            <w:pPr>
              <w:rPr>
                <w:b/>
                <w:bCs/>
                <w:color w:val="000000" w:themeColor="text1"/>
              </w:rPr>
            </w:pPr>
            <w:r w:rsidRPr="124E4225">
              <w:rPr>
                <w:b/>
                <w:bCs/>
                <w:color w:val="000000" w:themeColor="text1"/>
              </w:rPr>
              <w:t>Biochemical Marker</w:t>
            </w:r>
          </w:p>
        </w:tc>
        <w:tc>
          <w:tcPr>
            <w:tcW w:w="1392" w:type="dxa"/>
          </w:tcPr>
          <w:p w14:paraId="379B49B1" w14:textId="37C170BE" w:rsidR="124E4225" w:rsidRDefault="124E4225" w:rsidP="124E4225">
            <w:pPr>
              <w:rPr>
                <w:b/>
                <w:bCs/>
                <w:color w:val="000000" w:themeColor="text1"/>
              </w:rPr>
            </w:pPr>
            <w:r w:rsidRPr="124E4225">
              <w:rPr>
                <w:b/>
                <w:bCs/>
                <w:color w:val="000000" w:themeColor="text1"/>
              </w:rPr>
              <w:t>p-value</w:t>
            </w:r>
          </w:p>
        </w:tc>
        <w:tc>
          <w:tcPr>
            <w:tcW w:w="1067" w:type="dxa"/>
          </w:tcPr>
          <w:p w14:paraId="4C7FC1DD" w14:textId="3B498EEB" w:rsidR="008E55ED" w:rsidRDefault="008E55ED" w:rsidP="124E4225">
            <w:pPr>
              <w:rPr>
                <w:b/>
                <w:bCs/>
                <w:color w:val="000000" w:themeColor="text1"/>
              </w:rPr>
            </w:pPr>
            <w:r>
              <w:rPr>
                <w:b/>
                <w:bCs/>
                <w:color w:val="000000" w:themeColor="text1"/>
              </w:rPr>
              <w:t xml:space="preserve">C2 </w:t>
            </w:r>
            <w:r w:rsidR="00027D9D">
              <w:rPr>
                <w:b/>
                <w:bCs/>
                <w:color w:val="000000" w:themeColor="text1"/>
              </w:rPr>
              <w:t>vs C1&amp;3 p-value</w:t>
            </w:r>
          </w:p>
        </w:tc>
        <w:tc>
          <w:tcPr>
            <w:tcW w:w="1808" w:type="dxa"/>
          </w:tcPr>
          <w:p w14:paraId="4F6604D3" w14:textId="618F2B5F" w:rsidR="124E4225" w:rsidRDefault="124E4225" w:rsidP="124E4225">
            <w:pPr>
              <w:rPr>
                <w:b/>
                <w:bCs/>
                <w:color w:val="000000" w:themeColor="text1"/>
              </w:rPr>
            </w:pPr>
            <w:r w:rsidRPr="124E4225">
              <w:rPr>
                <w:b/>
                <w:bCs/>
                <w:color w:val="000000" w:themeColor="text1"/>
              </w:rPr>
              <w:t>Biochemical Marker</w:t>
            </w:r>
          </w:p>
        </w:tc>
        <w:tc>
          <w:tcPr>
            <w:tcW w:w="1240" w:type="dxa"/>
          </w:tcPr>
          <w:p w14:paraId="768FD784" w14:textId="39C853EB" w:rsidR="124E4225" w:rsidRDefault="124E4225" w:rsidP="124E4225">
            <w:pPr>
              <w:rPr>
                <w:b/>
                <w:bCs/>
                <w:color w:val="000000" w:themeColor="text1"/>
              </w:rPr>
            </w:pPr>
            <w:r w:rsidRPr="124E4225">
              <w:rPr>
                <w:b/>
                <w:bCs/>
                <w:color w:val="000000" w:themeColor="text1"/>
              </w:rPr>
              <w:t>p-value</w:t>
            </w:r>
          </w:p>
        </w:tc>
        <w:tc>
          <w:tcPr>
            <w:tcW w:w="992" w:type="dxa"/>
          </w:tcPr>
          <w:p w14:paraId="20012085" w14:textId="0C04C95F" w:rsidR="00027D9D" w:rsidRDefault="00027D9D" w:rsidP="124E4225">
            <w:pPr>
              <w:rPr>
                <w:b/>
                <w:bCs/>
                <w:color w:val="000000" w:themeColor="text1"/>
              </w:rPr>
            </w:pPr>
            <w:r>
              <w:rPr>
                <w:b/>
                <w:bCs/>
                <w:color w:val="000000" w:themeColor="text1"/>
              </w:rPr>
              <w:t xml:space="preserve">C2 vs </w:t>
            </w:r>
            <w:r w:rsidR="00D1099B">
              <w:rPr>
                <w:b/>
                <w:bCs/>
                <w:color w:val="000000" w:themeColor="text1"/>
              </w:rPr>
              <w:t>C1</w:t>
            </w:r>
            <w:r w:rsidR="0054109A">
              <w:rPr>
                <w:b/>
                <w:bCs/>
                <w:color w:val="000000" w:themeColor="text1"/>
              </w:rPr>
              <w:t>&amp;</w:t>
            </w:r>
            <w:r w:rsidR="00D1099B">
              <w:rPr>
                <w:b/>
                <w:bCs/>
                <w:color w:val="000000" w:themeColor="text1"/>
              </w:rPr>
              <w:t>3</w:t>
            </w:r>
            <w:r w:rsidR="0054109A">
              <w:rPr>
                <w:b/>
                <w:bCs/>
                <w:color w:val="000000" w:themeColor="text1"/>
              </w:rPr>
              <w:t xml:space="preserve"> p-</w:t>
            </w:r>
            <w:r w:rsidR="00673461">
              <w:rPr>
                <w:b/>
                <w:bCs/>
                <w:color w:val="000000" w:themeColor="text1"/>
              </w:rPr>
              <w:t>value</w:t>
            </w:r>
          </w:p>
        </w:tc>
      </w:tr>
      <w:tr w:rsidR="124E4225" w14:paraId="6C68A8D1" w14:textId="096FBA8F" w:rsidTr="002A496C">
        <w:trPr>
          <w:trHeight w:val="300"/>
        </w:trPr>
        <w:tc>
          <w:tcPr>
            <w:tcW w:w="2511" w:type="dxa"/>
          </w:tcPr>
          <w:p w14:paraId="00499F09" w14:textId="6DB673AE" w:rsidR="124E4225" w:rsidRDefault="124E4225" w:rsidP="124E4225">
            <w:pPr>
              <w:rPr>
                <w:color w:val="000000" w:themeColor="text1"/>
              </w:rPr>
            </w:pPr>
            <w:r w:rsidRPr="124E4225">
              <w:rPr>
                <w:color w:val="000000" w:themeColor="text1"/>
              </w:rPr>
              <w:t>Alanine aminotransferase (ALT)</w:t>
            </w:r>
          </w:p>
        </w:tc>
        <w:tc>
          <w:tcPr>
            <w:tcW w:w="1392" w:type="dxa"/>
          </w:tcPr>
          <w:p w14:paraId="4F6F8D94" w14:textId="769E27BA" w:rsidR="124E4225" w:rsidRDefault="124E4225" w:rsidP="124E4225">
            <w:pPr>
              <w:rPr>
                <w:color w:val="000000" w:themeColor="text1"/>
              </w:rPr>
            </w:pPr>
            <w:r w:rsidRPr="124E4225">
              <w:rPr>
                <w:color w:val="000000" w:themeColor="text1"/>
              </w:rPr>
              <w:t>&lt;0.0001</w:t>
            </w:r>
          </w:p>
        </w:tc>
        <w:tc>
          <w:tcPr>
            <w:tcW w:w="1067" w:type="dxa"/>
          </w:tcPr>
          <w:p w14:paraId="11BB11CD" w14:textId="60B0AB65" w:rsidR="003750ED" w:rsidRDefault="003750ED" w:rsidP="124E4225">
            <w:pPr>
              <w:rPr>
                <w:color w:val="000000" w:themeColor="text1"/>
              </w:rPr>
            </w:pPr>
            <w:r>
              <w:rPr>
                <w:color w:val="000000" w:themeColor="text1"/>
              </w:rPr>
              <w:t>&lt;0.000</w:t>
            </w:r>
            <w:r w:rsidR="00D51D8D">
              <w:rPr>
                <w:color w:val="000000" w:themeColor="text1"/>
              </w:rPr>
              <w:t>1</w:t>
            </w:r>
          </w:p>
        </w:tc>
        <w:tc>
          <w:tcPr>
            <w:tcW w:w="1808" w:type="dxa"/>
          </w:tcPr>
          <w:p w14:paraId="5CC5D045" w14:textId="72506838" w:rsidR="124E4225" w:rsidRDefault="124E4225" w:rsidP="124E4225">
            <w:pPr>
              <w:rPr>
                <w:color w:val="000000" w:themeColor="text1"/>
              </w:rPr>
            </w:pPr>
            <w:r w:rsidRPr="124E4225">
              <w:rPr>
                <w:color w:val="000000" w:themeColor="text1"/>
              </w:rPr>
              <w:t>HDL cholesterol</w:t>
            </w:r>
          </w:p>
        </w:tc>
        <w:tc>
          <w:tcPr>
            <w:tcW w:w="1240" w:type="dxa"/>
          </w:tcPr>
          <w:p w14:paraId="6D43F5E7" w14:textId="0674B8BE" w:rsidR="124E4225" w:rsidRDefault="124E4225" w:rsidP="124E4225">
            <w:pPr>
              <w:rPr>
                <w:color w:val="000000" w:themeColor="text1"/>
              </w:rPr>
            </w:pPr>
            <w:r w:rsidRPr="124E4225">
              <w:rPr>
                <w:color w:val="000000" w:themeColor="text1"/>
              </w:rPr>
              <w:t>&lt;0.0001</w:t>
            </w:r>
          </w:p>
        </w:tc>
        <w:tc>
          <w:tcPr>
            <w:tcW w:w="992" w:type="dxa"/>
          </w:tcPr>
          <w:p w14:paraId="66DE4D3A" w14:textId="5E953140" w:rsidR="00363FA9" w:rsidRDefault="00363FA9" w:rsidP="124E4225">
            <w:pPr>
              <w:rPr>
                <w:color w:val="000000" w:themeColor="text1"/>
              </w:rPr>
            </w:pPr>
            <w:r>
              <w:rPr>
                <w:color w:val="000000" w:themeColor="text1"/>
              </w:rPr>
              <w:t>&lt;0.0001</w:t>
            </w:r>
          </w:p>
        </w:tc>
      </w:tr>
      <w:tr w:rsidR="124E4225" w14:paraId="7817AB40" w14:textId="02706BDA" w:rsidTr="002A496C">
        <w:trPr>
          <w:trHeight w:val="300"/>
        </w:trPr>
        <w:tc>
          <w:tcPr>
            <w:tcW w:w="2511" w:type="dxa"/>
          </w:tcPr>
          <w:p w14:paraId="695ADCC0" w14:textId="687F2562" w:rsidR="124E4225" w:rsidRDefault="124E4225" w:rsidP="124E4225">
            <w:pPr>
              <w:rPr>
                <w:color w:val="000000" w:themeColor="text1"/>
              </w:rPr>
            </w:pPr>
            <w:r w:rsidRPr="124E4225">
              <w:rPr>
                <w:color w:val="000000" w:themeColor="text1"/>
              </w:rPr>
              <w:t>Albumin</w:t>
            </w:r>
          </w:p>
        </w:tc>
        <w:tc>
          <w:tcPr>
            <w:tcW w:w="1392" w:type="dxa"/>
          </w:tcPr>
          <w:p w14:paraId="4DCEE847" w14:textId="2BB440BE" w:rsidR="124E4225" w:rsidRDefault="124E4225" w:rsidP="124E4225">
            <w:pPr>
              <w:rPr>
                <w:color w:val="000000" w:themeColor="text1"/>
              </w:rPr>
            </w:pPr>
            <w:r w:rsidRPr="124E4225">
              <w:rPr>
                <w:color w:val="000000" w:themeColor="text1"/>
              </w:rPr>
              <w:t>0.002</w:t>
            </w:r>
          </w:p>
        </w:tc>
        <w:tc>
          <w:tcPr>
            <w:tcW w:w="1067" w:type="dxa"/>
          </w:tcPr>
          <w:p w14:paraId="28DC4AAC" w14:textId="7B250488" w:rsidR="007F2D4E" w:rsidRDefault="007F2D4E" w:rsidP="124E4225">
            <w:pPr>
              <w:rPr>
                <w:color w:val="000000" w:themeColor="text1"/>
              </w:rPr>
            </w:pPr>
            <w:r>
              <w:rPr>
                <w:color w:val="000000" w:themeColor="text1"/>
              </w:rPr>
              <w:t>0</w:t>
            </w:r>
            <w:r w:rsidR="00646946">
              <w:rPr>
                <w:color w:val="000000" w:themeColor="text1"/>
              </w:rPr>
              <w:t>.01</w:t>
            </w:r>
          </w:p>
        </w:tc>
        <w:tc>
          <w:tcPr>
            <w:tcW w:w="1808" w:type="dxa"/>
          </w:tcPr>
          <w:p w14:paraId="47742C7C" w14:textId="742775BA" w:rsidR="124E4225" w:rsidRDefault="124E4225" w:rsidP="124E4225">
            <w:pPr>
              <w:rPr>
                <w:color w:val="000000" w:themeColor="text1"/>
              </w:rPr>
            </w:pPr>
            <w:r w:rsidRPr="124E4225">
              <w:rPr>
                <w:color w:val="000000" w:themeColor="text1"/>
              </w:rPr>
              <w:t>IGF-1</w:t>
            </w:r>
          </w:p>
        </w:tc>
        <w:tc>
          <w:tcPr>
            <w:tcW w:w="1240" w:type="dxa"/>
          </w:tcPr>
          <w:p w14:paraId="2FBF7D06" w14:textId="6E16BABD" w:rsidR="124E4225" w:rsidRDefault="124E4225" w:rsidP="124E4225">
            <w:pPr>
              <w:rPr>
                <w:color w:val="000000" w:themeColor="text1"/>
              </w:rPr>
            </w:pPr>
            <w:r w:rsidRPr="124E4225">
              <w:rPr>
                <w:color w:val="000000" w:themeColor="text1"/>
              </w:rPr>
              <w:t>0.02</w:t>
            </w:r>
          </w:p>
        </w:tc>
        <w:tc>
          <w:tcPr>
            <w:tcW w:w="992" w:type="dxa"/>
          </w:tcPr>
          <w:p w14:paraId="2078156C" w14:textId="65F2E999" w:rsidR="0036068D" w:rsidRDefault="0036068D" w:rsidP="124E4225">
            <w:pPr>
              <w:rPr>
                <w:color w:val="000000" w:themeColor="text1"/>
              </w:rPr>
            </w:pPr>
            <w:r>
              <w:rPr>
                <w:color w:val="000000" w:themeColor="text1"/>
              </w:rPr>
              <w:t>0.006</w:t>
            </w:r>
          </w:p>
        </w:tc>
      </w:tr>
      <w:tr w:rsidR="124E4225" w14:paraId="4B9E0C73" w14:textId="59CB5497" w:rsidTr="002A496C">
        <w:trPr>
          <w:trHeight w:val="300"/>
        </w:trPr>
        <w:tc>
          <w:tcPr>
            <w:tcW w:w="2511" w:type="dxa"/>
          </w:tcPr>
          <w:p w14:paraId="332684C9" w14:textId="5D2EEA6D" w:rsidR="124E4225" w:rsidRDefault="124E4225" w:rsidP="124E4225">
            <w:pPr>
              <w:rPr>
                <w:color w:val="000000" w:themeColor="text1"/>
              </w:rPr>
            </w:pPr>
            <w:r w:rsidRPr="124E4225">
              <w:rPr>
                <w:color w:val="000000" w:themeColor="text1"/>
              </w:rPr>
              <w:t>Alkaline phosphatase (ALP)</w:t>
            </w:r>
          </w:p>
        </w:tc>
        <w:tc>
          <w:tcPr>
            <w:tcW w:w="1392" w:type="dxa"/>
          </w:tcPr>
          <w:p w14:paraId="1A449F50" w14:textId="182B65B4" w:rsidR="124E4225" w:rsidRDefault="124E4225" w:rsidP="124E4225">
            <w:pPr>
              <w:rPr>
                <w:color w:val="000000" w:themeColor="text1"/>
              </w:rPr>
            </w:pPr>
            <w:r w:rsidRPr="124E4225">
              <w:rPr>
                <w:color w:val="000000" w:themeColor="text1"/>
              </w:rPr>
              <w:t>&lt;0.0001</w:t>
            </w:r>
          </w:p>
        </w:tc>
        <w:tc>
          <w:tcPr>
            <w:tcW w:w="1067" w:type="dxa"/>
          </w:tcPr>
          <w:p w14:paraId="0F96CC7F" w14:textId="489020A5" w:rsidR="00646946" w:rsidRDefault="00646946" w:rsidP="124E4225">
            <w:pPr>
              <w:rPr>
                <w:color w:val="000000" w:themeColor="text1"/>
              </w:rPr>
            </w:pPr>
            <w:r>
              <w:rPr>
                <w:color w:val="000000" w:themeColor="text1"/>
              </w:rPr>
              <w:t>&lt;0.0001</w:t>
            </w:r>
          </w:p>
        </w:tc>
        <w:tc>
          <w:tcPr>
            <w:tcW w:w="1808" w:type="dxa"/>
          </w:tcPr>
          <w:p w14:paraId="534A6226" w14:textId="0C5763A8" w:rsidR="124E4225" w:rsidRDefault="124E4225" w:rsidP="124E4225">
            <w:pPr>
              <w:rPr>
                <w:color w:val="000000" w:themeColor="text1"/>
              </w:rPr>
            </w:pPr>
            <w:r w:rsidRPr="124E4225">
              <w:rPr>
                <w:color w:val="000000" w:themeColor="text1"/>
              </w:rPr>
              <w:t>LDL direct</w:t>
            </w:r>
          </w:p>
        </w:tc>
        <w:tc>
          <w:tcPr>
            <w:tcW w:w="1240" w:type="dxa"/>
          </w:tcPr>
          <w:p w14:paraId="69903AD4" w14:textId="3E0A40AE" w:rsidR="124E4225" w:rsidRDefault="124E4225" w:rsidP="124E4225">
            <w:pPr>
              <w:rPr>
                <w:color w:val="000000" w:themeColor="text1"/>
              </w:rPr>
            </w:pPr>
            <w:r w:rsidRPr="124E4225">
              <w:rPr>
                <w:color w:val="000000" w:themeColor="text1"/>
              </w:rPr>
              <w:t>&lt;0.0001</w:t>
            </w:r>
          </w:p>
        </w:tc>
        <w:tc>
          <w:tcPr>
            <w:tcW w:w="992" w:type="dxa"/>
          </w:tcPr>
          <w:p w14:paraId="6C225004" w14:textId="155E00E5" w:rsidR="00A339BA" w:rsidRDefault="00A339BA" w:rsidP="124E4225">
            <w:pPr>
              <w:rPr>
                <w:color w:val="000000" w:themeColor="text1"/>
              </w:rPr>
            </w:pPr>
            <w:r>
              <w:rPr>
                <w:color w:val="000000" w:themeColor="text1"/>
              </w:rPr>
              <w:t>&lt;0.0001</w:t>
            </w:r>
          </w:p>
        </w:tc>
      </w:tr>
      <w:tr w:rsidR="124E4225" w14:paraId="5080300F" w14:textId="7405A02D" w:rsidTr="002A496C">
        <w:trPr>
          <w:trHeight w:val="300"/>
        </w:trPr>
        <w:tc>
          <w:tcPr>
            <w:tcW w:w="2511" w:type="dxa"/>
          </w:tcPr>
          <w:p w14:paraId="1F752369" w14:textId="11932EAA" w:rsidR="124E4225" w:rsidRDefault="124E4225" w:rsidP="124E4225">
            <w:pPr>
              <w:rPr>
                <w:color w:val="000000" w:themeColor="text1"/>
              </w:rPr>
            </w:pPr>
            <w:r w:rsidRPr="124E4225">
              <w:rPr>
                <w:color w:val="000000" w:themeColor="text1"/>
              </w:rPr>
              <w:t>Apolipoprotein A</w:t>
            </w:r>
          </w:p>
        </w:tc>
        <w:tc>
          <w:tcPr>
            <w:tcW w:w="1392" w:type="dxa"/>
          </w:tcPr>
          <w:p w14:paraId="5D4B6ECF" w14:textId="7E424AB0" w:rsidR="124E4225" w:rsidRDefault="124E4225" w:rsidP="124E4225">
            <w:pPr>
              <w:rPr>
                <w:color w:val="000000" w:themeColor="text1"/>
              </w:rPr>
            </w:pPr>
            <w:r w:rsidRPr="124E4225">
              <w:rPr>
                <w:color w:val="000000" w:themeColor="text1"/>
              </w:rPr>
              <w:t>0.002</w:t>
            </w:r>
          </w:p>
        </w:tc>
        <w:tc>
          <w:tcPr>
            <w:tcW w:w="1067" w:type="dxa"/>
          </w:tcPr>
          <w:p w14:paraId="1E13E2AA" w14:textId="53B474A3" w:rsidR="00C87573" w:rsidRDefault="00C87573" w:rsidP="124E4225">
            <w:pPr>
              <w:rPr>
                <w:color w:val="000000" w:themeColor="text1"/>
              </w:rPr>
            </w:pPr>
            <w:r>
              <w:rPr>
                <w:color w:val="000000" w:themeColor="text1"/>
              </w:rPr>
              <w:t>0.000</w:t>
            </w:r>
            <w:r w:rsidR="0077125E">
              <w:rPr>
                <w:color w:val="000000" w:themeColor="text1"/>
              </w:rPr>
              <w:t>6</w:t>
            </w:r>
          </w:p>
        </w:tc>
        <w:tc>
          <w:tcPr>
            <w:tcW w:w="1808" w:type="dxa"/>
          </w:tcPr>
          <w:p w14:paraId="6CA627FB" w14:textId="4FD0F355" w:rsidR="124E4225" w:rsidRDefault="124E4225" w:rsidP="124E4225">
            <w:pPr>
              <w:rPr>
                <w:color w:val="000000" w:themeColor="text1"/>
              </w:rPr>
            </w:pPr>
            <w:r w:rsidRPr="124E4225">
              <w:rPr>
                <w:color w:val="000000" w:themeColor="text1"/>
              </w:rPr>
              <w:t>Lipoprotein A</w:t>
            </w:r>
          </w:p>
        </w:tc>
        <w:tc>
          <w:tcPr>
            <w:tcW w:w="1240" w:type="dxa"/>
          </w:tcPr>
          <w:p w14:paraId="4FEAEAA1" w14:textId="2E91C71E" w:rsidR="124E4225" w:rsidRDefault="124E4225" w:rsidP="124E4225">
            <w:pPr>
              <w:rPr>
                <w:color w:val="000000" w:themeColor="text1"/>
              </w:rPr>
            </w:pPr>
            <w:r w:rsidRPr="124E4225">
              <w:rPr>
                <w:color w:val="000000" w:themeColor="text1"/>
              </w:rPr>
              <w:t>0.4</w:t>
            </w:r>
          </w:p>
        </w:tc>
        <w:tc>
          <w:tcPr>
            <w:tcW w:w="992" w:type="dxa"/>
          </w:tcPr>
          <w:p w14:paraId="5C4BA725" w14:textId="694BFE7E" w:rsidR="00BD1870" w:rsidRDefault="00BD1870" w:rsidP="124E4225">
            <w:pPr>
              <w:rPr>
                <w:color w:val="000000" w:themeColor="text1"/>
              </w:rPr>
            </w:pPr>
            <w:r>
              <w:rPr>
                <w:color w:val="000000" w:themeColor="text1"/>
              </w:rPr>
              <w:t>0</w:t>
            </w:r>
            <w:r w:rsidR="0038038F">
              <w:rPr>
                <w:color w:val="000000" w:themeColor="text1"/>
              </w:rPr>
              <w:t>.7</w:t>
            </w:r>
          </w:p>
        </w:tc>
      </w:tr>
      <w:tr w:rsidR="124E4225" w14:paraId="45CF6C2F" w14:textId="4B8943EC" w:rsidTr="002A496C">
        <w:trPr>
          <w:trHeight w:val="300"/>
        </w:trPr>
        <w:tc>
          <w:tcPr>
            <w:tcW w:w="2511" w:type="dxa"/>
          </w:tcPr>
          <w:p w14:paraId="3BFD5E69" w14:textId="35380C95" w:rsidR="124E4225" w:rsidRDefault="124E4225" w:rsidP="124E4225">
            <w:pPr>
              <w:rPr>
                <w:color w:val="000000" w:themeColor="text1"/>
              </w:rPr>
            </w:pPr>
            <w:r w:rsidRPr="124E4225">
              <w:rPr>
                <w:color w:val="000000" w:themeColor="text1"/>
              </w:rPr>
              <w:t>Apolipoprotein B</w:t>
            </w:r>
          </w:p>
        </w:tc>
        <w:tc>
          <w:tcPr>
            <w:tcW w:w="1392" w:type="dxa"/>
          </w:tcPr>
          <w:p w14:paraId="5A187029" w14:textId="6C108FF4" w:rsidR="124E4225" w:rsidRDefault="124E4225" w:rsidP="124E4225">
            <w:pPr>
              <w:rPr>
                <w:color w:val="000000" w:themeColor="text1"/>
              </w:rPr>
            </w:pPr>
            <w:r w:rsidRPr="124E4225">
              <w:rPr>
                <w:color w:val="000000" w:themeColor="text1"/>
              </w:rPr>
              <w:t>&lt;0.0001</w:t>
            </w:r>
          </w:p>
        </w:tc>
        <w:tc>
          <w:tcPr>
            <w:tcW w:w="1067" w:type="dxa"/>
          </w:tcPr>
          <w:p w14:paraId="353BC024" w14:textId="7A0B0AA6" w:rsidR="00464559" w:rsidRDefault="00464559" w:rsidP="124E4225">
            <w:pPr>
              <w:rPr>
                <w:color w:val="000000" w:themeColor="text1"/>
              </w:rPr>
            </w:pPr>
            <w:r>
              <w:rPr>
                <w:color w:val="000000" w:themeColor="text1"/>
              </w:rPr>
              <w:t>0.000</w:t>
            </w:r>
            <w:r w:rsidR="00954B28">
              <w:rPr>
                <w:color w:val="000000" w:themeColor="text1"/>
              </w:rPr>
              <w:t>5</w:t>
            </w:r>
          </w:p>
        </w:tc>
        <w:tc>
          <w:tcPr>
            <w:tcW w:w="1808" w:type="dxa"/>
          </w:tcPr>
          <w:p w14:paraId="1CF807A3" w14:textId="2A1CFDA7" w:rsidR="124E4225" w:rsidRDefault="124E4225" w:rsidP="124E4225">
            <w:pPr>
              <w:rPr>
                <w:color w:val="000000" w:themeColor="text1"/>
              </w:rPr>
            </w:pPr>
            <w:proofErr w:type="spellStart"/>
            <w:r w:rsidRPr="124E4225">
              <w:rPr>
                <w:color w:val="000000" w:themeColor="text1"/>
              </w:rPr>
              <w:t>Oestradiol</w:t>
            </w:r>
            <w:proofErr w:type="spellEnd"/>
          </w:p>
        </w:tc>
        <w:tc>
          <w:tcPr>
            <w:tcW w:w="1240" w:type="dxa"/>
          </w:tcPr>
          <w:p w14:paraId="393A4EBD" w14:textId="4A13187F" w:rsidR="124E4225" w:rsidRDefault="124E4225" w:rsidP="124E4225">
            <w:pPr>
              <w:rPr>
                <w:color w:val="000000" w:themeColor="text1"/>
              </w:rPr>
            </w:pPr>
            <w:r w:rsidRPr="124E4225">
              <w:rPr>
                <w:color w:val="000000" w:themeColor="text1"/>
              </w:rPr>
              <w:t>0.5</w:t>
            </w:r>
          </w:p>
        </w:tc>
        <w:tc>
          <w:tcPr>
            <w:tcW w:w="992" w:type="dxa"/>
          </w:tcPr>
          <w:p w14:paraId="57408DDA" w14:textId="14BD1499" w:rsidR="00590BA6" w:rsidRDefault="00590BA6" w:rsidP="124E4225">
            <w:pPr>
              <w:rPr>
                <w:color w:val="000000" w:themeColor="text1"/>
              </w:rPr>
            </w:pPr>
            <w:r>
              <w:rPr>
                <w:color w:val="000000" w:themeColor="text1"/>
              </w:rPr>
              <w:t>0.3</w:t>
            </w:r>
          </w:p>
        </w:tc>
      </w:tr>
      <w:tr w:rsidR="124E4225" w14:paraId="3E22DD23" w14:textId="10F51A56" w:rsidTr="002A496C">
        <w:trPr>
          <w:trHeight w:val="300"/>
        </w:trPr>
        <w:tc>
          <w:tcPr>
            <w:tcW w:w="2511" w:type="dxa"/>
          </w:tcPr>
          <w:p w14:paraId="70A88BC4" w14:textId="735758F0" w:rsidR="124E4225" w:rsidRDefault="124E4225" w:rsidP="124E4225">
            <w:pPr>
              <w:rPr>
                <w:color w:val="000000" w:themeColor="text1"/>
              </w:rPr>
            </w:pPr>
            <w:r w:rsidRPr="124E4225">
              <w:rPr>
                <w:color w:val="000000" w:themeColor="text1"/>
              </w:rPr>
              <w:t>Aspartate aminotransferase (AST)</w:t>
            </w:r>
          </w:p>
        </w:tc>
        <w:tc>
          <w:tcPr>
            <w:tcW w:w="1392" w:type="dxa"/>
          </w:tcPr>
          <w:p w14:paraId="478798EA" w14:textId="1776B293" w:rsidR="124E4225" w:rsidRDefault="124E4225" w:rsidP="124E4225">
            <w:pPr>
              <w:rPr>
                <w:color w:val="000000" w:themeColor="text1"/>
              </w:rPr>
            </w:pPr>
            <w:r w:rsidRPr="124E4225">
              <w:rPr>
                <w:color w:val="000000" w:themeColor="text1"/>
              </w:rPr>
              <w:t>&lt;0.0001</w:t>
            </w:r>
          </w:p>
        </w:tc>
        <w:tc>
          <w:tcPr>
            <w:tcW w:w="1067" w:type="dxa"/>
          </w:tcPr>
          <w:p w14:paraId="08EDF6B6" w14:textId="26EF4E08" w:rsidR="00954B28" w:rsidRDefault="00954B28" w:rsidP="124E4225">
            <w:pPr>
              <w:rPr>
                <w:color w:val="000000" w:themeColor="text1"/>
              </w:rPr>
            </w:pPr>
            <w:r>
              <w:rPr>
                <w:color w:val="000000" w:themeColor="text1"/>
              </w:rPr>
              <w:t>&lt;0.0001</w:t>
            </w:r>
          </w:p>
        </w:tc>
        <w:tc>
          <w:tcPr>
            <w:tcW w:w="1808" w:type="dxa"/>
          </w:tcPr>
          <w:p w14:paraId="64D39E8A" w14:textId="27A891CC" w:rsidR="124E4225" w:rsidRDefault="124E4225" w:rsidP="124E4225">
            <w:pPr>
              <w:rPr>
                <w:color w:val="000000" w:themeColor="text1"/>
              </w:rPr>
            </w:pPr>
            <w:r w:rsidRPr="124E4225">
              <w:rPr>
                <w:color w:val="000000" w:themeColor="text1"/>
              </w:rPr>
              <w:t>Phosphate</w:t>
            </w:r>
          </w:p>
        </w:tc>
        <w:tc>
          <w:tcPr>
            <w:tcW w:w="1240" w:type="dxa"/>
          </w:tcPr>
          <w:p w14:paraId="46758D92" w14:textId="2FFDB372" w:rsidR="124E4225" w:rsidRDefault="124E4225" w:rsidP="124E4225">
            <w:pPr>
              <w:rPr>
                <w:color w:val="000000" w:themeColor="text1"/>
              </w:rPr>
            </w:pPr>
            <w:r w:rsidRPr="124E4225">
              <w:rPr>
                <w:color w:val="000000" w:themeColor="text1"/>
              </w:rPr>
              <w:t>0.5</w:t>
            </w:r>
          </w:p>
        </w:tc>
        <w:tc>
          <w:tcPr>
            <w:tcW w:w="992" w:type="dxa"/>
          </w:tcPr>
          <w:p w14:paraId="61B3C942" w14:textId="671CF534" w:rsidR="00FC5E50" w:rsidRDefault="00FC5E50" w:rsidP="124E4225">
            <w:pPr>
              <w:rPr>
                <w:color w:val="000000" w:themeColor="text1"/>
              </w:rPr>
            </w:pPr>
            <w:r>
              <w:rPr>
                <w:color w:val="000000" w:themeColor="text1"/>
              </w:rPr>
              <w:t>0.2</w:t>
            </w:r>
          </w:p>
        </w:tc>
      </w:tr>
      <w:tr w:rsidR="124E4225" w14:paraId="364D930E" w14:textId="0A6FBF7E" w:rsidTr="002A496C">
        <w:trPr>
          <w:trHeight w:val="300"/>
        </w:trPr>
        <w:tc>
          <w:tcPr>
            <w:tcW w:w="2511" w:type="dxa"/>
          </w:tcPr>
          <w:p w14:paraId="7FFEF36D" w14:textId="77BBDC4E" w:rsidR="124E4225" w:rsidRDefault="124E4225" w:rsidP="124E4225">
            <w:pPr>
              <w:rPr>
                <w:color w:val="000000" w:themeColor="text1"/>
              </w:rPr>
            </w:pPr>
            <w:r w:rsidRPr="124E4225">
              <w:rPr>
                <w:color w:val="000000" w:themeColor="text1"/>
              </w:rPr>
              <w:t>C-reactive protein</w:t>
            </w:r>
          </w:p>
        </w:tc>
        <w:tc>
          <w:tcPr>
            <w:tcW w:w="1392" w:type="dxa"/>
          </w:tcPr>
          <w:p w14:paraId="16506BEF" w14:textId="511D7A51" w:rsidR="124E4225" w:rsidRDefault="124E4225" w:rsidP="124E4225">
            <w:pPr>
              <w:rPr>
                <w:color w:val="000000" w:themeColor="text1"/>
              </w:rPr>
            </w:pPr>
            <w:r w:rsidRPr="124E4225">
              <w:rPr>
                <w:color w:val="000000" w:themeColor="text1"/>
              </w:rPr>
              <w:t>&lt;0.0001</w:t>
            </w:r>
          </w:p>
        </w:tc>
        <w:tc>
          <w:tcPr>
            <w:tcW w:w="1067" w:type="dxa"/>
          </w:tcPr>
          <w:p w14:paraId="417FFA74" w14:textId="2677EAED" w:rsidR="00D07FA2" w:rsidRDefault="00D07FA2" w:rsidP="124E4225">
            <w:pPr>
              <w:rPr>
                <w:color w:val="000000" w:themeColor="text1"/>
              </w:rPr>
            </w:pPr>
            <w:r>
              <w:rPr>
                <w:color w:val="000000" w:themeColor="text1"/>
              </w:rPr>
              <w:t>&lt;0.0001</w:t>
            </w:r>
          </w:p>
        </w:tc>
        <w:tc>
          <w:tcPr>
            <w:tcW w:w="1808" w:type="dxa"/>
          </w:tcPr>
          <w:p w14:paraId="78127968" w14:textId="175F63AF" w:rsidR="124E4225" w:rsidRDefault="124E4225" w:rsidP="124E4225">
            <w:pPr>
              <w:rPr>
                <w:color w:val="000000" w:themeColor="text1"/>
              </w:rPr>
            </w:pPr>
            <w:r w:rsidRPr="124E4225">
              <w:rPr>
                <w:color w:val="000000" w:themeColor="text1"/>
              </w:rPr>
              <w:t>Rheumatoid factor</w:t>
            </w:r>
          </w:p>
        </w:tc>
        <w:tc>
          <w:tcPr>
            <w:tcW w:w="1240" w:type="dxa"/>
          </w:tcPr>
          <w:p w14:paraId="1C5BA99F" w14:textId="0910D301" w:rsidR="124E4225" w:rsidRDefault="124E4225" w:rsidP="124E4225">
            <w:pPr>
              <w:rPr>
                <w:color w:val="000000" w:themeColor="text1"/>
              </w:rPr>
            </w:pPr>
            <w:r w:rsidRPr="124E4225">
              <w:rPr>
                <w:color w:val="000000" w:themeColor="text1"/>
              </w:rPr>
              <w:t>0.03</w:t>
            </w:r>
          </w:p>
        </w:tc>
        <w:tc>
          <w:tcPr>
            <w:tcW w:w="992" w:type="dxa"/>
          </w:tcPr>
          <w:p w14:paraId="61CB5500" w14:textId="721D05E7" w:rsidR="007A4724" w:rsidRDefault="007A4724" w:rsidP="124E4225">
            <w:pPr>
              <w:rPr>
                <w:color w:val="000000" w:themeColor="text1"/>
              </w:rPr>
            </w:pPr>
            <w:r>
              <w:rPr>
                <w:color w:val="000000" w:themeColor="text1"/>
              </w:rPr>
              <w:t>0.007</w:t>
            </w:r>
          </w:p>
        </w:tc>
      </w:tr>
      <w:tr w:rsidR="124E4225" w14:paraId="64DFC1BA" w14:textId="62ED534C" w:rsidTr="002A496C">
        <w:trPr>
          <w:trHeight w:val="300"/>
        </w:trPr>
        <w:tc>
          <w:tcPr>
            <w:tcW w:w="2511" w:type="dxa"/>
          </w:tcPr>
          <w:p w14:paraId="308B048B" w14:textId="58749860" w:rsidR="124E4225" w:rsidRDefault="124E4225" w:rsidP="124E4225">
            <w:pPr>
              <w:rPr>
                <w:color w:val="000000" w:themeColor="text1"/>
              </w:rPr>
            </w:pPr>
            <w:r w:rsidRPr="124E4225">
              <w:rPr>
                <w:color w:val="000000" w:themeColor="text1"/>
              </w:rPr>
              <w:t>Calcium</w:t>
            </w:r>
          </w:p>
        </w:tc>
        <w:tc>
          <w:tcPr>
            <w:tcW w:w="1392" w:type="dxa"/>
          </w:tcPr>
          <w:p w14:paraId="198487C8" w14:textId="6106F770" w:rsidR="124E4225" w:rsidRDefault="124E4225" w:rsidP="124E4225">
            <w:pPr>
              <w:rPr>
                <w:color w:val="000000" w:themeColor="text1"/>
              </w:rPr>
            </w:pPr>
            <w:r w:rsidRPr="124E4225">
              <w:rPr>
                <w:color w:val="000000" w:themeColor="text1"/>
              </w:rPr>
              <w:t>0.007</w:t>
            </w:r>
          </w:p>
        </w:tc>
        <w:tc>
          <w:tcPr>
            <w:tcW w:w="1067" w:type="dxa"/>
          </w:tcPr>
          <w:p w14:paraId="0C7A43A5" w14:textId="05297423" w:rsidR="00C6405D" w:rsidRDefault="00C6405D" w:rsidP="124E4225">
            <w:pPr>
              <w:rPr>
                <w:color w:val="000000" w:themeColor="text1"/>
              </w:rPr>
            </w:pPr>
            <w:r>
              <w:rPr>
                <w:color w:val="000000" w:themeColor="text1"/>
              </w:rPr>
              <w:t>0</w:t>
            </w:r>
            <w:r w:rsidR="00BA4411">
              <w:rPr>
                <w:color w:val="000000" w:themeColor="text1"/>
              </w:rPr>
              <w:t>.1</w:t>
            </w:r>
          </w:p>
        </w:tc>
        <w:tc>
          <w:tcPr>
            <w:tcW w:w="1808" w:type="dxa"/>
          </w:tcPr>
          <w:p w14:paraId="323E4F43" w14:textId="74AF847A" w:rsidR="124E4225" w:rsidRDefault="124E4225" w:rsidP="124E4225">
            <w:pPr>
              <w:rPr>
                <w:color w:val="000000" w:themeColor="text1"/>
              </w:rPr>
            </w:pPr>
            <w:r w:rsidRPr="124E4225">
              <w:rPr>
                <w:color w:val="000000" w:themeColor="text1"/>
              </w:rPr>
              <w:t>SHBG</w:t>
            </w:r>
          </w:p>
        </w:tc>
        <w:tc>
          <w:tcPr>
            <w:tcW w:w="1240" w:type="dxa"/>
          </w:tcPr>
          <w:p w14:paraId="02406596" w14:textId="17E66E90" w:rsidR="124E4225" w:rsidRDefault="124E4225" w:rsidP="124E4225">
            <w:pPr>
              <w:rPr>
                <w:color w:val="000000" w:themeColor="text1"/>
              </w:rPr>
            </w:pPr>
            <w:r w:rsidRPr="124E4225">
              <w:rPr>
                <w:color w:val="000000" w:themeColor="text1"/>
              </w:rPr>
              <w:t>0.06</w:t>
            </w:r>
          </w:p>
        </w:tc>
        <w:tc>
          <w:tcPr>
            <w:tcW w:w="992" w:type="dxa"/>
          </w:tcPr>
          <w:p w14:paraId="55DEEA05" w14:textId="13BCE647" w:rsidR="00EF2EC3" w:rsidRDefault="00EF2EC3" w:rsidP="124E4225">
            <w:pPr>
              <w:rPr>
                <w:color w:val="000000" w:themeColor="text1"/>
              </w:rPr>
            </w:pPr>
            <w:r>
              <w:rPr>
                <w:color w:val="000000" w:themeColor="text1"/>
              </w:rPr>
              <w:t>0.4</w:t>
            </w:r>
          </w:p>
        </w:tc>
      </w:tr>
      <w:tr w:rsidR="124E4225" w14:paraId="26211050" w14:textId="672A4C6F" w:rsidTr="002A496C">
        <w:trPr>
          <w:trHeight w:val="300"/>
        </w:trPr>
        <w:tc>
          <w:tcPr>
            <w:tcW w:w="2511" w:type="dxa"/>
          </w:tcPr>
          <w:p w14:paraId="024D77F7" w14:textId="3A76179A" w:rsidR="124E4225" w:rsidRDefault="124E4225" w:rsidP="124E4225">
            <w:pPr>
              <w:rPr>
                <w:color w:val="000000" w:themeColor="text1"/>
              </w:rPr>
            </w:pPr>
            <w:r w:rsidRPr="124E4225">
              <w:rPr>
                <w:color w:val="000000" w:themeColor="text1"/>
              </w:rPr>
              <w:t>Cholesterol</w:t>
            </w:r>
          </w:p>
        </w:tc>
        <w:tc>
          <w:tcPr>
            <w:tcW w:w="1392" w:type="dxa"/>
          </w:tcPr>
          <w:p w14:paraId="47876AFD" w14:textId="15452243" w:rsidR="124E4225" w:rsidRDefault="124E4225" w:rsidP="124E4225">
            <w:pPr>
              <w:rPr>
                <w:color w:val="000000" w:themeColor="text1"/>
              </w:rPr>
            </w:pPr>
            <w:r w:rsidRPr="124E4225">
              <w:rPr>
                <w:color w:val="000000" w:themeColor="text1"/>
              </w:rPr>
              <w:t>0.002</w:t>
            </w:r>
          </w:p>
        </w:tc>
        <w:tc>
          <w:tcPr>
            <w:tcW w:w="1067" w:type="dxa"/>
          </w:tcPr>
          <w:p w14:paraId="5E822E8E" w14:textId="7811955F" w:rsidR="004736D2" w:rsidRDefault="004736D2" w:rsidP="124E4225">
            <w:pPr>
              <w:rPr>
                <w:color w:val="000000" w:themeColor="text1"/>
              </w:rPr>
            </w:pPr>
            <w:r>
              <w:rPr>
                <w:color w:val="000000" w:themeColor="text1"/>
              </w:rPr>
              <w:t>0.001</w:t>
            </w:r>
          </w:p>
        </w:tc>
        <w:tc>
          <w:tcPr>
            <w:tcW w:w="1808" w:type="dxa"/>
          </w:tcPr>
          <w:p w14:paraId="110FF442" w14:textId="5429B143" w:rsidR="124E4225" w:rsidRDefault="124E4225" w:rsidP="124E4225">
            <w:pPr>
              <w:rPr>
                <w:color w:val="000000" w:themeColor="text1"/>
              </w:rPr>
            </w:pPr>
            <w:r w:rsidRPr="124E4225">
              <w:rPr>
                <w:color w:val="000000" w:themeColor="text1"/>
              </w:rPr>
              <w:t>Testosterone</w:t>
            </w:r>
          </w:p>
        </w:tc>
        <w:tc>
          <w:tcPr>
            <w:tcW w:w="1240" w:type="dxa"/>
          </w:tcPr>
          <w:p w14:paraId="694A4293" w14:textId="5A71CDA3" w:rsidR="124E4225" w:rsidRDefault="124E4225" w:rsidP="124E4225">
            <w:pPr>
              <w:rPr>
                <w:color w:val="000000" w:themeColor="text1"/>
              </w:rPr>
            </w:pPr>
            <w:r w:rsidRPr="124E4225">
              <w:rPr>
                <w:color w:val="000000" w:themeColor="text1"/>
              </w:rPr>
              <w:t>0.2</w:t>
            </w:r>
          </w:p>
        </w:tc>
        <w:tc>
          <w:tcPr>
            <w:tcW w:w="992" w:type="dxa"/>
          </w:tcPr>
          <w:p w14:paraId="7635E3E3" w14:textId="7FEE811A" w:rsidR="00FA29F1" w:rsidRDefault="00FA29F1" w:rsidP="124E4225">
            <w:pPr>
              <w:rPr>
                <w:color w:val="000000" w:themeColor="text1"/>
              </w:rPr>
            </w:pPr>
            <w:r>
              <w:rPr>
                <w:color w:val="000000" w:themeColor="text1"/>
              </w:rPr>
              <w:t>0.</w:t>
            </w:r>
            <w:r w:rsidR="00F64DB6">
              <w:rPr>
                <w:color w:val="000000" w:themeColor="text1"/>
              </w:rPr>
              <w:t>96</w:t>
            </w:r>
          </w:p>
        </w:tc>
      </w:tr>
      <w:tr w:rsidR="124E4225" w14:paraId="1088381F" w14:textId="2AABB438" w:rsidTr="002A496C">
        <w:trPr>
          <w:trHeight w:val="300"/>
        </w:trPr>
        <w:tc>
          <w:tcPr>
            <w:tcW w:w="2511" w:type="dxa"/>
          </w:tcPr>
          <w:p w14:paraId="3A0D858C" w14:textId="462F0025" w:rsidR="124E4225" w:rsidRDefault="124E4225" w:rsidP="124E4225">
            <w:pPr>
              <w:rPr>
                <w:color w:val="000000" w:themeColor="text1"/>
              </w:rPr>
            </w:pPr>
            <w:r w:rsidRPr="124E4225">
              <w:rPr>
                <w:color w:val="000000" w:themeColor="text1"/>
              </w:rPr>
              <w:t>Creatinine</w:t>
            </w:r>
          </w:p>
        </w:tc>
        <w:tc>
          <w:tcPr>
            <w:tcW w:w="1392" w:type="dxa"/>
          </w:tcPr>
          <w:p w14:paraId="5EF097A4" w14:textId="6193E700" w:rsidR="124E4225" w:rsidRDefault="124E4225" w:rsidP="124E4225">
            <w:pPr>
              <w:rPr>
                <w:color w:val="000000" w:themeColor="text1"/>
              </w:rPr>
            </w:pPr>
            <w:r w:rsidRPr="124E4225">
              <w:rPr>
                <w:color w:val="000000" w:themeColor="text1"/>
              </w:rPr>
              <w:t>&lt;0.0001</w:t>
            </w:r>
          </w:p>
        </w:tc>
        <w:tc>
          <w:tcPr>
            <w:tcW w:w="1067" w:type="dxa"/>
          </w:tcPr>
          <w:p w14:paraId="4F2A8556" w14:textId="0358D513" w:rsidR="002A5948" w:rsidRDefault="002A5948" w:rsidP="124E4225">
            <w:pPr>
              <w:rPr>
                <w:color w:val="000000" w:themeColor="text1"/>
              </w:rPr>
            </w:pPr>
            <w:r>
              <w:rPr>
                <w:color w:val="000000" w:themeColor="text1"/>
              </w:rPr>
              <w:t>&lt;0.0001</w:t>
            </w:r>
          </w:p>
        </w:tc>
        <w:tc>
          <w:tcPr>
            <w:tcW w:w="1808" w:type="dxa"/>
          </w:tcPr>
          <w:p w14:paraId="4FB38416" w14:textId="229F2A67" w:rsidR="124E4225" w:rsidRDefault="124E4225" w:rsidP="124E4225">
            <w:pPr>
              <w:rPr>
                <w:color w:val="000000" w:themeColor="text1"/>
              </w:rPr>
            </w:pPr>
            <w:r w:rsidRPr="124E4225">
              <w:rPr>
                <w:color w:val="000000" w:themeColor="text1"/>
              </w:rPr>
              <w:t>Total bilirubin</w:t>
            </w:r>
          </w:p>
        </w:tc>
        <w:tc>
          <w:tcPr>
            <w:tcW w:w="1240" w:type="dxa"/>
          </w:tcPr>
          <w:p w14:paraId="303CE125" w14:textId="6772150D" w:rsidR="124E4225" w:rsidRDefault="124E4225" w:rsidP="124E4225">
            <w:pPr>
              <w:rPr>
                <w:color w:val="000000" w:themeColor="text1"/>
              </w:rPr>
            </w:pPr>
            <w:r w:rsidRPr="124E4225">
              <w:rPr>
                <w:color w:val="000000" w:themeColor="text1"/>
              </w:rPr>
              <w:t>0.5</w:t>
            </w:r>
          </w:p>
        </w:tc>
        <w:tc>
          <w:tcPr>
            <w:tcW w:w="992" w:type="dxa"/>
          </w:tcPr>
          <w:p w14:paraId="44702CD9" w14:textId="13DF997D" w:rsidR="00B07B5E" w:rsidRDefault="00B07B5E" w:rsidP="124E4225">
            <w:pPr>
              <w:rPr>
                <w:color w:val="000000" w:themeColor="text1"/>
              </w:rPr>
            </w:pPr>
            <w:r>
              <w:rPr>
                <w:color w:val="000000" w:themeColor="text1"/>
              </w:rPr>
              <w:t>0.3</w:t>
            </w:r>
          </w:p>
        </w:tc>
      </w:tr>
      <w:tr w:rsidR="124E4225" w14:paraId="358F7E71" w14:textId="1DEEB089" w:rsidTr="002A496C">
        <w:trPr>
          <w:trHeight w:val="300"/>
        </w:trPr>
        <w:tc>
          <w:tcPr>
            <w:tcW w:w="2511" w:type="dxa"/>
          </w:tcPr>
          <w:p w14:paraId="3BFD0B02" w14:textId="02FE914A" w:rsidR="124E4225" w:rsidRDefault="124E4225" w:rsidP="124E4225">
            <w:pPr>
              <w:rPr>
                <w:color w:val="000000" w:themeColor="text1"/>
              </w:rPr>
            </w:pPr>
            <w:r w:rsidRPr="124E4225">
              <w:rPr>
                <w:color w:val="000000" w:themeColor="text1"/>
              </w:rPr>
              <w:t>Cystatin C</w:t>
            </w:r>
          </w:p>
        </w:tc>
        <w:tc>
          <w:tcPr>
            <w:tcW w:w="1392" w:type="dxa"/>
          </w:tcPr>
          <w:p w14:paraId="47C765A6" w14:textId="170A2737" w:rsidR="124E4225" w:rsidRDefault="124E4225" w:rsidP="124E4225">
            <w:pPr>
              <w:rPr>
                <w:color w:val="000000" w:themeColor="text1"/>
              </w:rPr>
            </w:pPr>
            <w:r w:rsidRPr="124E4225">
              <w:rPr>
                <w:color w:val="000000" w:themeColor="text1"/>
              </w:rPr>
              <w:t>&lt;0.0001</w:t>
            </w:r>
          </w:p>
        </w:tc>
        <w:tc>
          <w:tcPr>
            <w:tcW w:w="1067" w:type="dxa"/>
          </w:tcPr>
          <w:p w14:paraId="0DB5176F" w14:textId="27D16D49" w:rsidR="007000B1" w:rsidRDefault="007000B1" w:rsidP="124E4225">
            <w:pPr>
              <w:rPr>
                <w:color w:val="000000" w:themeColor="text1"/>
              </w:rPr>
            </w:pPr>
            <w:r>
              <w:rPr>
                <w:color w:val="000000" w:themeColor="text1"/>
              </w:rPr>
              <w:t>&lt;0.0001</w:t>
            </w:r>
          </w:p>
        </w:tc>
        <w:tc>
          <w:tcPr>
            <w:tcW w:w="1808" w:type="dxa"/>
          </w:tcPr>
          <w:p w14:paraId="0D175D7A" w14:textId="79A6C3DE" w:rsidR="124E4225" w:rsidRDefault="124E4225" w:rsidP="124E4225">
            <w:pPr>
              <w:rPr>
                <w:color w:val="000000" w:themeColor="text1"/>
              </w:rPr>
            </w:pPr>
            <w:r w:rsidRPr="124E4225">
              <w:rPr>
                <w:color w:val="000000" w:themeColor="text1"/>
              </w:rPr>
              <w:t>Total protein</w:t>
            </w:r>
          </w:p>
        </w:tc>
        <w:tc>
          <w:tcPr>
            <w:tcW w:w="1240" w:type="dxa"/>
          </w:tcPr>
          <w:p w14:paraId="126E0448" w14:textId="1354DCF7" w:rsidR="124E4225" w:rsidRDefault="124E4225" w:rsidP="124E4225">
            <w:pPr>
              <w:rPr>
                <w:color w:val="000000" w:themeColor="text1"/>
              </w:rPr>
            </w:pPr>
            <w:r w:rsidRPr="124E4225">
              <w:rPr>
                <w:color w:val="000000" w:themeColor="text1"/>
              </w:rPr>
              <w:t>&lt;0.0001</w:t>
            </w:r>
          </w:p>
        </w:tc>
        <w:tc>
          <w:tcPr>
            <w:tcW w:w="992" w:type="dxa"/>
          </w:tcPr>
          <w:p w14:paraId="1BF6BC7C" w14:textId="2F45846F" w:rsidR="007F7637" w:rsidRDefault="007F7637" w:rsidP="124E4225">
            <w:pPr>
              <w:rPr>
                <w:color w:val="000000" w:themeColor="text1"/>
              </w:rPr>
            </w:pPr>
            <w:r>
              <w:rPr>
                <w:color w:val="000000" w:themeColor="text1"/>
              </w:rPr>
              <w:t>0</w:t>
            </w:r>
            <w:r w:rsidR="0047576D">
              <w:rPr>
                <w:color w:val="000000" w:themeColor="text1"/>
              </w:rPr>
              <w:t>.04</w:t>
            </w:r>
          </w:p>
        </w:tc>
      </w:tr>
      <w:tr w:rsidR="124E4225" w14:paraId="53C2A3E1" w14:textId="4B1D2649" w:rsidTr="002A496C">
        <w:trPr>
          <w:trHeight w:val="300"/>
        </w:trPr>
        <w:tc>
          <w:tcPr>
            <w:tcW w:w="2511" w:type="dxa"/>
          </w:tcPr>
          <w:p w14:paraId="3B9C92F4" w14:textId="42E0997D" w:rsidR="124E4225" w:rsidRDefault="124E4225" w:rsidP="124E4225">
            <w:pPr>
              <w:rPr>
                <w:color w:val="000000" w:themeColor="text1"/>
              </w:rPr>
            </w:pPr>
            <w:r w:rsidRPr="124E4225">
              <w:rPr>
                <w:color w:val="000000" w:themeColor="text1"/>
              </w:rPr>
              <w:t>Direct bilirubin</w:t>
            </w:r>
          </w:p>
        </w:tc>
        <w:tc>
          <w:tcPr>
            <w:tcW w:w="1392" w:type="dxa"/>
          </w:tcPr>
          <w:p w14:paraId="6E05B337" w14:textId="4AB1EF49" w:rsidR="124E4225" w:rsidRDefault="124E4225" w:rsidP="124E4225">
            <w:pPr>
              <w:rPr>
                <w:color w:val="000000" w:themeColor="text1"/>
              </w:rPr>
            </w:pPr>
            <w:r w:rsidRPr="124E4225">
              <w:rPr>
                <w:color w:val="000000" w:themeColor="text1"/>
              </w:rPr>
              <w:t>0.1</w:t>
            </w:r>
          </w:p>
        </w:tc>
        <w:tc>
          <w:tcPr>
            <w:tcW w:w="1067" w:type="dxa"/>
          </w:tcPr>
          <w:p w14:paraId="0098DEB9" w14:textId="778A2045" w:rsidR="001A2EF8" w:rsidRDefault="001A2EF8" w:rsidP="124E4225">
            <w:pPr>
              <w:rPr>
                <w:color w:val="000000" w:themeColor="text1"/>
              </w:rPr>
            </w:pPr>
            <w:r>
              <w:rPr>
                <w:color w:val="000000" w:themeColor="text1"/>
              </w:rPr>
              <w:t>0</w:t>
            </w:r>
            <w:r w:rsidR="00605548">
              <w:rPr>
                <w:color w:val="000000" w:themeColor="text1"/>
              </w:rPr>
              <w:t>.08</w:t>
            </w:r>
          </w:p>
        </w:tc>
        <w:tc>
          <w:tcPr>
            <w:tcW w:w="1808" w:type="dxa"/>
          </w:tcPr>
          <w:p w14:paraId="51AD9EC2" w14:textId="02909B0C" w:rsidR="124E4225" w:rsidRDefault="124E4225" w:rsidP="124E4225">
            <w:pPr>
              <w:rPr>
                <w:color w:val="000000" w:themeColor="text1"/>
              </w:rPr>
            </w:pPr>
            <w:r w:rsidRPr="124E4225">
              <w:rPr>
                <w:color w:val="000000" w:themeColor="text1"/>
              </w:rPr>
              <w:t>Triglycerides</w:t>
            </w:r>
          </w:p>
        </w:tc>
        <w:tc>
          <w:tcPr>
            <w:tcW w:w="1240" w:type="dxa"/>
          </w:tcPr>
          <w:p w14:paraId="07378120" w14:textId="5C8D0F62" w:rsidR="124E4225" w:rsidRDefault="124E4225" w:rsidP="124E4225">
            <w:pPr>
              <w:rPr>
                <w:color w:val="000000" w:themeColor="text1"/>
              </w:rPr>
            </w:pPr>
            <w:r w:rsidRPr="124E4225">
              <w:rPr>
                <w:color w:val="000000" w:themeColor="text1"/>
              </w:rPr>
              <w:t>&lt;0.0001</w:t>
            </w:r>
          </w:p>
        </w:tc>
        <w:tc>
          <w:tcPr>
            <w:tcW w:w="992" w:type="dxa"/>
          </w:tcPr>
          <w:p w14:paraId="555C7848" w14:textId="0803D02E" w:rsidR="0047576D" w:rsidRDefault="0047576D" w:rsidP="124E4225">
            <w:pPr>
              <w:rPr>
                <w:color w:val="000000" w:themeColor="text1"/>
              </w:rPr>
            </w:pPr>
            <w:r>
              <w:rPr>
                <w:color w:val="000000" w:themeColor="text1"/>
              </w:rPr>
              <w:t>&lt;0.0001</w:t>
            </w:r>
          </w:p>
        </w:tc>
      </w:tr>
      <w:tr w:rsidR="124E4225" w14:paraId="3C8780FA" w14:textId="520C9836" w:rsidTr="002A496C">
        <w:trPr>
          <w:trHeight w:val="300"/>
        </w:trPr>
        <w:tc>
          <w:tcPr>
            <w:tcW w:w="2511" w:type="dxa"/>
          </w:tcPr>
          <w:p w14:paraId="792934C6" w14:textId="6F3FF780" w:rsidR="124E4225" w:rsidRDefault="124E4225" w:rsidP="124E4225">
            <w:pPr>
              <w:rPr>
                <w:color w:val="000000" w:themeColor="text1"/>
              </w:rPr>
            </w:pPr>
            <w:r w:rsidRPr="124E4225">
              <w:rPr>
                <w:color w:val="000000" w:themeColor="text1"/>
              </w:rPr>
              <w:t xml:space="preserve">Gamma </w:t>
            </w:r>
            <w:proofErr w:type="spellStart"/>
            <w:r w:rsidRPr="124E4225">
              <w:rPr>
                <w:color w:val="000000" w:themeColor="text1"/>
              </w:rPr>
              <w:t>glutamyltransferase</w:t>
            </w:r>
            <w:proofErr w:type="spellEnd"/>
            <w:r w:rsidRPr="124E4225">
              <w:rPr>
                <w:color w:val="000000" w:themeColor="text1"/>
              </w:rPr>
              <w:t xml:space="preserve"> (GGT)</w:t>
            </w:r>
          </w:p>
        </w:tc>
        <w:tc>
          <w:tcPr>
            <w:tcW w:w="1392" w:type="dxa"/>
          </w:tcPr>
          <w:p w14:paraId="217EF15D" w14:textId="6673F631" w:rsidR="124E4225" w:rsidRDefault="124E4225" w:rsidP="124E4225">
            <w:pPr>
              <w:rPr>
                <w:color w:val="000000" w:themeColor="text1"/>
              </w:rPr>
            </w:pPr>
            <w:r w:rsidRPr="124E4225">
              <w:rPr>
                <w:color w:val="000000" w:themeColor="text1"/>
              </w:rPr>
              <w:t>&lt;0.0001</w:t>
            </w:r>
          </w:p>
        </w:tc>
        <w:tc>
          <w:tcPr>
            <w:tcW w:w="1067" w:type="dxa"/>
          </w:tcPr>
          <w:p w14:paraId="21132764" w14:textId="6A5EE5A2" w:rsidR="006B40EC" w:rsidRDefault="006B40EC" w:rsidP="124E4225">
            <w:pPr>
              <w:rPr>
                <w:color w:val="000000" w:themeColor="text1"/>
              </w:rPr>
            </w:pPr>
            <w:r>
              <w:rPr>
                <w:color w:val="000000" w:themeColor="text1"/>
              </w:rPr>
              <w:t>&lt;0.0001</w:t>
            </w:r>
          </w:p>
        </w:tc>
        <w:tc>
          <w:tcPr>
            <w:tcW w:w="1808" w:type="dxa"/>
          </w:tcPr>
          <w:p w14:paraId="7EF7ED1E" w14:textId="7BC71F92" w:rsidR="124E4225" w:rsidRDefault="124E4225" w:rsidP="124E4225">
            <w:pPr>
              <w:rPr>
                <w:color w:val="000000" w:themeColor="text1"/>
              </w:rPr>
            </w:pPr>
            <w:r w:rsidRPr="124E4225">
              <w:rPr>
                <w:color w:val="000000" w:themeColor="text1"/>
              </w:rPr>
              <w:t>Urate</w:t>
            </w:r>
          </w:p>
        </w:tc>
        <w:tc>
          <w:tcPr>
            <w:tcW w:w="1240" w:type="dxa"/>
          </w:tcPr>
          <w:p w14:paraId="75FB3B56" w14:textId="328E2DE5" w:rsidR="124E4225" w:rsidRDefault="124E4225" w:rsidP="124E4225">
            <w:pPr>
              <w:rPr>
                <w:color w:val="000000" w:themeColor="text1"/>
              </w:rPr>
            </w:pPr>
            <w:r w:rsidRPr="124E4225">
              <w:rPr>
                <w:color w:val="000000" w:themeColor="text1"/>
              </w:rPr>
              <w:t>0.0002</w:t>
            </w:r>
          </w:p>
        </w:tc>
        <w:tc>
          <w:tcPr>
            <w:tcW w:w="992" w:type="dxa"/>
          </w:tcPr>
          <w:p w14:paraId="36AE9D2B" w14:textId="4E8E2AFF" w:rsidR="00F75E0D" w:rsidRDefault="00F75E0D" w:rsidP="124E4225">
            <w:pPr>
              <w:rPr>
                <w:color w:val="000000" w:themeColor="text1"/>
              </w:rPr>
            </w:pPr>
            <w:r>
              <w:rPr>
                <w:color w:val="000000" w:themeColor="text1"/>
              </w:rPr>
              <w:t>&lt;0.0001</w:t>
            </w:r>
          </w:p>
        </w:tc>
      </w:tr>
      <w:tr w:rsidR="124E4225" w14:paraId="7D87421D" w14:textId="3A16FFF1" w:rsidTr="002A496C">
        <w:trPr>
          <w:trHeight w:val="300"/>
        </w:trPr>
        <w:tc>
          <w:tcPr>
            <w:tcW w:w="2511" w:type="dxa"/>
          </w:tcPr>
          <w:p w14:paraId="258AFD16" w14:textId="4EC54E37" w:rsidR="124E4225" w:rsidRDefault="124E4225" w:rsidP="124E4225">
            <w:pPr>
              <w:rPr>
                <w:color w:val="000000" w:themeColor="text1"/>
              </w:rPr>
            </w:pPr>
            <w:r w:rsidRPr="124E4225">
              <w:rPr>
                <w:color w:val="000000" w:themeColor="text1"/>
              </w:rPr>
              <w:t>Glucose</w:t>
            </w:r>
          </w:p>
        </w:tc>
        <w:tc>
          <w:tcPr>
            <w:tcW w:w="1392" w:type="dxa"/>
          </w:tcPr>
          <w:p w14:paraId="4A2841AD" w14:textId="40DC07FF" w:rsidR="124E4225" w:rsidRDefault="124E4225" w:rsidP="124E4225">
            <w:pPr>
              <w:rPr>
                <w:color w:val="000000" w:themeColor="text1"/>
              </w:rPr>
            </w:pPr>
            <w:r w:rsidRPr="124E4225">
              <w:rPr>
                <w:color w:val="000000" w:themeColor="text1"/>
              </w:rPr>
              <w:t>0.02</w:t>
            </w:r>
          </w:p>
        </w:tc>
        <w:tc>
          <w:tcPr>
            <w:tcW w:w="1067" w:type="dxa"/>
          </w:tcPr>
          <w:p w14:paraId="64F97D03" w14:textId="1A768D20" w:rsidR="00797924" w:rsidRDefault="00797924" w:rsidP="124E4225">
            <w:pPr>
              <w:rPr>
                <w:color w:val="000000" w:themeColor="text1"/>
              </w:rPr>
            </w:pPr>
            <w:r>
              <w:rPr>
                <w:color w:val="000000" w:themeColor="text1"/>
              </w:rPr>
              <w:t>0.0</w:t>
            </w:r>
            <w:r w:rsidR="00B0140E">
              <w:rPr>
                <w:color w:val="000000" w:themeColor="text1"/>
              </w:rPr>
              <w:t>2</w:t>
            </w:r>
          </w:p>
        </w:tc>
        <w:tc>
          <w:tcPr>
            <w:tcW w:w="1808" w:type="dxa"/>
          </w:tcPr>
          <w:p w14:paraId="74C24749" w14:textId="2FC2F338" w:rsidR="124E4225" w:rsidRDefault="124E4225" w:rsidP="124E4225">
            <w:pPr>
              <w:rPr>
                <w:color w:val="000000" w:themeColor="text1"/>
              </w:rPr>
            </w:pPr>
            <w:r w:rsidRPr="124E4225">
              <w:rPr>
                <w:color w:val="000000" w:themeColor="text1"/>
              </w:rPr>
              <w:t>Urea</w:t>
            </w:r>
          </w:p>
        </w:tc>
        <w:tc>
          <w:tcPr>
            <w:tcW w:w="1240" w:type="dxa"/>
          </w:tcPr>
          <w:p w14:paraId="65E3F451" w14:textId="21A30CCD" w:rsidR="124E4225" w:rsidRDefault="124E4225" w:rsidP="124E4225">
            <w:pPr>
              <w:rPr>
                <w:color w:val="000000" w:themeColor="text1"/>
              </w:rPr>
            </w:pPr>
            <w:r w:rsidRPr="124E4225">
              <w:rPr>
                <w:color w:val="000000" w:themeColor="text1"/>
              </w:rPr>
              <w:t>0.4</w:t>
            </w:r>
          </w:p>
        </w:tc>
        <w:tc>
          <w:tcPr>
            <w:tcW w:w="992" w:type="dxa"/>
          </w:tcPr>
          <w:p w14:paraId="467E0C2C" w14:textId="08C8A47B" w:rsidR="007806CD" w:rsidRDefault="007806CD" w:rsidP="124E4225">
            <w:pPr>
              <w:rPr>
                <w:color w:val="000000" w:themeColor="text1"/>
              </w:rPr>
            </w:pPr>
            <w:r>
              <w:rPr>
                <w:color w:val="000000" w:themeColor="text1"/>
              </w:rPr>
              <w:t>0.7</w:t>
            </w:r>
          </w:p>
        </w:tc>
      </w:tr>
      <w:tr w:rsidR="124E4225" w14:paraId="79245847" w14:textId="4CA0A43D" w:rsidTr="002A496C">
        <w:trPr>
          <w:trHeight w:val="300"/>
        </w:trPr>
        <w:tc>
          <w:tcPr>
            <w:tcW w:w="2511" w:type="dxa"/>
          </w:tcPr>
          <w:p w14:paraId="0C7C1A17" w14:textId="76881312" w:rsidR="124E4225" w:rsidRDefault="124E4225" w:rsidP="124E4225">
            <w:pPr>
              <w:rPr>
                <w:color w:val="000000" w:themeColor="text1"/>
              </w:rPr>
            </w:pPr>
            <w:r w:rsidRPr="124E4225">
              <w:rPr>
                <w:color w:val="000000" w:themeColor="text1"/>
              </w:rPr>
              <w:t xml:space="preserve">Glycated </w:t>
            </w:r>
            <w:proofErr w:type="spellStart"/>
            <w:r w:rsidRPr="124E4225">
              <w:rPr>
                <w:color w:val="000000" w:themeColor="text1"/>
              </w:rPr>
              <w:t>haemoglobin</w:t>
            </w:r>
            <w:proofErr w:type="spellEnd"/>
            <w:r w:rsidRPr="124E4225">
              <w:rPr>
                <w:color w:val="000000" w:themeColor="text1"/>
              </w:rPr>
              <w:t xml:space="preserve"> (HbA1c)</w:t>
            </w:r>
          </w:p>
        </w:tc>
        <w:tc>
          <w:tcPr>
            <w:tcW w:w="1392" w:type="dxa"/>
          </w:tcPr>
          <w:p w14:paraId="36732B0D" w14:textId="7FD115A0" w:rsidR="124E4225" w:rsidRDefault="124E4225" w:rsidP="124E4225">
            <w:pPr>
              <w:rPr>
                <w:color w:val="000000" w:themeColor="text1"/>
              </w:rPr>
            </w:pPr>
            <w:r w:rsidRPr="124E4225">
              <w:rPr>
                <w:color w:val="000000" w:themeColor="text1"/>
              </w:rPr>
              <w:t>&lt;0.0001</w:t>
            </w:r>
          </w:p>
        </w:tc>
        <w:tc>
          <w:tcPr>
            <w:tcW w:w="1067" w:type="dxa"/>
          </w:tcPr>
          <w:p w14:paraId="47843FD9" w14:textId="09D03C51" w:rsidR="00DA459C" w:rsidRDefault="00DA459C" w:rsidP="124E4225">
            <w:pPr>
              <w:rPr>
                <w:color w:val="000000" w:themeColor="text1"/>
              </w:rPr>
            </w:pPr>
            <w:r>
              <w:rPr>
                <w:color w:val="000000" w:themeColor="text1"/>
              </w:rPr>
              <w:t>&lt;0.0001</w:t>
            </w:r>
          </w:p>
        </w:tc>
        <w:tc>
          <w:tcPr>
            <w:tcW w:w="1808" w:type="dxa"/>
          </w:tcPr>
          <w:p w14:paraId="21E8DF69" w14:textId="5158676A" w:rsidR="124E4225" w:rsidRDefault="124E4225" w:rsidP="124E4225">
            <w:pPr>
              <w:rPr>
                <w:color w:val="000000" w:themeColor="text1"/>
              </w:rPr>
            </w:pPr>
            <w:r w:rsidRPr="124E4225">
              <w:rPr>
                <w:color w:val="000000" w:themeColor="text1"/>
              </w:rPr>
              <w:t>Vitamin D</w:t>
            </w:r>
          </w:p>
        </w:tc>
        <w:tc>
          <w:tcPr>
            <w:tcW w:w="1240" w:type="dxa"/>
          </w:tcPr>
          <w:p w14:paraId="39B3E1DC" w14:textId="7342F7A2" w:rsidR="124E4225" w:rsidRDefault="00B8706B" w:rsidP="124E4225">
            <w:pPr>
              <w:rPr>
                <w:color w:val="000000" w:themeColor="text1"/>
              </w:rPr>
            </w:pPr>
            <w:r w:rsidRPr="124E4225">
              <w:rPr>
                <w:color w:val="000000" w:themeColor="text1"/>
              </w:rPr>
              <w:t>&lt;0.0001</w:t>
            </w:r>
          </w:p>
        </w:tc>
        <w:tc>
          <w:tcPr>
            <w:tcW w:w="992" w:type="dxa"/>
          </w:tcPr>
          <w:p w14:paraId="41E06456" w14:textId="48A8194C" w:rsidR="002A7475" w:rsidRDefault="002A7475" w:rsidP="124E4225">
            <w:pPr>
              <w:rPr>
                <w:color w:val="000000" w:themeColor="text1"/>
              </w:rPr>
            </w:pPr>
            <w:r>
              <w:rPr>
                <w:color w:val="000000" w:themeColor="text1"/>
              </w:rPr>
              <w:t>0.02</w:t>
            </w:r>
          </w:p>
        </w:tc>
      </w:tr>
    </w:tbl>
    <w:p w14:paraId="6CCD204B" w14:textId="23508E69" w:rsidR="7FD4025D" w:rsidRDefault="7FD4025D" w:rsidP="124E4225">
      <w:pPr>
        <w:spacing w:line="360" w:lineRule="auto"/>
        <w:jc w:val="both"/>
      </w:pPr>
    </w:p>
    <w:p w14:paraId="008D2A31" w14:textId="55BFCFBE" w:rsidR="7FD4025D" w:rsidRDefault="2F087FC5" w:rsidP="69E8E5A6">
      <w:pPr>
        <w:spacing w:line="480" w:lineRule="auto"/>
        <w:jc w:val="both"/>
      </w:pPr>
      <w:r w:rsidRPr="00B93D60">
        <w:rPr>
          <w:b/>
          <w:bCs/>
        </w:rPr>
        <w:t>Table 3</w:t>
      </w:r>
      <w:r w:rsidR="00B93D60">
        <w:t>.</w:t>
      </w:r>
      <w:r>
        <w:t xml:space="preserve"> Proteins selected from nested </w:t>
      </w:r>
      <w:r w:rsidR="00C63BEC">
        <w:t>r</w:t>
      </w:r>
      <w:r>
        <w:t xml:space="preserve">andom </w:t>
      </w:r>
      <w:r w:rsidR="00C63BEC">
        <w:t>f</w:t>
      </w:r>
      <w:r>
        <w:t>orest as having high predictive capability.</w:t>
      </w: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415"/>
        <w:gridCol w:w="1415"/>
        <w:gridCol w:w="1415"/>
        <w:gridCol w:w="1415"/>
        <w:gridCol w:w="1415"/>
        <w:gridCol w:w="2010"/>
      </w:tblGrid>
      <w:tr w:rsidR="124E4225" w14:paraId="442E7F4C" w14:textId="77777777" w:rsidTr="003A43B2">
        <w:trPr>
          <w:trHeight w:val="300"/>
        </w:trPr>
        <w:tc>
          <w:tcPr>
            <w:tcW w:w="1415" w:type="dxa"/>
          </w:tcPr>
          <w:p w14:paraId="2B9F642C" w14:textId="0322D16B" w:rsidR="124E4225" w:rsidRDefault="124E4225" w:rsidP="124E4225">
            <w:pPr>
              <w:rPr>
                <w:b/>
                <w:bCs/>
                <w:color w:val="000000" w:themeColor="text1"/>
              </w:rPr>
            </w:pPr>
            <w:r w:rsidRPr="124E4225">
              <w:rPr>
                <w:b/>
                <w:bCs/>
                <w:color w:val="000000" w:themeColor="text1"/>
              </w:rPr>
              <w:t>Protein</w:t>
            </w:r>
          </w:p>
        </w:tc>
        <w:tc>
          <w:tcPr>
            <w:tcW w:w="1415" w:type="dxa"/>
          </w:tcPr>
          <w:p w14:paraId="4476F10F" w14:textId="7D6DC4F7" w:rsidR="124E4225" w:rsidRDefault="124E4225" w:rsidP="124E4225">
            <w:pPr>
              <w:rPr>
                <w:b/>
                <w:bCs/>
                <w:color w:val="000000" w:themeColor="text1"/>
              </w:rPr>
            </w:pPr>
            <w:r w:rsidRPr="124E4225">
              <w:rPr>
                <w:b/>
                <w:bCs/>
                <w:color w:val="000000" w:themeColor="text1"/>
              </w:rPr>
              <w:t>Frequency</w:t>
            </w:r>
          </w:p>
        </w:tc>
        <w:tc>
          <w:tcPr>
            <w:tcW w:w="1415" w:type="dxa"/>
          </w:tcPr>
          <w:p w14:paraId="2F3B356A" w14:textId="36A4E635" w:rsidR="124E4225" w:rsidRDefault="124E4225" w:rsidP="124E4225">
            <w:pPr>
              <w:rPr>
                <w:b/>
                <w:bCs/>
                <w:color w:val="000000" w:themeColor="text1"/>
              </w:rPr>
            </w:pPr>
            <w:r w:rsidRPr="124E4225">
              <w:rPr>
                <w:b/>
                <w:bCs/>
                <w:color w:val="000000" w:themeColor="text1"/>
              </w:rPr>
              <w:t>Protein</w:t>
            </w:r>
          </w:p>
        </w:tc>
        <w:tc>
          <w:tcPr>
            <w:tcW w:w="1415" w:type="dxa"/>
          </w:tcPr>
          <w:p w14:paraId="2F1F00A9" w14:textId="7A9F35E0" w:rsidR="124E4225" w:rsidRDefault="124E4225" w:rsidP="124E4225">
            <w:pPr>
              <w:rPr>
                <w:b/>
                <w:bCs/>
                <w:color w:val="000000" w:themeColor="text1"/>
              </w:rPr>
            </w:pPr>
            <w:r w:rsidRPr="124E4225">
              <w:rPr>
                <w:b/>
                <w:bCs/>
                <w:color w:val="000000" w:themeColor="text1"/>
              </w:rPr>
              <w:t>Frequency</w:t>
            </w:r>
          </w:p>
        </w:tc>
        <w:tc>
          <w:tcPr>
            <w:tcW w:w="1415" w:type="dxa"/>
          </w:tcPr>
          <w:p w14:paraId="3566FB46" w14:textId="3840257A" w:rsidR="124E4225" w:rsidRDefault="124E4225" w:rsidP="124E4225">
            <w:pPr>
              <w:rPr>
                <w:b/>
                <w:bCs/>
                <w:color w:val="000000" w:themeColor="text1"/>
              </w:rPr>
            </w:pPr>
            <w:r w:rsidRPr="124E4225">
              <w:rPr>
                <w:b/>
                <w:bCs/>
                <w:color w:val="000000" w:themeColor="text1"/>
              </w:rPr>
              <w:t>Protein</w:t>
            </w:r>
          </w:p>
        </w:tc>
        <w:tc>
          <w:tcPr>
            <w:tcW w:w="2010" w:type="dxa"/>
          </w:tcPr>
          <w:p w14:paraId="63B21F00" w14:textId="452DA31B" w:rsidR="124E4225" w:rsidRDefault="124E4225" w:rsidP="124E4225">
            <w:pPr>
              <w:rPr>
                <w:b/>
                <w:bCs/>
                <w:color w:val="000000" w:themeColor="text1"/>
              </w:rPr>
            </w:pPr>
            <w:r w:rsidRPr="124E4225">
              <w:rPr>
                <w:b/>
                <w:bCs/>
                <w:color w:val="000000" w:themeColor="text1"/>
              </w:rPr>
              <w:t>Frequency</w:t>
            </w:r>
          </w:p>
        </w:tc>
      </w:tr>
      <w:tr w:rsidR="124E4225" w14:paraId="4BB26932" w14:textId="77777777" w:rsidTr="003A43B2">
        <w:trPr>
          <w:trHeight w:val="300"/>
        </w:trPr>
        <w:tc>
          <w:tcPr>
            <w:tcW w:w="1415" w:type="dxa"/>
          </w:tcPr>
          <w:p w14:paraId="3CB6DE2F" w14:textId="6A3A3A71" w:rsidR="124E4225" w:rsidRDefault="124E4225" w:rsidP="124E4225">
            <w:pPr>
              <w:rPr>
                <w:color w:val="000000" w:themeColor="text1"/>
              </w:rPr>
            </w:pPr>
            <w:r w:rsidRPr="124E4225">
              <w:rPr>
                <w:color w:val="000000" w:themeColor="text1"/>
              </w:rPr>
              <w:t>BCL2L1</w:t>
            </w:r>
          </w:p>
        </w:tc>
        <w:tc>
          <w:tcPr>
            <w:tcW w:w="1415" w:type="dxa"/>
          </w:tcPr>
          <w:p w14:paraId="2F61169F" w14:textId="0E85BE2D" w:rsidR="124E4225" w:rsidRDefault="124E4225" w:rsidP="124E4225">
            <w:pPr>
              <w:jc w:val="right"/>
              <w:rPr>
                <w:color w:val="000000" w:themeColor="text1"/>
              </w:rPr>
            </w:pPr>
            <w:r w:rsidRPr="124E4225">
              <w:rPr>
                <w:color w:val="000000" w:themeColor="text1"/>
              </w:rPr>
              <w:t>1</w:t>
            </w:r>
          </w:p>
        </w:tc>
        <w:tc>
          <w:tcPr>
            <w:tcW w:w="1415" w:type="dxa"/>
          </w:tcPr>
          <w:p w14:paraId="053E1DCF" w14:textId="76D2D9CA" w:rsidR="124E4225" w:rsidRDefault="124E4225" w:rsidP="124E4225">
            <w:pPr>
              <w:rPr>
                <w:color w:val="000000" w:themeColor="text1"/>
              </w:rPr>
            </w:pPr>
            <w:r w:rsidRPr="124E4225">
              <w:rPr>
                <w:color w:val="000000" w:themeColor="text1"/>
              </w:rPr>
              <w:t>TBCB</w:t>
            </w:r>
          </w:p>
        </w:tc>
        <w:tc>
          <w:tcPr>
            <w:tcW w:w="1415" w:type="dxa"/>
          </w:tcPr>
          <w:p w14:paraId="42581508" w14:textId="58A9F40F" w:rsidR="124E4225" w:rsidRDefault="124E4225" w:rsidP="124E4225">
            <w:pPr>
              <w:jc w:val="right"/>
              <w:rPr>
                <w:color w:val="000000" w:themeColor="text1"/>
              </w:rPr>
            </w:pPr>
            <w:r w:rsidRPr="124E4225">
              <w:rPr>
                <w:color w:val="000000" w:themeColor="text1"/>
              </w:rPr>
              <w:t>0.6</w:t>
            </w:r>
          </w:p>
        </w:tc>
        <w:tc>
          <w:tcPr>
            <w:tcW w:w="1415" w:type="dxa"/>
          </w:tcPr>
          <w:p w14:paraId="7ADD6ED0" w14:textId="72A86DBD" w:rsidR="124E4225" w:rsidRDefault="124E4225" w:rsidP="124E4225">
            <w:pPr>
              <w:rPr>
                <w:color w:val="000000" w:themeColor="text1"/>
              </w:rPr>
            </w:pPr>
            <w:r w:rsidRPr="124E4225">
              <w:rPr>
                <w:color w:val="000000" w:themeColor="text1"/>
              </w:rPr>
              <w:t>IRAK4</w:t>
            </w:r>
          </w:p>
        </w:tc>
        <w:tc>
          <w:tcPr>
            <w:tcW w:w="2010" w:type="dxa"/>
          </w:tcPr>
          <w:p w14:paraId="2AEBB399" w14:textId="7F7535B4" w:rsidR="124E4225" w:rsidRDefault="124E4225" w:rsidP="124E4225">
            <w:pPr>
              <w:jc w:val="right"/>
              <w:rPr>
                <w:color w:val="000000" w:themeColor="text1"/>
              </w:rPr>
            </w:pPr>
            <w:r w:rsidRPr="124E4225">
              <w:rPr>
                <w:color w:val="000000" w:themeColor="text1"/>
              </w:rPr>
              <w:t>0.2</w:t>
            </w:r>
          </w:p>
        </w:tc>
      </w:tr>
      <w:tr w:rsidR="124E4225" w14:paraId="1A88C4A8" w14:textId="77777777" w:rsidTr="003A43B2">
        <w:trPr>
          <w:trHeight w:val="300"/>
        </w:trPr>
        <w:tc>
          <w:tcPr>
            <w:tcW w:w="1415" w:type="dxa"/>
          </w:tcPr>
          <w:p w14:paraId="71544C78" w14:textId="1CF6AF18" w:rsidR="124E4225" w:rsidRDefault="124E4225" w:rsidP="124E4225">
            <w:pPr>
              <w:rPr>
                <w:color w:val="000000" w:themeColor="text1"/>
              </w:rPr>
            </w:pPr>
            <w:r w:rsidRPr="124E4225">
              <w:rPr>
                <w:color w:val="000000" w:themeColor="text1"/>
              </w:rPr>
              <w:t>CRKL</w:t>
            </w:r>
          </w:p>
        </w:tc>
        <w:tc>
          <w:tcPr>
            <w:tcW w:w="1415" w:type="dxa"/>
          </w:tcPr>
          <w:p w14:paraId="29C32D5C" w14:textId="2F78D3AF" w:rsidR="124E4225" w:rsidRDefault="124E4225" w:rsidP="124E4225">
            <w:pPr>
              <w:jc w:val="right"/>
              <w:rPr>
                <w:color w:val="000000" w:themeColor="text1"/>
              </w:rPr>
            </w:pPr>
            <w:r w:rsidRPr="124E4225">
              <w:rPr>
                <w:color w:val="000000" w:themeColor="text1"/>
              </w:rPr>
              <w:t>1</w:t>
            </w:r>
          </w:p>
        </w:tc>
        <w:tc>
          <w:tcPr>
            <w:tcW w:w="1415" w:type="dxa"/>
          </w:tcPr>
          <w:p w14:paraId="36DF1F03" w14:textId="318D812B" w:rsidR="124E4225" w:rsidRDefault="124E4225" w:rsidP="124E4225">
            <w:pPr>
              <w:rPr>
                <w:color w:val="000000" w:themeColor="text1"/>
              </w:rPr>
            </w:pPr>
            <w:r w:rsidRPr="124E4225">
              <w:rPr>
                <w:color w:val="000000" w:themeColor="text1"/>
              </w:rPr>
              <w:t>UFD1</w:t>
            </w:r>
          </w:p>
        </w:tc>
        <w:tc>
          <w:tcPr>
            <w:tcW w:w="1415" w:type="dxa"/>
          </w:tcPr>
          <w:p w14:paraId="28D2BCA1" w14:textId="58D9D565" w:rsidR="124E4225" w:rsidRDefault="124E4225" w:rsidP="124E4225">
            <w:pPr>
              <w:jc w:val="right"/>
              <w:rPr>
                <w:color w:val="000000" w:themeColor="text1"/>
              </w:rPr>
            </w:pPr>
            <w:r w:rsidRPr="124E4225">
              <w:rPr>
                <w:color w:val="000000" w:themeColor="text1"/>
              </w:rPr>
              <w:t>0.6</w:t>
            </w:r>
          </w:p>
        </w:tc>
        <w:tc>
          <w:tcPr>
            <w:tcW w:w="1415" w:type="dxa"/>
          </w:tcPr>
          <w:p w14:paraId="1A106F97" w14:textId="26582E38" w:rsidR="124E4225" w:rsidRDefault="124E4225" w:rsidP="124E4225">
            <w:pPr>
              <w:rPr>
                <w:color w:val="000000" w:themeColor="text1"/>
              </w:rPr>
            </w:pPr>
            <w:r w:rsidRPr="124E4225">
              <w:rPr>
                <w:color w:val="000000" w:themeColor="text1"/>
              </w:rPr>
              <w:t>MARS1</w:t>
            </w:r>
          </w:p>
        </w:tc>
        <w:tc>
          <w:tcPr>
            <w:tcW w:w="2010" w:type="dxa"/>
          </w:tcPr>
          <w:p w14:paraId="66C96072" w14:textId="1733A310" w:rsidR="124E4225" w:rsidRDefault="124E4225" w:rsidP="124E4225">
            <w:pPr>
              <w:jc w:val="right"/>
              <w:rPr>
                <w:color w:val="000000" w:themeColor="text1"/>
              </w:rPr>
            </w:pPr>
            <w:r w:rsidRPr="124E4225">
              <w:rPr>
                <w:color w:val="000000" w:themeColor="text1"/>
              </w:rPr>
              <w:t>0.2</w:t>
            </w:r>
          </w:p>
        </w:tc>
      </w:tr>
      <w:tr w:rsidR="124E4225" w14:paraId="36A67031" w14:textId="77777777" w:rsidTr="003A43B2">
        <w:trPr>
          <w:trHeight w:val="300"/>
        </w:trPr>
        <w:tc>
          <w:tcPr>
            <w:tcW w:w="1415" w:type="dxa"/>
          </w:tcPr>
          <w:p w14:paraId="6C29D103" w14:textId="0B64FD70" w:rsidR="124E4225" w:rsidRDefault="124E4225" w:rsidP="124E4225">
            <w:pPr>
              <w:rPr>
                <w:color w:val="000000" w:themeColor="text1"/>
              </w:rPr>
            </w:pPr>
            <w:r w:rsidRPr="124E4225">
              <w:rPr>
                <w:color w:val="000000" w:themeColor="text1"/>
              </w:rPr>
              <w:lastRenderedPageBreak/>
              <w:t>DBNL</w:t>
            </w:r>
          </w:p>
        </w:tc>
        <w:tc>
          <w:tcPr>
            <w:tcW w:w="1415" w:type="dxa"/>
          </w:tcPr>
          <w:p w14:paraId="478C0936" w14:textId="6F8E975C" w:rsidR="124E4225" w:rsidRDefault="124E4225" w:rsidP="124E4225">
            <w:pPr>
              <w:jc w:val="right"/>
              <w:rPr>
                <w:color w:val="000000" w:themeColor="text1"/>
              </w:rPr>
            </w:pPr>
            <w:r w:rsidRPr="124E4225">
              <w:rPr>
                <w:color w:val="000000" w:themeColor="text1"/>
              </w:rPr>
              <w:t>1</w:t>
            </w:r>
          </w:p>
        </w:tc>
        <w:tc>
          <w:tcPr>
            <w:tcW w:w="1415" w:type="dxa"/>
          </w:tcPr>
          <w:p w14:paraId="526CC634" w14:textId="213927D3" w:rsidR="124E4225" w:rsidRDefault="124E4225" w:rsidP="124E4225">
            <w:pPr>
              <w:rPr>
                <w:color w:val="000000" w:themeColor="text1"/>
              </w:rPr>
            </w:pPr>
            <w:r w:rsidRPr="124E4225">
              <w:rPr>
                <w:color w:val="000000" w:themeColor="text1"/>
              </w:rPr>
              <w:t>GMFG</w:t>
            </w:r>
          </w:p>
        </w:tc>
        <w:tc>
          <w:tcPr>
            <w:tcW w:w="1415" w:type="dxa"/>
          </w:tcPr>
          <w:p w14:paraId="4353788E" w14:textId="3BB6AB5B" w:rsidR="124E4225" w:rsidRDefault="124E4225" w:rsidP="124E4225">
            <w:pPr>
              <w:jc w:val="right"/>
              <w:rPr>
                <w:color w:val="000000" w:themeColor="text1"/>
              </w:rPr>
            </w:pPr>
            <w:r w:rsidRPr="124E4225">
              <w:rPr>
                <w:color w:val="000000" w:themeColor="text1"/>
              </w:rPr>
              <w:t>0.4</w:t>
            </w:r>
          </w:p>
        </w:tc>
        <w:tc>
          <w:tcPr>
            <w:tcW w:w="1415" w:type="dxa"/>
          </w:tcPr>
          <w:p w14:paraId="25055D4B" w14:textId="06961DEB" w:rsidR="124E4225" w:rsidRDefault="124E4225" w:rsidP="124E4225">
            <w:pPr>
              <w:rPr>
                <w:color w:val="000000" w:themeColor="text1"/>
              </w:rPr>
            </w:pPr>
            <w:r w:rsidRPr="124E4225">
              <w:rPr>
                <w:color w:val="000000" w:themeColor="text1"/>
              </w:rPr>
              <w:t>PLA2G4A</w:t>
            </w:r>
          </w:p>
        </w:tc>
        <w:tc>
          <w:tcPr>
            <w:tcW w:w="2010" w:type="dxa"/>
          </w:tcPr>
          <w:p w14:paraId="3B120272" w14:textId="33BD6ED7" w:rsidR="124E4225" w:rsidRDefault="124E4225" w:rsidP="124E4225">
            <w:pPr>
              <w:jc w:val="right"/>
              <w:rPr>
                <w:color w:val="000000" w:themeColor="text1"/>
              </w:rPr>
            </w:pPr>
            <w:r w:rsidRPr="124E4225">
              <w:rPr>
                <w:color w:val="000000" w:themeColor="text1"/>
              </w:rPr>
              <w:t>0.2</w:t>
            </w:r>
          </w:p>
        </w:tc>
      </w:tr>
      <w:tr w:rsidR="124E4225" w14:paraId="046898F3" w14:textId="77777777" w:rsidTr="003A43B2">
        <w:trPr>
          <w:trHeight w:val="300"/>
        </w:trPr>
        <w:tc>
          <w:tcPr>
            <w:tcW w:w="1415" w:type="dxa"/>
          </w:tcPr>
          <w:p w14:paraId="48CCF090" w14:textId="41148667" w:rsidR="124E4225" w:rsidRDefault="124E4225" w:rsidP="124E4225">
            <w:pPr>
              <w:rPr>
                <w:color w:val="000000" w:themeColor="text1"/>
              </w:rPr>
            </w:pPr>
            <w:r w:rsidRPr="124E4225">
              <w:rPr>
                <w:color w:val="000000" w:themeColor="text1"/>
              </w:rPr>
              <w:t>MANF</w:t>
            </w:r>
          </w:p>
        </w:tc>
        <w:tc>
          <w:tcPr>
            <w:tcW w:w="1415" w:type="dxa"/>
          </w:tcPr>
          <w:p w14:paraId="33D023F7" w14:textId="701CBEA1" w:rsidR="124E4225" w:rsidRDefault="124E4225" w:rsidP="124E4225">
            <w:pPr>
              <w:jc w:val="right"/>
              <w:rPr>
                <w:color w:val="000000" w:themeColor="text1"/>
              </w:rPr>
            </w:pPr>
            <w:r w:rsidRPr="124E4225">
              <w:rPr>
                <w:color w:val="000000" w:themeColor="text1"/>
              </w:rPr>
              <w:t>1</w:t>
            </w:r>
          </w:p>
        </w:tc>
        <w:tc>
          <w:tcPr>
            <w:tcW w:w="1415" w:type="dxa"/>
          </w:tcPr>
          <w:p w14:paraId="5232C52C" w14:textId="2B099BC0" w:rsidR="124E4225" w:rsidRDefault="124E4225" w:rsidP="124E4225">
            <w:pPr>
              <w:rPr>
                <w:color w:val="000000" w:themeColor="text1"/>
              </w:rPr>
            </w:pPr>
            <w:r w:rsidRPr="124E4225">
              <w:rPr>
                <w:color w:val="000000" w:themeColor="text1"/>
              </w:rPr>
              <w:t>HS1BP3</w:t>
            </w:r>
          </w:p>
        </w:tc>
        <w:tc>
          <w:tcPr>
            <w:tcW w:w="1415" w:type="dxa"/>
          </w:tcPr>
          <w:p w14:paraId="29FD516E" w14:textId="7F4AB678" w:rsidR="124E4225" w:rsidRDefault="124E4225" w:rsidP="124E4225">
            <w:pPr>
              <w:jc w:val="right"/>
              <w:rPr>
                <w:color w:val="000000" w:themeColor="text1"/>
              </w:rPr>
            </w:pPr>
            <w:r w:rsidRPr="124E4225">
              <w:rPr>
                <w:color w:val="000000" w:themeColor="text1"/>
              </w:rPr>
              <w:t>0.4</w:t>
            </w:r>
          </w:p>
        </w:tc>
        <w:tc>
          <w:tcPr>
            <w:tcW w:w="1415" w:type="dxa"/>
          </w:tcPr>
          <w:p w14:paraId="31DDFE75" w14:textId="12D58D14" w:rsidR="124E4225" w:rsidRDefault="124E4225" w:rsidP="124E4225">
            <w:pPr>
              <w:rPr>
                <w:color w:val="000000" w:themeColor="text1"/>
              </w:rPr>
            </w:pPr>
            <w:r w:rsidRPr="124E4225">
              <w:rPr>
                <w:color w:val="000000" w:themeColor="text1"/>
              </w:rPr>
              <w:t>PPM1F</w:t>
            </w:r>
          </w:p>
        </w:tc>
        <w:tc>
          <w:tcPr>
            <w:tcW w:w="2010" w:type="dxa"/>
          </w:tcPr>
          <w:p w14:paraId="31B49CA4" w14:textId="237AC27D" w:rsidR="124E4225" w:rsidRDefault="124E4225" w:rsidP="124E4225">
            <w:pPr>
              <w:jc w:val="right"/>
              <w:rPr>
                <w:color w:val="000000" w:themeColor="text1"/>
              </w:rPr>
            </w:pPr>
            <w:r w:rsidRPr="124E4225">
              <w:rPr>
                <w:color w:val="000000" w:themeColor="text1"/>
              </w:rPr>
              <w:t>0.2</w:t>
            </w:r>
          </w:p>
        </w:tc>
      </w:tr>
      <w:tr w:rsidR="124E4225" w14:paraId="2A38B588" w14:textId="77777777" w:rsidTr="003A43B2">
        <w:trPr>
          <w:trHeight w:val="300"/>
        </w:trPr>
        <w:tc>
          <w:tcPr>
            <w:tcW w:w="1415" w:type="dxa"/>
          </w:tcPr>
          <w:p w14:paraId="4577B160" w14:textId="491E9D9D" w:rsidR="124E4225" w:rsidRDefault="124E4225" w:rsidP="124E4225">
            <w:pPr>
              <w:rPr>
                <w:color w:val="000000" w:themeColor="text1"/>
              </w:rPr>
            </w:pPr>
            <w:r w:rsidRPr="124E4225">
              <w:rPr>
                <w:color w:val="000000" w:themeColor="text1"/>
              </w:rPr>
              <w:t>MSRA</w:t>
            </w:r>
          </w:p>
        </w:tc>
        <w:tc>
          <w:tcPr>
            <w:tcW w:w="1415" w:type="dxa"/>
          </w:tcPr>
          <w:p w14:paraId="03241517" w14:textId="4B95AA4D" w:rsidR="124E4225" w:rsidRDefault="124E4225" w:rsidP="124E4225">
            <w:pPr>
              <w:jc w:val="right"/>
              <w:rPr>
                <w:color w:val="000000" w:themeColor="text1"/>
              </w:rPr>
            </w:pPr>
            <w:r w:rsidRPr="124E4225">
              <w:rPr>
                <w:color w:val="000000" w:themeColor="text1"/>
              </w:rPr>
              <w:t>1</w:t>
            </w:r>
          </w:p>
        </w:tc>
        <w:tc>
          <w:tcPr>
            <w:tcW w:w="1415" w:type="dxa"/>
          </w:tcPr>
          <w:p w14:paraId="76BBB984" w14:textId="149F5CA4" w:rsidR="124E4225" w:rsidRDefault="124E4225" w:rsidP="124E4225">
            <w:pPr>
              <w:rPr>
                <w:color w:val="000000" w:themeColor="text1"/>
              </w:rPr>
            </w:pPr>
            <w:r w:rsidRPr="124E4225">
              <w:rPr>
                <w:color w:val="000000" w:themeColor="text1"/>
              </w:rPr>
              <w:t>IFNGR1</w:t>
            </w:r>
          </w:p>
        </w:tc>
        <w:tc>
          <w:tcPr>
            <w:tcW w:w="1415" w:type="dxa"/>
          </w:tcPr>
          <w:p w14:paraId="02302DEB" w14:textId="71D6FA90" w:rsidR="124E4225" w:rsidRDefault="124E4225" w:rsidP="124E4225">
            <w:pPr>
              <w:jc w:val="right"/>
              <w:rPr>
                <w:color w:val="000000" w:themeColor="text1"/>
              </w:rPr>
            </w:pPr>
            <w:r w:rsidRPr="124E4225">
              <w:rPr>
                <w:color w:val="000000" w:themeColor="text1"/>
              </w:rPr>
              <w:t>0.4</w:t>
            </w:r>
          </w:p>
        </w:tc>
        <w:tc>
          <w:tcPr>
            <w:tcW w:w="1415" w:type="dxa"/>
          </w:tcPr>
          <w:p w14:paraId="15707333" w14:textId="5C117FF1" w:rsidR="124E4225" w:rsidRDefault="124E4225" w:rsidP="124E4225">
            <w:pPr>
              <w:rPr>
                <w:color w:val="000000" w:themeColor="text1"/>
              </w:rPr>
            </w:pPr>
            <w:r w:rsidRPr="124E4225">
              <w:rPr>
                <w:color w:val="000000" w:themeColor="text1"/>
              </w:rPr>
              <w:t>SIRT2</w:t>
            </w:r>
          </w:p>
        </w:tc>
        <w:tc>
          <w:tcPr>
            <w:tcW w:w="2010" w:type="dxa"/>
          </w:tcPr>
          <w:p w14:paraId="6273590F" w14:textId="6432856D" w:rsidR="124E4225" w:rsidRDefault="124E4225" w:rsidP="124E4225">
            <w:pPr>
              <w:jc w:val="right"/>
              <w:rPr>
                <w:color w:val="000000" w:themeColor="text1"/>
              </w:rPr>
            </w:pPr>
            <w:r w:rsidRPr="124E4225">
              <w:rPr>
                <w:color w:val="000000" w:themeColor="text1"/>
              </w:rPr>
              <w:t>0.2</w:t>
            </w:r>
          </w:p>
        </w:tc>
      </w:tr>
      <w:tr w:rsidR="124E4225" w14:paraId="11B3258B" w14:textId="77777777" w:rsidTr="003A43B2">
        <w:trPr>
          <w:trHeight w:val="300"/>
        </w:trPr>
        <w:tc>
          <w:tcPr>
            <w:tcW w:w="1415" w:type="dxa"/>
          </w:tcPr>
          <w:p w14:paraId="533FB8C2" w14:textId="3FA33143" w:rsidR="124E4225" w:rsidRDefault="124E4225" w:rsidP="124E4225">
            <w:pPr>
              <w:rPr>
                <w:color w:val="000000" w:themeColor="text1"/>
              </w:rPr>
            </w:pPr>
            <w:r w:rsidRPr="124E4225">
              <w:rPr>
                <w:color w:val="000000" w:themeColor="text1"/>
              </w:rPr>
              <w:t>MYDGF</w:t>
            </w:r>
          </w:p>
        </w:tc>
        <w:tc>
          <w:tcPr>
            <w:tcW w:w="1415" w:type="dxa"/>
          </w:tcPr>
          <w:p w14:paraId="755081A4" w14:textId="4266CA5A" w:rsidR="124E4225" w:rsidRDefault="124E4225" w:rsidP="124E4225">
            <w:pPr>
              <w:jc w:val="right"/>
              <w:rPr>
                <w:color w:val="000000" w:themeColor="text1"/>
              </w:rPr>
            </w:pPr>
            <w:r w:rsidRPr="124E4225">
              <w:rPr>
                <w:color w:val="000000" w:themeColor="text1"/>
              </w:rPr>
              <w:t>1</w:t>
            </w:r>
          </w:p>
        </w:tc>
        <w:tc>
          <w:tcPr>
            <w:tcW w:w="1415" w:type="dxa"/>
          </w:tcPr>
          <w:p w14:paraId="44213EF0" w14:textId="4E7012AC" w:rsidR="124E4225" w:rsidRDefault="124E4225" w:rsidP="124E4225">
            <w:pPr>
              <w:rPr>
                <w:color w:val="000000" w:themeColor="text1"/>
              </w:rPr>
            </w:pPr>
            <w:r w:rsidRPr="124E4225">
              <w:rPr>
                <w:color w:val="000000" w:themeColor="text1"/>
              </w:rPr>
              <w:t>IST1</w:t>
            </w:r>
          </w:p>
        </w:tc>
        <w:tc>
          <w:tcPr>
            <w:tcW w:w="1415" w:type="dxa"/>
          </w:tcPr>
          <w:p w14:paraId="4B6A72A0" w14:textId="6E61F072" w:rsidR="124E4225" w:rsidRDefault="124E4225" w:rsidP="124E4225">
            <w:pPr>
              <w:jc w:val="right"/>
              <w:rPr>
                <w:color w:val="000000" w:themeColor="text1"/>
              </w:rPr>
            </w:pPr>
            <w:r w:rsidRPr="124E4225">
              <w:rPr>
                <w:color w:val="000000" w:themeColor="text1"/>
              </w:rPr>
              <w:t>0.4</w:t>
            </w:r>
          </w:p>
        </w:tc>
        <w:tc>
          <w:tcPr>
            <w:tcW w:w="1415" w:type="dxa"/>
          </w:tcPr>
          <w:p w14:paraId="3843F48A" w14:textId="1D938575" w:rsidR="124E4225" w:rsidRDefault="124E4225" w:rsidP="124E4225">
            <w:pPr>
              <w:rPr>
                <w:color w:val="000000" w:themeColor="text1"/>
              </w:rPr>
            </w:pPr>
            <w:r w:rsidRPr="124E4225">
              <w:rPr>
                <w:color w:val="000000" w:themeColor="text1"/>
              </w:rPr>
              <w:t>SLC9A3R1</w:t>
            </w:r>
          </w:p>
        </w:tc>
        <w:tc>
          <w:tcPr>
            <w:tcW w:w="2010" w:type="dxa"/>
          </w:tcPr>
          <w:p w14:paraId="56DDDE0D" w14:textId="4775E1E3" w:rsidR="124E4225" w:rsidRDefault="124E4225" w:rsidP="124E4225">
            <w:pPr>
              <w:jc w:val="right"/>
              <w:rPr>
                <w:color w:val="000000" w:themeColor="text1"/>
              </w:rPr>
            </w:pPr>
            <w:r w:rsidRPr="124E4225">
              <w:rPr>
                <w:color w:val="000000" w:themeColor="text1"/>
              </w:rPr>
              <w:t>0.2</w:t>
            </w:r>
          </w:p>
        </w:tc>
      </w:tr>
      <w:tr w:rsidR="124E4225" w14:paraId="2988D574" w14:textId="77777777" w:rsidTr="003A43B2">
        <w:trPr>
          <w:trHeight w:val="300"/>
        </w:trPr>
        <w:tc>
          <w:tcPr>
            <w:tcW w:w="1415" w:type="dxa"/>
          </w:tcPr>
          <w:p w14:paraId="4B6C237B" w14:textId="149F5A5C" w:rsidR="124E4225" w:rsidRDefault="124E4225" w:rsidP="124E4225">
            <w:pPr>
              <w:rPr>
                <w:color w:val="000000" w:themeColor="text1"/>
              </w:rPr>
            </w:pPr>
            <w:r w:rsidRPr="124E4225">
              <w:rPr>
                <w:color w:val="000000" w:themeColor="text1"/>
              </w:rPr>
              <w:t>PPIB</w:t>
            </w:r>
          </w:p>
        </w:tc>
        <w:tc>
          <w:tcPr>
            <w:tcW w:w="1415" w:type="dxa"/>
          </w:tcPr>
          <w:p w14:paraId="5D4592ED" w14:textId="32B283C3" w:rsidR="124E4225" w:rsidRDefault="124E4225" w:rsidP="124E4225">
            <w:pPr>
              <w:jc w:val="right"/>
              <w:rPr>
                <w:color w:val="000000" w:themeColor="text1"/>
              </w:rPr>
            </w:pPr>
            <w:r w:rsidRPr="124E4225">
              <w:rPr>
                <w:color w:val="000000" w:themeColor="text1"/>
              </w:rPr>
              <w:t>1</w:t>
            </w:r>
          </w:p>
        </w:tc>
        <w:tc>
          <w:tcPr>
            <w:tcW w:w="1415" w:type="dxa"/>
          </w:tcPr>
          <w:p w14:paraId="53A5CEBA" w14:textId="4F1D3189" w:rsidR="124E4225" w:rsidRDefault="124E4225" w:rsidP="124E4225">
            <w:pPr>
              <w:rPr>
                <w:color w:val="000000" w:themeColor="text1"/>
              </w:rPr>
            </w:pPr>
            <w:r w:rsidRPr="124E4225">
              <w:rPr>
                <w:color w:val="000000" w:themeColor="text1"/>
              </w:rPr>
              <w:t>NCK2</w:t>
            </w:r>
          </w:p>
        </w:tc>
        <w:tc>
          <w:tcPr>
            <w:tcW w:w="1415" w:type="dxa"/>
          </w:tcPr>
          <w:p w14:paraId="75243004" w14:textId="7FCACDE5" w:rsidR="124E4225" w:rsidRDefault="124E4225" w:rsidP="124E4225">
            <w:pPr>
              <w:jc w:val="right"/>
              <w:rPr>
                <w:color w:val="000000" w:themeColor="text1"/>
              </w:rPr>
            </w:pPr>
            <w:r w:rsidRPr="124E4225">
              <w:rPr>
                <w:color w:val="000000" w:themeColor="text1"/>
              </w:rPr>
              <w:t>0.4</w:t>
            </w:r>
          </w:p>
        </w:tc>
        <w:tc>
          <w:tcPr>
            <w:tcW w:w="1415" w:type="dxa"/>
          </w:tcPr>
          <w:p w14:paraId="6251F7B9" w14:textId="5024253C" w:rsidR="124E4225" w:rsidRDefault="124E4225" w:rsidP="124E4225">
            <w:pPr>
              <w:rPr>
                <w:color w:val="000000" w:themeColor="text1"/>
              </w:rPr>
            </w:pPr>
            <w:r w:rsidRPr="124E4225">
              <w:rPr>
                <w:color w:val="000000" w:themeColor="text1"/>
              </w:rPr>
              <w:t>TNFRSF1B</w:t>
            </w:r>
          </w:p>
        </w:tc>
        <w:tc>
          <w:tcPr>
            <w:tcW w:w="2010" w:type="dxa"/>
          </w:tcPr>
          <w:p w14:paraId="676CA6E6" w14:textId="358BDF3B" w:rsidR="124E4225" w:rsidRDefault="124E4225" w:rsidP="124E4225">
            <w:pPr>
              <w:jc w:val="right"/>
              <w:rPr>
                <w:color w:val="000000" w:themeColor="text1"/>
              </w:rPr>
            </w:pPr>
            <w:r w:rsidRPr="124E4225">
              <w:rPr>
                <w:color w:val="000000" w:themeColor="text1"/>
              </w:rPr>
              <w:t>0.2</w:t>
            </w:r>
          </w:p>
        </w:tc>
      </w:tr>
      <w:tr w:rsidR="124E4225" w14:paraId="29DA53C9" w14:textId="77777777" w:rsidTr="003A43B2">
        <w:trPr>
          <w:trHeight w:val="300"/>
        </w:trPr>
        <w:tc>
          <w:tcPr>
            <w:tcW w:w="1415" w:type="dxa"/>
          </w:tcPr>
          <w:p w14:paraId="66DB6664" w14:textId="629EF4C4" w:rsidR="124E4225" w:rsidRDefault="124E4225" w:rsidP="124E4225">
            <w:pPr>
              <w:rPr>
                <w:color w:val="000000" w:themeColor="text1"/>
              </w:rPr>
            </w:pPr>
            <w:r w:rsidRPr="124E4225">
              <w:rPr>
                <w:color w:val="000000" w:themeColor="text1"/>
              </w:rPr>
              <w:t>TMED8</w:t>
            </w:r>
          </w:p>
        </w:tc>
        <w:tc>
          <w:tcPr>
            <w:tcW w:w="1415" w:type="dxa"/>
          </w:tcPr>
          <w:p w14:paraId="3EAD2A90" w14:textId="47A223A4" w:rsidR="124E4225" w:rsidRDefault="124E4225" w:rsidP="124E4225">
            <w:pPr>
              <w:jc w:val="right"/>
              <w:rPr>
                <w:color w:val="000000" w:themeColor="text1"/>
              </w:rPr>
            </w:pPr>
            <w:r w:rsidRPr="124E4225">
              <w:rPr>
                <w:color w:val="000000" w:themeColor="text1"/>
              </w:rPr>
              <w:t>1</w:t>
            </w:r>
          </w:p>
        </w:tc>
        <w:tc>
          <w:tcPr>
            <w:tcW w:w="1415" w:type="dxa"/>
          </w:tcPr>
          <w:p w14:paraId="4E6B2255" w14:textId="23009C11" w:rsidR="124E4225" w:rsidRDefault="124E4225" w:rsidP="124E4225">
            <w:pPr>
              <w:rPr>
                <w:color w:val="000000" w:themeColor="text1"/>
              </w:rPr>
            </w:pPr>
            <w:r w:rsidRPr="124E4225">
              <w:rPr>
                <w:color w:val="000000" w:themeColor="text1"/>
              </w:rPr>
              <w:t>PPP1R2</w:t>
            </w:r>
          </w:p>
        </w:tc>
        <w:tc>
          <w:tcPr>
            <w:tcW w:w="1415" w:type="dxa"/>
          </w:tcPr>
          <w:p w14:paraId="23AC41A8" w14:textId="7A3C59A5" w:rsidR="124E4225" w:rsidRDefault="124E4225" w:rsidP="124E4225">
            <w:pPr>
              <w:jc w:val="right"/>
              <w:rPr>
                <w:color w:val="000000" w:themeColor="text1"/>
              </w:rPr>
            </w:pPr>
            <w:r w:rsidRPr="124E4225">
              <w:rPr>
                <w:color w:val="000000" w:themeColor="text1"/>
              </w:rPr>
              <w:t>0.4</w:t>
            </w:r>
          </w:p>
        </w:tc>
        <w:tc>
          <w:tcPr>
            <w:tcW w:w="1415" w:type="dxa"/>
          </w:tcPr>
          <w:p w14:paraId="6E169D1C" w14:textId="03BE8B41" w:rsidR="124E4225" w:rsidRDefault="124E4225" w:rsidP="124E4225">
            <w:pPr>
              <w:rPr>
                <w:color w:val="000000" w:themeColor="text1"/>
              </w:rPr>
            </w:pPr>
            <w:r w:rsidRPr="124E4225">
              <w:rPr>
                <w:color w:val="000000" w:themeColor="text1"/>
              </w:rPr>
              <w:t>TNFRSF21</w:t>
            </w:r>
          </w:p>
        </w:tc>
        <w:tc>
          <w:tcPr>
            <w:tcW w:w="2010" w:type="dxa"/>
          </w:tcPr>
          <w:p w14:paraId="06A304EE" w14:textId="71C01476" w:rsidR="124E4225" w:rsidRDefault="124E4225" w:rsidP="124E4225">
            <w:pPr>
              <w:jc w:val="right"/>
              <w:rPr>
                <w:color w:val="000000" w:themeColor="text1"/>
              </w:rPr>
            </w:pPr>
            <w:r w:rsidRPr="124E4225">
              <w:rPr>
                <w:color w:val="000000" w:themeColor="text1"/>
              </w:rPr>
              <w:t>0.2</w:t>
            </w:r>
          </w:p>
        </w:tc>
      </w:tr>
      <w:tr w:rsidR="124E4225" w14:paraId="3479D640" w14:textId="77777777" w:rsidTr="003A43B2">
        <w:trPr>
          <w:trHeight w:val="300"/>
        </w:trPr>
        <w:tc>
          <w:tcPr>
            <w:tcW w:w="1415" w:type="dxa"/>
          </w:tcPr>
          <w:p w14:paraId="0EE65C5E" w14:textId="13A86ECF" w:rsidR="124E4225" w:rsidRDefault="124E4225" w:rsidP="124E4225">
            <w:pPr>
              <w:rPr>
                <w:color w:val="000000" w:themeColor="text1"/>
              </w:rPr>
            </w:pPr>
            <w:r w:rsidRPr="124E4225">
              <w:rPr>
                <w:color w:val="000000" w:themeColor="text1"/>
              </w:rPr>
              <w:t>HARS1</w:t>
            </w:r>
          </w:p>
        </w:tc>
        <w:tc>
          <w:tcPr>
            <w:tcW w:w="1415" w:type="dxa"/>
          </w:tcPr>
          <w:p w14:paraId="2E44175E" w14:textId="4270A82E" w:rsidR="124E4225" w:rsidRDefault="124E4225" w:rsidP="124E4225">
            <w:pPr>
              <w:jc w:val="right"/>
              <w:rPr>
                <w:color w:val="000000" w:themeColor="text1"/>
              </w:rPr>
            </w:pPr>
            <w:r w:rsidRPr="124E4225">
              <w:rPr>
                <w:color w:val="000000" w:themeColor="text1"/>
              </w:rPr>
              <w:t>0.8</w:t>
            </w:r>
          </w:p>
        </w:tc>
        <w:tc>
          <w:tcPr>
            <w:tcW w:w="1415" w:type="dxa"/>
          </w:tcPr>
          <w:p w14:paraId="1A292DD9" w14:textId="08CC442C" w:rsidR="124E4225" w:rsidRDefault="124E4225" w:rsidP="124E4225">
            <w:pPr>
              <w:rPr>
                <w:color w:val="000000" w:themeColor="text1"/>
              </w:rPr>
            </w:pPr>
            <w:r w:rsidRPr="124E4225">
              <w:rPr>
                <w:color w:val="000000" w:themeColor="text1"/>
              </w:rPr>
              <w:t>TBCC</w:t>
            </w:r>
          </w:p>
        </w:tc>
        <w:tc>
          <w:tcPr>
            <w:tcW w:w="1415" w:type="dxa"/>
          </w:tcPr>
          <w:p w14:paraId="0E0A5EBD" w14:textId="43DA3924" w:rsidR="124E4225" w:rsidRDefault="124E4225" w:rsidP="124E4225">
            <w:pPr>
              <w:jc w:val="right"/>
              <w:rPr>
                <w:color w:val="000000" w:themeColor="text1"/>
              </w:rPr>
            </w:pPr>
            <w:r w:rsidRPr="124E4225">
              <w:rPr>
                <w:color w:val="000000" w:themeColor="text1"/>
              </w:rPr>
              <w:t>0.4</w:t>
            </w:r>
          </w:p>
        </w:tc>
        <w:tc>
          <w:tcPr>
            <w:tcW w:w="1415" w:type="dxa"/>
          </w:tcPr>
          <w:p w14:paraId="5044E326" w14:textId="31CD99F9" w:rsidR="124E4225" w:rsidRDefault="124E4225" w:rsidP="124E4225">
            <w:pPr>
              <w:rPr>
                <w:color w:val="000000" w:themeColor="text1"/>
              </w:rPr>
            </w:pPr>
            <w:r w:rsidRPr="124E4225">
              <w:rPr>
                <w:color w:val="000000" w:themeColor="text1"/>
              </w:rPr>
              <w:t>TWF2</w:t>
            </w:r>
          </w:p>
        </w:tc>
        <w:tc>
          <w:tcPr>
            <w:tcW w:w="2010" w:type="dxa"/>
          </w:tcPr>
          <w:p w14:paraId="7EE1B83E" w14:textId="7E226852" w:rsidR="124E4225" w:rsidRDefault="124E4225" w:rsidP="124E4225">
            <w:pPr>
              <w:jc w:val="right"/>
              <w:rPr>
                <w:color w:val="000000" w:themeColor="text1"/>
              </w:rPr>
            </w:pPr>
            <w:r w:rsidRPr="124E4225">
              <w:rPr>
                <w:color w:val="000000" w:themeColor="text1"/>
              </w:rPr>
              <w:t>0.2</w:t>
            </w:r>
          </w:p>
        </w:tc>
      </w:tr>
      <w:tr w:rsidR="124E4225" w14:paraId="51834154" w14:textId="77777777" w:rsidTr="003A43B2">
        <w:trPr>
          <w:trHeight w:val="300"/>
        </w:trPr>
        <w:tc>
          <w:tcPr>
            <w:tcW w:w="1415" w:type="dxa"/>
          </w:tcPr>
          <w:p w14:paraId="6FB071E3" w14:textId="6AF15D06" w:rsidR="124E4225" w:rsidRDefault="124E4225" w:rsidP="124E4225">
            <w:pPr>
              <w:rPr>
                <w:color w:val="000000" w:themeColor="text1"/>
              </w:rPr>
            </w:pPr>
            <w:r w:rsidRPr="124E4225">
              <w:rPr>
                <w:color w:val="000000" w:themeColor="text1"/>
              </w:rPr>
              <w:t>JPT2</w:t>
            </w:r>
          </w:p>
        </w:tc>
        <w:tc>
          <w:tcPr>
            <w:tcW w:w="1415" w:type="dxa"/>
          </w:tcPr>
          <w:p w14:paraId="52742802" w14:textId="15556097" w:rsidR="124E4225" w:rsidRDefault="124E4225" w:rsidP="124E4225">
            <w:pPr>
              <w:jc w:val="right"/>
              <w:rPr>
                <w:color w:val="000000" w:themeColor="text1"/>
              </w:rPr>
            </w:pPr>
            <w:r w:rsidRPr="124E4225">
              <w:rPr>
                <w:color w:val="000000" w:themeColor="text1"/>
              </w:rPr>
              <w:t>0.8</w:t>
            </w:r>
          </w:p>
        </w:tc>
        <w:tc>
          <w:tcPr>
            <w:tcW w:w="1415" w:type="dxa"/>
          </w:tcPr>
          <w:p w14:paraId="47EA7DA9" w14:textId="0B0F472D" w:rsidR="124E4225" w:rsidRDefault="124E4225" w:rsidP="124E4225">
            <w:pPr>
              <w:rPr>
                <w:color w:val="000000" w:themeColor="text1"/>
              </w:rPr>
            </w:pPr>
            <w:r w:rsidRPr="124E4225">
              <w:rPr>
                <w:color w:val="000000" w:themeColor="text1"/>
              </w:rPr>
              <w:t>CASP3</w:t>
            </w:r>
          </w:p>
        </w:tc>
        <w:tc>
          <w:tcPr>
            <w:tcW w:w="1415" w:type="dxa"/>
          </w:tcPr>
          <w:p w14:paraId="5A33169E" w14:textId="09CC523A" w:rsidR="124E4225" w:rsidRDefault="124E4225" w:rsidP="124E4225">
            <w:pPr>
              <w:jc w:val="right"/>
              <w:rPr>
                <w:color w:val="000000" w:themeColor="text1"/>
              </w:rPr>
            </w:pPr>
            <w:r w:rsidRPr="124E4225">
              <w:rPr>
                <w:color w:val="000000" w:themeColor="text1"/>
              </w:rPr>
              <w:t>0.2</w:t>
            </w:r>
          </w:p>
        </w:tc>
        <w:tc>
          <w:tcPr>
            <w:tcW w:w="1415" w:type="dxa"/>
          </w:tcPr>
          <w:p w14:paraId="3056C072" w14:textId="261BB17E" w:rsidR="124E4225" w:rsidRDefault="124E4225" w:rsidP="124E4225">
            <w:pPr>
              <w:rPr>
                <w:color w:val="000000" w:themeColor="text1"/>
              </w:rPr>
            </w:pPr>
            <w:r w:rsidRPr="124E4225">
              <w:rPr>
                <w:color w:val="000000" w:themeColor="text1"/>
              </w:rPr>
              <w:t>VPS4B</w:t>
            </w:r>
          </w:p>
        </w:tc>
        <w:tc>
          <w:tcPr>
            <w:tcW w:w="2010" w:type="dxa"/>
          </w:tcPr>
          <w:p w14:paraId="5B2C3ABC" w14:textId="0170E530" w:rsidR="124E4225" w:rsidRDefault="124E4225" w:rsidP="124E4225">
            <w:pPr>
              <w:jc w:val="right"/>
              <w:rPr>
                <w:color w:val="000000" w:themeColor="text1"/>
              </w:rPr>
            </w:pPr>
            <w:r w:rsidRPr="124E4225">
              <w:rPr>
                <w:color w:val="000000" w:themeColor="text1"/>
              </w:rPr>
              <w:t>0.2</w:t>
            </w:r>
          </w:p>
        </w:tc>
      </w:tr>
      <w:tr w:rsidR="124E4225" w14:paraId="7F5F30F2" w14:textId="77777777" w:rsidTr="003A43B2">
        <w:trPr>
          <w:trHeight w:val="300"/>
        </w:trPr>
        <w:tc>
          <w:tcPr>
            <w:tcW w:w="1415" w:type="dxa"/>
          </w:tcPr>
          <w:p w14:paraId="73BC731F" w14:textId="49090EB6" w:rsidR="124E4225" w:rsidRDefault="124E4225" w:rsidP="124E4225">
            <w:pPr>
              <w:rPr>
                <w:color w:val="000000" w:themeColor="text1"/>
              </w:rPr>
            </w:pPr>
            <w:r w:rsidRPr="124E4225">
              <w:rPr>
                <w:color w:val="000000" w:themeColor="text1"/>
              </w:rPr>
              <w:t>SNAP29</w:t>
            </w:r>
          </w:p>
        </w:tc>
        <w:tc>
          <w:tcPr>
            <w:tcW w:w="1415" w:type="dxa"/>
          </w:tcPr>
          <w:p w14:paraId="42F7B423" w14:textId="702EBFF9" w:rsidR="124E4225" w:rsidRDefault="124E4225" w:rsidP="124E4225">
            <w:pPr>
              <w:jc w:val="right"/>
              <w:rPr>
                <w:color w:val="000000" w:themeColor="text1"/>
              </w:rPr>
            </w:pPr>
            <w:r w:rsidRPr="124E4225">
              <w:rPr>
                <w:color w:val="000000" w:themeColor="text1"/>
              </w:rPr>
              <w:t>0.8</w:t>
            </w:r>
          </w:p>
        </w:tc>
        <w:tc>
          <w:tcPr>
            <w:tcW w:w="1415" w:type="dxa"/>
          </w:tcPr>
          <w:p w14:paraId="7FC185CA" w14:textId="51B0B6C8" w:rsidR="124E4225" w:rsidRDefault="124E4225" w:rsidP="124E4225">
            <w:pPr>
              <w:rPr>
                <w:color w:val="000000" w:themeColor="text1"/>
              </w:rPr>
            </w:pPr>
            <w:r w:rsidRPr="124E4225">
              <w:rPr>
                <w:color w:val="000000" w:themeColor="text1"/>
              </w:rPr>
              <w:t>CDC37</w:t>
            </w:r>
          </w:p>
        </w:tc>
        <w:tc>
          <w:tcPr>
            <w:tcW w:w="1415" w:type="dxa"/>
          </w:tcPr>
          <w:p w14:paraId="4BF7932E" w14:textId="1917DE6B" w:rsidR="124E4225" w:rsidRDefault="124E4225" w:rsidP="124E4225">
            <w:pPr>
              <w:jc w:val="right"/>
              <w:rPr>
                <w:color w:val="000000" w:themeColor="text1"/>
              </w:rPr>
            </w:pPr>
            <w:r w:rsidRPr="124E4225">
              <w:rPr>
                <w:color w:val="000000" w:themeColor="text1"/>
              </w:rPr>
              <w:t>0.2</w:t>
            </w:r>
          </w:p>
        </w:tc>
        <w:tc>
          <w:tcPr>
            <w:tcW w:w="1415" w:type="dxa"/>
            <w:shd w:val="clear" w:color="auto" w:fill="AEAAAA" w:themeFill="background2" w:themeFillShade="BF"/>
          </w:tcPr>
          <w:p w14:paraId="7DA87EB5" w14:textId="04D08DC9" w:rsidR="124E4225" w:rsidRDefault="124E4225" w:rsidP="124E4225">
            <w:pPr>
              <w:rPr>
                <w:highlight w:val="darkGray"/>
              </w:rPr>
            </w:pPr>
          </w:p>
        </w:tc>
        <w:tc>
          <w:tcPr>
            <w:tcW w:w="2010" w:type="dxa"/>
            <w:shd w:val="clear" w:color="auto" w:fill="AEAAAA" w:themeFill="background2" w:themeFillShade="BF"/>
          </w:tcPr>
          <w:p w14:paraId="396CB832" w14:textId="5857DE33" w:rsidR="124E4225" w:rsidRDefault="124E4225" w:rsidP="124E4225">
            <w:pPr>
              <w:rPr>
                <w:highlight w:val="darkGray"/>
              </w:rPr>
            </w:pPr>
          </w:p>
        </w:tc>
      </w:tr>
      <w:tr w:rsidR="124E4225" w14:paraId="15D921FD" w14:textId="77777777" w:rsidTr="003A43B2">
        <w:trPr>
          <w:trHeight w:val="300"/>
        </w:trPr>
        <w:tc>
          <w:tcPr>
            <w:tcW w:w="1415" w:type="dxa"/>
          </w:tcPr>
          <w:p w14:paraId="488BC98C" w14:textId="7082A6F2" w:rsidR="124E4225" w:rsidRDefault="124E4225" w:rsidP="124E4225">
            <w:pPr>
              <w:rPr>
                <w:color w:val="000000" w:themeColor="text1"/>
              </w:rPr>
            </w:pPr>
            <w:r w:rsidRPr="124E4225">
              <w:rPr>
                <w:color w:val="000000" w:themeColor="text1"/>
              </w:rPr>
              <w:t>CACYBP</w:t>
            </w:r>
          </w:p>
        </w:tc>
        <w:tc>
          <w:tcPr>
            <w:tcW w:w="1415" w:type="dxa"/>
          </w:tcPr>
          <w:p w14:paraId="6B5E5C98" w14:textId="4DCABE80" w:rsidR="124E4225" w:rsidRDefault="124E4225" w:rsidP="124E4225">
            <w:pPr>
              <w:jc w:val="right"/>
              <w:rPr>
                <w:color w:val="000000" w:themeColor="text1"/>
              </w:rPr>
            </w:pPr>
            <w:r w:rsidRPr="124E4225">
              <w:rPr>
                <w:color w:val="000000" w:themeColor="text1"/>
              </w:rPr>
              <w:t>0.6</w:t>
            </w:r>
          </w:p>
        </w:tc>
        <w:tc>
          <w:tcPr>
            <w:tcW w:w="1415" w:type="dxa"/>
          </w:tcPr>
          <w:p w14:paraId="1D59FE9C" w14:textId="1774BE7C" w:rsidR="124E4225" w:rsidRDefault="124E4225" w:rsidP="124E4225">
            <w:pPr>
              <w:rPr>
                <w:color w:val="000000" w:themeColor="text1"/>
              </w:rPr>
            </w:pPr>
            <w:r w:rsidRPr="124E4225">
              <w:rPr>
                <w:color w:val="000000" w:themeColor="text1"/>
              </w:rPr>
              <w:t>DAB2</w:t>
            </w:r>
          </w:p>
        </w:tc>
        <w:tc>
          <w:tcPr>
            <w:tcW w:w="1415" w:type="dxa"/>
          </w:tcPr>
          <w:p w14:paraId="35BEF108" w14:textId="4F36D941" w:rsidR="124E4225" w:rsidRDefault="124E4225" w:rsidP="124E4225">
            <w:pPr>
              <w:jc w:val="right"/>
              <w:rPr>
                <w:color w:val="000000" w:themeColor="text1"/>
              </w:rPr>
            </w:pPr>
            <w:r w:rsidRPr="124E4225">
              <w:rPr>
                <w:color w:val="000000" w:themeColor="text1"/>
              </w:rPr>
              <w:t>0.2</w:t>
            </w:r>
          </w:p>
        </w:tc>
        <w:tc>
          <w:tcPr>
            <w:tcW w:w="1415" w:type="dxa"/>
            <w:shd w:val="clear" w:color="auto" w:fill="AEAAAA" w:themeFill="background2" w:themeFillShade="BF"/>
          </w:tcPr>
          <w:p w14:paraId="7B0EC91F" w14:textId="0189010C" w:rsidR="124E4225" w:rsidRDefault="124E4225" w:rsidP="124E4225">
            <w:pPr>
              <w:rPr>
                <w:highlight w:val="darkGray"/>
              </w:rPr>
            </w:pPr>
          </w:p>
        </w:tc>
        <w:tc>
          <w:tcPr>
            <w:tcW w:w="2010" w:type="dxa"/>
            <w:shd w:val="clear" w:color="auto" w:fill="AEAAAA" w:themeFill="background2" w:themeFillShade="BF"/>
          </w:tcPr>
          <w:p w14:paraId="30B44DFD" w14:textId="45BD00DE" w:rsidR="124E4225" w:rsidRDefault="124E4225" w:rsidP="124E4225">
            <w:pPr>
              <w:rPr>
                <w:highlight w:val="darkGray"/>
              </w:rPr>
            </w:pPr>
          </w:p>
        </w:tc>
      </w:tr>
      <w:tr w:rsidR="124E4225" w14:paraId="08C8A40A" w14:textId="77777777" w:rsidTr="003A43B2">
        <w:trPr>
          <w:trHeight w:val="300"/>
        </w:trPr>
        <w:tc>
          <w:tcPr>
            <w:tcW w:w="1415" w:type="dxa"/>
          </w:tcPr>
          <w:p w14:paraId="65565A34" w14:textId="73AD962D" w:rsidR="124E4225" w:rsidRDefault="124E4225" w:rsidP="124E4225">
            <w:pPr>
              <w:rPr>
                <w:color w:val="000000" w:themeColor="text1"/>
              </w:rPr>
            </w:pPr>
            <w:r w:rsidRPr="124E4225">
              <w:rPr>
                <w:color w:val="000000" w:themeColor="text1"/>
              </w:rPr>
              <w:t>ERP29</w:t>
            </w:r>
          </w:p>
        </w:tc>
        <w:tc>
          <w:tcPr>
            <w:tcW w:w="1415" w:type="dxa"/>
          </w:tcPr>
          <w:p w14:paraId="60182490" w14:textId="3306B91C" w:rsidR="124E4225" w:rsidRDefault="124E4225" w:rsidP="124E4225">
            <w:pPr>
              <w:jc w:val="right"/>
              <w:rPr>
                <w:color w:val="000000" w:themeColor="text1"/>
              </w:rPr>
            </w:pPr>
            <w:r w:rsidRPr="124E4225">
              <w:rPr>
                <w:color w:val="000000" w:themeColor="text1"/>
              </w:rPr>
              <w:t>0.6</w:t>
            </w:r>
          </w:p>
        </w:tc>
        <w:tc>
          <w:tcPr>
            <w:tcW w:w="1415" w:type="dxa"/>
          </w:tcPr>
          <w:p w14:paraId="7BF4A4B1" w14:textId="0F51E64E" w:rsidR="124E4225" w:rsidRDefault="124E4225" w:rsidP="124E4225">
            <w:pPr>
              <w:rPr>
                <w:color w:val="000000" w:themeColor="text1"/>
              </w:rPr>
            </w:pPr>
            <w:r w:rsidRPr="124E4225">
              <w:rPr>
                <w:color w:val="000000" w:themeColor="text1"/>
              </w:rPr>
              <w:t>DFFA</w:t>
            </w:r>
          </w:p>
        </w:tc>
        <w:tc>
          <w:tcPr>
            <w:tcW w:w="1415" w:type="dxa"/>
          </w:tcPr>
          <w:p w14:paraId="0624F337" w14:textId="44269141" w:rsidR="124E4225" w:rsidRDefault="124E4225" w:rsidP="124E4225">
            <w:pPr>
              <w:jc w:val="right"/>
              <w:rPr>
                <w:color w:val="000000" w:themeColor="text1"/>
              </w:rPr>
            </w:pPr>
            <w:r w:rsidRPr="124E4225">
              <w:rPr>
                <w:color w:val="000000" w:themeColor="text1"/>
              </w:rPr>
              <w:t>0.2</w:t>
            </w:r>
          </w:p>
        </w:tc>
        <w:tc>
          <w:tcPr>
            <w:tcW w:w="1415" w:type="dxa"/>
            <w:shd w:val="clear" w:color="auto" w:fill="AEAAAA" w:themeFill="background2" w:themeFillShade="BF"/>
          </w:tcPr>
          <w:p w14:paraId="695EF124" w14:textId="73FE37C2" w:rsidR="124E4225" w:rsidRDefault="124E4225" w:rsidP="124E4225">
            <w:pPr>
              <w:rPr>
                <w:highlight w:val="darkGray"/>
              </w:rPr>
            </w:pPr>
          </w:p>
        </w:tc>
        <w:tc>
          <w:tcPr>
            <w:tcW w:w="2010" w:type="dxa"/>
            <w:shd w:val="clear" w:color="auto" w:fill="AEAAAA" w:themeFill="background2" w:themeFillShade="BF"/>
          </w:tcPr>
          <w:p w14:paraId="22ACCE24" w14:textId="0FFB46FA" w:rsidR="124E4225" w:rsidRDefault="124E4225" w:rsidP="124E4225">
            <w:pPr>
              <w:rPr>
                <w:highlight w:val="darkGray"/>
              </w:rPr>
            </w:pPr>
          </w:p>
        </w:tc>
      </w:tr>
      <w:tr w:rsidR="124E4225" w14:paraId="04A6FFEC" w14:textId="77777777" w:rsidTr="003A43B2">
        <w:trPr>
          <w:trHeight w:val="300"/>
        </w:trPr>
        <w:tc>
          <w:tcPr>
            <w:tcW w:w="1415" w:type="dxa"/>
          </w:tcPr>
          <w:p w14:paraId="487C8290" w14:textId="2B9B7E6B" w:rsidR="124E4225" w:rsidRDefault="124E4225" w:rsidP="124E4225">
            <w:pPr>
              <w:rPr>
                <w:color w:val="000000" w:themeColor="text1"/>
              </w:rPr>
            </w:pPr>
            <w:r w:rsidRPr="124E4225">
              <w:rPr>
                <w:color w:val="000000" w:themeColor="text1"/>
              </w:rPr>
              <w:t>MESD</w:t>
            </w:r>
          </w:p>
        </w:tc>
        <w:tc>
          <w:tcPr>
            <w:tcW w:w="1415" w:type="dxa"/>
          </w:tcPr>
          <w:p w14:paraId="32EDD8C0" w14:textId="0607A428" w:rsidR="124E4225" w:rsidRDefault="124E4225" w:rsidP="124E4225">
            <w:pPr>
              <w:jc w:val="right"/>
              <w:rPr>
                <w:color w:val="000000" w:themeColor="text1"/>
              </w:rPr>
            </w:pPr>
            <w:r w:rsidRPr="124E4225">
              <w:rPr>
                <w:color w:val="000000" w:themeColor="text1"/>
              </w:rPr>
              <w:t>0.6</w:t>
            </w:r>
          </w:p>
        </w:tc>
        <w:tc>
          <w:tcPr>
            <w:tcW w:w="1415" w:type="dxa"/>
          </w:tcPr>
          <w:p w14:paraId="4BC56AAB" w14:textId="53804499" w:rsidR="124E4225" w:rsidRDefault="124E4225" w:rsidP="124E4225">
            <w:pPr>
              <w:rPr>
                <w:color w:val="000000" w:themeColor="text1"/>
              </w:rPr>
            </w:pPr>
            <w:r w:rsidRPr="124E4225">
              <w:rPr>
                <w:color w:val="000000" w:themeColor="text1"/>
              </w:rPr>
              <w:t>ERBIN</w:t>
            </w:r>
          </w:p>
        </w:tc>
        <w:tc>
          <w:tcPr>
            <w:tcW w:w="1415" w:type="dxa"/>
          </w:tcPr>
          <w:p w14:paraId="5FD9CA0A" w14:textId="1D9A1178" w:rsidR="124E4225" w:rsidRDefault="124E4225" w:rsidP="124E4225">
            <w:pPr>
              <w:jc w:val="right"/>
              <w:rPr>
                <w:color w:val="000000" w:themeColor="text1"/>
              </w:rPr>
            </w:pPr>
            <w:r w:rsidRPr="124E4225">
              <w:rPr>
                <w:color w:val="000000" w:themeColor="text1"/>
              </w:rPr>
              <w:t>0.2</w:t>
            </w:r>
          </w:p>
        </w:tc>
        <w:tc>
          <w:tcPr>
            <w:tcW w:w="1415" w:type="dxa"/>
            <w:shd w:val="clear" w:color="auto" w:fill="AEAAAA" w:themeFill="background2" w:themeFillShade="BF"/>
          </w:tcPr>
          <w:p w14:paraId="2DFCF18E" w14:textId="01B3FFC8" w:rsidR="124E4225" w:rsidRDefault="124E4225" w:rsidP="124E4225">
            <w:pPr>
              <w:rPr>
                <w:highlight w:val="darkGray"/>
              </w:rPr>
            </w:pPr>
          </w:p>
        </w:tc>
        <w:tc>
          <w:tcPr>
            <w:tcW w:w="2010" w:type="dxa"/>
            <w:shd w:val="clear" w:color="auto" w:fill="AEAAAA" w:themeFill="background2" w:themeFillShade="BF"/>
          </w:tcPr>
          <w:p w14:paraId="3529E5E5" w14:textId="7F44C397" w:rsidR="124E4225" w:rsidRDefault="124E4225" w:rsidP="124E4225">
            <w:pPr>
              <w:rPr>
                <w:highlight w:val="darkGray"/>
              </w:rPr>
            </w:pPr>
          </w:p>
        </w:tc>
      </w:tr>
      <w:tr w:rsidR="124E4225" w14:paraId="0DA3955A" w14:textId="77777777" w:rsidTr="003A43B2">
        <w:trPr>
          <w:trHeight w:val="300"/>
        </w:trPr>
        <w:tc>
          <w:tcPr>
            <w:tcW w:w="1415" w:type="dxa"/>
          </w:tcPr>
          <w:p w14:paraId="636C7928" w14:textId="04ECEA3A" w:rsidR="124E4225" w:rsidRDefault="124E4225" w:rsidP="124E4225">
            <w:pPr>
              <w:rPr>
                <w:color w:val="000000" w:themeColor="text1"/>
              </w:rPr>
            </w:pPr>
            <w:r w:rsidRPr="124E4225">
              <w:rPr>
                <w:color w:val="000000" w:themeColor="text1"/>
              </w:rPr>
              <w:t>RWDD1</w:t>
            </w:r>
          </w:p>
        </w:tc>
        <w:tc>
          <w:tcPr>
            <w:tcW w:w="1415" w:type="dxa"/>
          </w:tcPr>
          <w:p w14:paraId="6076F65A" w14:textId="436F4DB2" w:rsidR="124E4225" w:rsidRDefault="124E4225" w:rsidP="124E4225">
            <w:pPr>
              <w:jc w:val="right"/>
              <w:rPr>
                <w:color w:val="000000" w:themeColor="text1"/>
              </w:rPr>
            </w:pPr>
            <w:r w:rsidRPr="124E4225">
              <w:rPr>
                <w:color w:val="000000" w:themeColor="text1"/>
              </w:rPr>
              <w:t>0.6</w:t>
            </w:r>
          </w:p>
        </w:tc>
        <w:tc>
          <w:tcPr>
            <w:tcW w:w="1415" w:type="dxa"/>
          </w:tcPr>
          <w:p w14:paraId="7478577B" w14:textId="0C838E2B" w:rsidR="124E4225" w:rsidRDefault="124E4225" w:rsidP="124E4225">
            <w:pPr>
              <w:rPr>
                <w:color w:val="000000" w:themeColor="text1"/>
              </w:rPr>
            </w:pPr>
            <w:r w:rsidRPr="124E4225">
              <w:rPr>
                <w:color w:val="000000" w:themeColor="text1"/>
              </w:rPr>
              <w:t>GCC1</w:t>
            </w:r>
          </w:p>
        </w:tc>
        <w:tc>
          <w:tcPr>
            <w:tcW w:w="1415" w:type="dxa"/>
          </w:tcPr>
          <w:p w14:paraId="3FCBE51A" w14:textId="03B02CB4" w:rsidR="124E4225" w:rsidRDefault="124E4225" w:rsidP="124E4225">
            <w:pPr>
              <w:jc w:val="right"/>
              <w:rPr>
                <w:color w:val="000000" w:themeColor="text1"/>
              </w:rPr>
            </w:pPr>
            <w:r w:rsidRPr="124E4225">
              <w:rPr>
                <w:color w:val="000000" w:themeColor="text1"/>
              </w:rPr>
              <w:t>0.2</w:t>
            </w:r>
          </w:p>
        </w:tc>
        <w:tc>
          <w:tcPr>
            <w:tcW w:w="1415" w:type="dxa"/>
            <w:shd w:val="clear" w:color="auto" w:fill="AEAAAA" w:themeFill="background2" w:themeFillShade="BF"/>
          </w:tcPr>
          <w:p w14:paraId="2695A037" w14:textId="1B56DBF2" w:rsidR="124E4225" w:rsidRDefault="124E4225" w:rsidP="124E4225">
            <w:pPr>
              <w:rPr>
                <w:highlight w:val="darkGray"/>
              </w:rPr>
            </w:pPr>
          </w:p>
        </w:tc>
        <w:tc>
          <w:tcPr>
            <w:tcW w:w="2010" w:type="dxa"/>
            <w:shd w:val="clear" w:color="auto" w:fill="AEAAAA" w:themeFill="background2" w:themeFillShade="BF"/>
          </w:tcPr>
          <w:p w14:paraId="084D6B71" w14:textId="27843660" w:rsidR="124E4225" w:rsidRDefault="124E4225" w:rsidP="124E4225">
            <w:pPr>
              <w:rPr>
                <w:highlight w:val="darkGray"/>
              </w:rPr>
            </w:pPr>
          </w:p>
        </w:tc>
      </w:tr>
    </w:tbl>
    <w:p w14:paraId="1D624DB9" w14:textId="22F82432" w:rsidR="7FD4025D" w:rsidRDefault="7FD4025D" w:rsidP="124E4225">
      <w:pPr>
        <w:spacing w:line="480" w:lineRule="auto"/>
      </w:pPr>
    </w:p>
    <w:p w14:paraId="7413F8BC" w14:textId="58D32429" w:rsidR="00D97D65" w:rsidRPr="00A278D0" w:rsidRDefault="4AF6EF23" w:rsidP="7FD4025D">
      <w:pPr>
        <w:pStyle w:val="Heading1"/>
        <w:spacing w:line="360" w:lineRule="auto"/>
        <w:rPr>
          <w:rFonts w:ascii="Times New Roman" w:hAnsi="Times New Roman" w:cs="Times New Roman"/>
          <w:b/>
          <w:bCs/>
          <w:color w:val="000000" w:themeColor="text1"/>
          <w:sz w:val="36"/>
          <w:szCs w:val="36"/>
        </w:rPr>
      </w:pPr>
      <w:r w:rsidRPr="124E4225">
        <w:rPr>
          <w:rFonts w:ascii="Times New Roman" w:hAnsi="Times New Roman" w:cs="Times New Roman"/>
          <w:b/>
          <w:bCs/>
          <w:color w:val="000000" w:themeColor="text1"/>
          <w:sz w:val="36"/>
          <w:szCs w:val="36"/>
        </w:rPr>
        <w:t>Figure</w:t>
      </w:r>
      <w:r w:rsidR="009D6DFE">
        <w:rPr>
          <w:rFonts w:ascii="Times New Roman" w:hAnsi="Times New Roman" w:cs="Times New Roman"/>
          <w:b/>
          <w:bCs/>
          <w:color w:val="000000" w:themeColor="text1"/>
          <w:sz w:val="36"/>
          <w:szCs w:val="36"/>
        </w:rPr>
        <w:t xml:space="preserve"> Legends</w:t>
      </w:r>
    </w:p>
    <w:p w14:paraId="2F29D062" w14:textId="2837A52A" w:rsidR="476E3628" w:rsidRDefault="476E3628" w:rsidP="124E4225">
      <w:pPr>
        <w:spacing w:line="480" w:lineRule="auto"/>
        <w:jc w:val="both"/>
      </w:pPr>
      <w:r w:rsidRPr="00A444AB">
        <w:rPr>
          <w:b/>
          <w:bCs/>
        </w:rPr>
        <w:t>Figure 1</w:t>
      </w:r>
      <w:r w:rsidR="00A444AB">
        <w:t>.</w:t>
      </w:r>
      <w:r>
        <w:t xml:space="preserve"> </w:t>
      </w:r>
      <w:r w:rsidR="00EA0BDE">
        <w:t xml:space="preserve">Identification of 3 novel subtypes of major depressive disorder (MDD). </w:t>
      </w:r>
      <w:r w:rsidR="00317B1B">
        <w:t>(</w:t>
      </w:r>
      <w:r w:rsidR="00EA0BDE">
        <w:t>A</w:t>
      </w:r>
      <w:r w:rsidR="00317B1B">
        <w:t>)</w:t>
      </w:r>
      <w:r w:rsidR="00EA0BDE">
        <w:t xml:space="preserve">, selection criteria </w:t>
      </w:r>
      <w:r>
        <w:t xml:space="preserve">and </w:t>
      </w:r>
      <w:r w:rsidR="00EA0BDE">
        <w:t xml:space="preserve">workflow for </w:t>
      </w:r>
      <w:r w:rsidR="00F061FD">
        <w:t>Discovery and Generalization (Replicat</w:t>
      </w:r>
      <w:r w:rsidR="00CF4705">
        <w:t>i</w:t>
      </w:r>
      <w:r w:rsidR="00F061FD">
        <w:t xml:space="preserve">on) cohorts. </w:t>
      </w:r>
      <w:r w:rsidR="00317B1B">
        <w:t>(</w:t>
      </w:r>
      <w:r w:rsidR="00F061FD">
        <w:t>B</w:t>
      </w:r>
      <w:r w:rsidR="00317B1B">
        <w:t>)</w:t>
      </w:r>
      <w:r w:rsidR="00F061FD">
        <w:t xml:space="preserve">, </w:t>
      </w:r>
      <w:r>
        <w:t xml:space="preserve">Hierarchical clustering of the MDD Discovery cohort using all panel proteins. The clustering and heatmap is forced to split based on the 3-cluster solution for 1 (C1), 2 (C2), and 3 (C3).  Cluster C1 is dominated by extreme down-regulation of a set of proteins (‘Set 1’; top-right), which are elevated in expression in C2 and C3. Meanwhile C2 and C3 distinguish from each other based on slightly altered expression of another larger set of proteins (‘Set 2’; bottom-left &amp; bottom-center). </w:t>
      </w:r>
      <w:r w:rsidR="00317B1B">
        <w:t>(</w:t>
      </w:r>
      <w:r w:rsidR="002A442A">
        <w:t>C</w:t>
      </w:r>
      <w:r w:rsidR="00317B1B">
        <w:t>)</w:t>
      </w:r>
      <w:r w:rsidR="007D7E38">
        <w:t xml:space="preserve"> &amp; </w:t>
      </w:r>
      <w:r w:rsidR="00317B1B">
        <w:t>(</w:t>
      </w:r>
      <w:r w:rsidR="007D7E38">
        <w:t>D</w:t>
      </w:r>
      <w:r w:rsidR="00317B1B">
        <w:t>)</w:t>
      </w:r>
      <w:r w:rsidR="002A442A">
        <w:t>, v</w:t>
      </w:r>
      <w:r>
        <w:t>ia PCA, the subtypes distinguish from each other along PC1</w:t>
      </w:r>
      <w:r w:rsidR="007D7E38">
        <w:t xml:space="preserve">, </w:t>
      </w:r>
      <w:r>
        <w:t>PC2</w:t>
      </w:r>
      <w:r w:rsidR="007D7E38">
        <w:t>, and PC3</w:t>
      </w:r>
      <w:r>
        <w:t>.</w:t>
      </w:r>
    </w:p>
    <w:p w14:paraId="34877CC4" w14:textId="69D52797" w:rsidR="7EB84E7D" w:rsidRDefault="7EB84E7D" w:rsidP="124E4225">
      <w:pPr>
        <w:spacing w:line="480" w:lineRule="auto"/>
      </w:pPr>
    </w:p>
    <w:p w14:paraId="000D5EBC" w14:textId="42067824" w:rsidR="7EB84E7D" w:rsidRDefault="7EB84E7D" w:rsidP="124E4225">
      <w:pPr>
        <w:spacing w:line="480" w:lineRule="auto"/>
        <w:jc w:val="both"/>
      </w:pPr>
      <w:r w:rsidRPr="00A444AB">
        <w:rPr>
          <w:b/>
          <w:bCs/>
        </w:rPr>
        <w:t>Figure 2</w:t>
      </w:r>
      <w:r w:rsidR="00A444AB">
        <w:t>.</w:t>
      </w:r>
      <w:r>
        <w:t xml:space="preserve"> Mitochondrial</w:t>
      </w:r>
      <w:r w:rsidR="008F1D18">
        <w:t>, BMI, &amp; Biomarker enrichment</w:t>
      </w:r>
      <w:r w:rsidR="004A5146">
        <w:t xml:space="preserve">s per subtype. </w:t>
      </w:r>
      <w:r w:rsidR="00E01A9E">
        <w:t>(</w:t>
      </w:r>
      <w:r w:rsidR="004A5146">
        <w:t>A</w:t>
      </w:r>
      <w:r w:rsidR="00E01A9E">
        <w:t>)</w:t>
      </w:r>
      <w:r w:rsidR="004A5146">
        <w:t xml:space="preserve"> </w:t>
      </w:r>
      <w:r>
        <w:t xml:space="preserve">Mitochondrial function enrichment via </w:t>
      </w:r>
      <w:proofErr w:type="spellStart"/>
      <w:r>
        <w:t>MitoCarta</w:t>
      </w:r>
      <w:proofErr w:type="spellEnd"/>
      <w:r>
        <w:t xml:space="preserve"> and IMPI. Subtype C3 has the highest</w:t>
      </w:r>
      <w:r w:rsidR="00E01A9E">
        <w:t xml:space="preserve"> expression levels of proteins enriched for</w:t>
      </w:r>
      <w:r>
        <w:t xml:space="preserve"> mitochondrial function</w:t>
      </w:r>
      <w:r w:rsidR="00E01A9E">
        <w:t>s</w:t>
      </w:r>
      <w:r>
        <w:t>, followed by C2, then C1. All pairwise comparisons are statistically significantly different</w:t>
      </w:r>
      <w:r w:rsidR="00F02F23">
        <w:t>.</w:t>
      </w:r>
      <w:r w:rsidR="00F10AF0">
        <w:t xml:space="preserve"> </w:t>
      </w:r>
      <w:r w:rsidR="00E01A9E">
        <w:t>(</w:t>
      </w:r>
      <w:r w:rsidR="00F10AF0">
        <w:t>B</w:t>
      </w:r>
      <w:r w:rsidR="00E01A9E">
        <w:t>)</w:t>
      </w:r>
      <w:r w:rsidR="00F10AF0">
        <w:t xml:space="preserve">, </w:t>
      </w:r>
      <w:r w:rsidR="00F53E74">
        <w:t>Body Mass Index (BMI), C-Reactive Protein (CRP)</w:t>
      </w:r>
      <w:r w:rsidR="0012124D">
        <w:t xml:space="preserve">, and TNF were observed as higher in subtype C2. BMI are reported unchanged, </w:t>
      </w:r>
      <w:r w:rsidR="0012124D">
        <w:lastRenderedPageBreak/>
        <w:t xml:space="preserve">while CRP </w:t>
      </w:r>
      <w:r w:rsidR="00FC1A08">
        <w:t>is reported as log</w:t>
      </w:r>
      <w:r w:rsidR="00FC1A08" w:rsidRPr="00FC1A08">
        <w:rPr>
          <w:vertAlign w:val="subscript"/>
        </w:rPr>
        <w:t>e</w:t>
      </w:r>
      <w:r w:rsidR="00FC1A08">
        <w:t xml:space="preserve"> values, while TNF is reported as normalized expression levels; </w:t>
      </w:r>
      <w:r w:rsidR="00E01A9E">
        <w:t>(</w:t>
      </w:r>
      <w:r w:rsidR="00FC1A08">
        <w:t>C</w:t>
      </w:r>
      <w:r w:rsidR="00E01A9E">
        <w:t>)</w:t>
      </w:r>
      <w:r w:rsidR="00FC1A08">
        <w:t xml:space="preserve">, </w:t>
      </w:r>
      <w:r w:rsidR="00D50A1E">
        <w:t>selected blood biomarker enrichments which are all higher in subtype C2. ***, adjusted p&lt;0.001</w:t>
      </w:r>
      <w:r w:rsidR="0044746C">
        <w:t>; **, adjusted p&lt;0.001. p-values reported via ANOVA with post-hoc Dunn’s test.</w:t>
      </w:r>
    </w:p>
    <w:p w14:paraId="250BE680" w14:textId="776BA925" w:rsidR="124E4225" w:rsidRDefault="124E4225" w:rsidP="124E4225">
      <w:pPr>
        <w:spacing w:line="360" w:lineRule="auto"/>
        <w:jc w:val="both"/>
        <w:rPr>
          <w:b/>
          <w:bCs/>
          <w:sz w:val="20"/>
          <w:szCs w:val="20"/>
        </w:rPr>
      </w:pPr>
    </w:p>
    <w:p w14:paraId="3D1CC48E" w14:textId="4D18E7B6" w:rsidR="00FA1433" w:rsidRPr="00FA1433" w:rsidRDefault="00FA1433" w:rsidP="00FA1433">
      <w:pPr>
        <w:spacing w:line="480" w:lineRule="auto"/>
        <w:jc w:val="both"/>
      </w:pPr>
      <w:commentRangeStart w:id="57"/>
      <w:r w:rsidRPr="00844EB7">
        <w:rPr>
          <w:b/>
          <w:bCs/>
          <w:highlight w:val="yellow"/>
        </w:rPr>
        <w:t>Figure 3</w:t>
      </w:r>
      <w:r w:rsidRPr="00844EB7">
        <w:rPr>
          <w:highlight w:val="yellow"/>
        </w:rPr>
        <w:t xml:space="preserve"> </w:t>
      </w:r>
      <w:ins w:id="58" w:author="Whelan, Christopher   [JRDUS]" w:date="2025-03-27T18:51:00Z" w16du:dateUtc="2025-03-27T22:51:00Z">
        <w:r w:rsidR="007F330E" w:rsidRPr="00844EB7">
          <w:rPr>
            <w:highlight w:val="yellow"/>
          </w:rPr>
          <w:t xml:space="preserve">TO BE COMPLETED. </w:t>
        </w:r>
      </w:ins>
      <w:ins w:id="59" w:author="Whelan, Christopher   [JRDUS]" w:date="2025-03-27T18:52:00Z" w16du:dateUtc="2025-03-27T22:52:00Z">
        <w:r w:rsidR="007F330E" w:rsidRPr="00844EB7">
          <w:rPr>
            <w:highlight w:val="yellow"/>
          </w:rPr>
          <w:t>For JPUBs reviewer – please note that the imaging analysis has been revised and may take another ~week to be completed comprehensively. I will provide a copy of Figure 3 as soon as it is generated, most likely by the first week of April.</w:t>
        </w:r>
      </w:ins>
      <w:commentRangeEnd w:id="57"/>
      <w:ins w:id="60" w:author="Whelan, Christopher   [JRDUS]" w:date="2025-03-27T18:53:00Z" w16du:dateUtc="2025-03-27T22:53:00Z">
        <w:r w:rsidR="007F330E" w:rsidRPr="00844EB7">
          <w:rPr>
            <w:rStyle w:val="CommentReference"/>
            <w:highlight w:val="yellow"/>
            <w:lang w:val="en-GB"/>
          </w:rPr>
          <w:commentReference w:id="57"/>
        </w:r>
      </w:ins>
    </w:p>
    <w:p w14:paraId="569E264C" w14:textId="00FD89ED" w:rsidR="016ACA47" w:rsidRDefault="016ACA47" w:rsidP="124E4225">
      <w:pPr>
        <w:pStyle w:val="Heading1"/>
        <w:spacing w:line="360" w:lineRule="auto"/>
        <w:rPr>
          <w:b/>
          <w:bCs/>
          <w:color w:val="000000" w:themeColor="text1"/>
        </w:rPr>
      </w:pPr>
      <w:r w:rsidRPr="124E4225">
        <w:rPr>
          <w:rFonts w:ascii="Times New Roman" w:hAnsi="Times New Roman" w:cs="Times New Roman"/>
          <w:b/>
          <w:bCs/>
          <w:color w:val="000000" w:themeColor="text1"/>
          <w:sz w:val="36"/>
          <w:szCs w:val="36"/>
        </w:rPr>
        <w:t>Acknowledgements</w:t>
      </w:r>
    </w:p>
    <w:p w14:paraId="5EFC5C57" w14:textId="587D90FE" w:rsidR="00317B1B" w:rsidRDefault="009C0D96" w:rsidP="00317B1B">
      <w:pPr>
        <w:spacing w:line="360" w:lineRule="auto"/>
        <w:jc w:val="both"/>
      </w:pPr>
      <w:r>
        <w:t xml:space="preserve">We thank the participants, researchers and contributors of UK Biobank </w:t>
      </w:r>
      <w:r w:rsidR="00051735">
        <w:t>for facilitating data generation for this study</w:t>
      </w:r>
      <w:r w:rsidR="00422DFD">
        <w:t xml:space="preserve">. We are grateful to </w:t>
      </w:r>
      <w:r w:rsidR="00575286">
        <w:t xml:space="preserve">several clinical development </w:t>
      </w:r>
      <w:r w:rsidR="007E4DBF">
        <w:t xml:space="preserve">and discovery </w:t>
      </w:r>
      <w:r w:rsidR="00575286">
        <w:t>team leaders at Johnson &amp; Johnson Innovative Medicine for providing</w:t>
      </w:r>
      <w:r w:rsidR="00CE0D1B">
        <w:t xml:space="preserve"> initial</w:t>
      </w:r>
      <w:r w:rsidR="00575286">
        <w:t xml:space="preserve"> guidance </w:t>
      </w:r>
      <w:r w:rsidR="00CE0D1B">
        <w:t xml:space="preserve">and feedback concerning </w:t>
      </w:r>
      <w:r w:rsidR="004C2995">
        <w:t xml:space="preserve">MDD </w:t>
      </w:r>
      <w:r w:rsidR="00E50CAA">
        <w:t xml:space="preserve">inclusion and exclusion criteria </w:t>
      </w:r>
      <w:r w:rsidR="004C2995">
        <w:t xml:space="preserve">for the study and for supporting submission for peer-review publication, </w:t>
      </w:r>
      <w:r w:rsidR="007E4DBF">
        <w:t>including</w:t>
      </w:r>
      <w:r w:rsidR="004C2995">
        <w:t xml:space="preserve"> Gahan </w:t>
      </w:r>
      <w:proofErr w:type="spellStart"/>
      <w:r w:rsidR="004C2995">
        <w:t>Pandina</w:t>
      </w:r>
      <w:proofErr w:type="spellEnd"/>
      <w:r w:rsidR="004C2995">
        <w:t xml:space="preserve">, </w:t>
      </w:r>
      <w:r w:rsidR="001D046A">
        <w:t xml:space="preserve">Pascal Bonaventure, </w:t>
      </w:r>
      <w:r w:rsidR="000918F7">
        <w:t xml:space="preserve">Magali Arons, James Palmer, </w:t>
      </w:r>
      <w:r w:rsidR="00F03FE3">
        <w:t xml:space="preserve">Yanina </w:t>
      </w:r>
      <w:proofErr w:type="spellStart"/>
      <w:r w:rsidR="00F03FE3">
        <w:t>Flossbach</w:t>
      </w:r>
      <w:proofErr w:type="spellEnd"/>
      <w:r w:rsidR="00F03FE3">
        <w:t xml:space="preserve">, </w:t>
      </w:r>
      <w:r w:rsidR="001D046A">
        <w:t xml:space="preserve">and Vanina Popova. </w:t>
      </w:r>
    </w:p>
    <w:p w14:paraId="1CA6AD43" w14:textId="77777777" w:rsidR="124E4225" w:rsidRDefault="124E4225" w:rsidP="124E4225">
      <w:pPr>
        <w:spacing w:line="360" w:lineRule="auto"/>
        <w:jc w:val="both"/>
      </w:pPr>
    </w:p>
    <w:p w14:paraId="14439118" w14:textId="4EB0C1A8" w:rsidR="016ACA47" w:rsidRDefault="016ACA47" w:rsidP="124E4225">
      <w:pPr>
        <w:pStyle w:val="Heading1"/>
        <w:spacing w:line="360" w:lineRule="auto"/>
        <w:rPr>
          <w:rFonts w:ascii="Times New Roman" w:hAnsi="Times New Roman" w:cs="Times New Roman"/>
          <w:b/>
          <w:bCs/>
          <w:color w:val="000000" w:themeColor="text1"/>
          <w:sz w:val="36"/>
          <w:szCs w:val="36"/>
        </w:rPr>
      </w:pPr>
      <w:r w:rsidRPr="124E4225">
        <w:rPr>
          <w:rFonts w:ascii="Times New Roman" w:hAnsi="Times New Roman" w:cs="Times New Roman"/>
          <w:b/>
          <w:bCs/>
          <w:color w:val="000000" w:themeColor="text1"/>
          <w:sz w:val="36"/>
          <w:szCs w:val="36"/>
        </w:rPr>
        <w:t>Data availability</w:t>
      </w:r>
    </w:p>
    <w:p w14:paraId="50B4C843" w14:textId="2B9F4846" w:rsidR="00317B1B" w:rsidRPr="00317B1B" w:rsidRDefault="016ACA47" w:rsidP="00317B1B">
      <w:pPr>
        <w:spacing w:line="360" w:lineRule="auto"/>
      </w:pPr>
      <w:r>
        <w:t xml:space="preserve">Underlying normalized protein expression measures (NPX) are available through the UK Biobank Research Analysis Portal: </w:t>
      </w:r>
      <w:hyperlink r:id="rId18" w:history="1">
        <w:r w:rsidRPr="124E4225">
          <w:rPr>
            <w:rStyle w:val="Hyperlink"/>
          </w:rPr>
          <w:t>https://www.ukbiobank.ac.uk/enable-your-research</w:t>
        </w:r>
      </w:hyperlink>
      <w:r>
        <w:t xml:space="preserve">. UKB has catalogued the dataset in Category 1839, under ‘Field 30900’, described in greater detail at </w:t>
      </w:r>
      <w:hyperlink r:id="rId19" w:history="1">
        <w:r w:rsidRPr="124E4225">
          <w:rPr>
            <w:rStyle w:val="Hyperlink"/>
          </w:rPr>
          <w:t>https://biobank.ndph.ox.ac.uk/showcase/label.cgi?id=1839</w:t>
        </w:r>
      </w:hyperlink>
      <w:r>
        <w:t xml:space="preserve"> </w:t>
      </w:r>
    </w:p>
    <w:p w14:paraId="66B47F6E" w14:textId="77777777" w:rsidR="00317B1B" w:rsidRDefault="00317B1B" w:rsidP="124E4225">
      <w:pPr>
        <w:pStyle w:val="Heading1"/>
        <w:spacing w:line="360" w:lineRule="auto"/>
        <w:rPr>
          <w:rFonts w:ascii="Times New Roman" w:hAnsi="Times New Roman" w:cs="Times New Roman"/>
          <w:b/>
          <w:bCs/>
          <w:color w:val="000000" w:themeColor="text1"/>
          <w:sz w:val="36"/>
          <w:szCs w:val="36"/>
        </w:rPr>
      </w:pPr>
    </w:p>
    <w:p w14:paraId="7743AC75" w14:textId="379B951E" w:rsidR="016ACA47" w:rsidRDefault="016ACA47" w:rsidP="124E4225">
      <w:pPr>
        <w:pStyle w:val="Heading1"/>
        <w:spacing w:line="360" w:lineRule="auto"/>
        <w:rPr>
          <w:rFonts w:ascii="Times New Roman" w:hAnsi="Times New Roman" w:cs="Times New Roman"/>
          <w:b/>
          <w:bCs/>
          <w:color w:val="000000" w:themeColor="text1"/>
          <w:sz w:val="36"/>
          <w:szCs w:val="36"/>
        </w:rPr>
      </w:pPr>
      <w:r w:rsidRPr="124E4225">
        <w:rPr>
          <w:rFonts w:ascii="Times New Roman" w:hAnsi="Times New Roman" w:cs="Times New Roman"/>
          <w:b/>
          <w:bCs/>
          <w:color w:val="000000" w:themeColor="text1"/>
          <w:sz w:val="36"/>
          <w:szCs w:val="36"/>
        </w:rPr>
        <w:t>Author contributions</w:t>
      </w:r>
    </w:p>
    <w:p w14:paraId="1C3BA585" w14:textId="77777777" w:rsidR="006E4730" w:rsidRDefault="006E4730" w:rsidP="006E4730">
      <w:pPr>
        <w:spacing w:line="360" w:lineRule="auto"/>
        <w:jc w:val="both"/>
      </w:pPr>
      <w:r>
        <w:t xml:space="preserve">Study conceptualization &amp; coordination: C.D.W.; study design and methodology: C.D.W., S.V., D.T.T., K.B., L.H., G.A.A.; proteomic data QC: L.H.; phenotype harmonization; M.S., K.B., D.T.T.; proteomic analyses and downstream enrichment analyses: K.B.; parsimonious model construction: K.B., S.V.; imaging derived phenotype curation: D.T.T., M.S.; imaging-derived phenotype analyses: G.A.A.; neuroimaging visualizations: G.A.A., F.V.F.; clinical </w:t>
      </w:r>
      <w:r>
        <w:lastRenderedPageBreak/>
        <w:t xml:space="preserve">guidance and interpretation: W.C.D.; writing first draft of manuscript: K.B., S.V., C.D.W; writing second draft of manuscript: K.B., M.S., D.T.T., G.A.A., W.C.D., S.V., C.D.W.; all authors critically reviewed the manuscript. </w:t>
      </w:r>
    </w:p>
    <w:p w14:paraId="2A47F6CA" w14:textId="77777777" w:rsidR="124E4225" w:rsidRDefault="124E4225" w:rsidP="124E4225">
      <w:pPr>
        <w:spacing w:line="360" w:lineRule="auto"/>
        <w:jc w:val="both"/>
      </w:pPr>
    </w:p>
    <w:p w14:paraId="7ED2565F" w14:textId="0993F49C" w:rsidR="016ACA47" w:rsidRDefault="016ACA47" w:rsidP="124E4225">
      <w:pPr>
        <w:pStyle w:val="Heading1"/>
        <w:spacing w:line="360" w:lineRule="auto"/>
        <w:rPr>
          <w:b/>
          <w:bCs/>
          <w:color w:val="000000" w:themeColor="text1"/>
        </w:rPr>
      </w:pPr>
      <w:r w:rsidRPr="124E4225">
        <w:rPr>
          <w:rFonts w:ascii="Times New Roman" w:hAnsi="Times New Roman" w:cs="Times New Roman"/>
          <w:b/>
          <w:bCs/>
          <w:color w:val="000000" w:themeColor="text1"/>
          <w:sz w:val="36"/>
          <w:szCs w:val="36"/>
        </w:rPr>
        <w:t>Inclusion and ethics statement</w:t>
      </w:r>
    </w:p>
    <w:p w14:paraId="38A59EC5" w14:textId="0425C0AD" w:rsidR="016ACA47" w:rsidRDefault="016ACA47" w:rsidP="124E4225">
      <w:pPr>
        <w:spacing w:line="360" w:lineRule="auto"/>
        <w:jc w:val="both"/>
      </w:pPr>
      <w:r>
        <w:t>The inclusion and ethics standards have been reviewed where applicable.</w:t>
      </w:r>
    </w:p>
    <w:p w14:paraId="37EA0ED3" w14:textId="77777777" w:rsidR="00607DE4" w:rsidRDefault="00607DE4" w:rsidP="124E4225">
      <w:pPr>
        <w:pStyle w:val="Heading1"/>
        <w:spacing w:line="360" w:lineRule="auto"/>
        <w:rPr>
          <w:rFonts w:ascii="Times New Roman" w:hAnsi="Times New Roman" w:cs="Times New Roman"/>
          <w:b/>
          <w:bCs/>
          <w:color w:val="000000" w:themeColor="text1"/>
          <w:sz w:val="36"/>
          <w:szCs w:val="36"/>
        </w:rPr>
      </w:pPr>
    </w:p>
    <w:p w14:paraId="202C466D" w14:textId="6E75CA98" w:rsidR="016ACA47" w:rsidRDefault="016ACA47" w:rsidP="124E4225">
      <w:pPr>
        <w:pStyle w:val="Heading1"/>
        <w:spacing w:line="360" w:lineRule="auto"/>
        <w:rPr>
          <w:b/>
          <w:bCs/>
          <w:color w:val="000000" w:themeColor="text1"/>
        </w:rPr>
      </w:pPr>
      <w:r w:rsidRPr="124E4225">
        <w:rPr>
          <w:rFonts w:ascii="Times New Roman" w:hAnsi="Times New Roman" w:cs="Times New Roman"/>
          <w:b/>
          <w:bCs/>
          <w:color w:val="000000" w:themeColor="text1"/>
          <w:sz w:val="36"/>
          <w:szCs w:val="36"/>
        </w:rPr>
        <w:t>Competing interests</w:t>
      </w:r>
    </w:p>
    <w:p w14:paraId="1ABE2810" w14:textId="4CD0DA2B" w:rsidR="016ACA47" w:rsidRDefault="016ACA47" w:rsidP="124E4225">
      <w:pPr>
        <w:spacing w:line="360" w:lineRule="auto"/>
        <w:jc w:val="both"/>
      </w:pPr>
      <w:r>
        <w:t xml:space="preserve">The authors declare the following competing interests: </w:t>
      </w:r>
      <w:r w:rsidR="00607DE4">
        <w:t xml:space="preserve">C.D.W., S.V., </w:t>
      </w:r>
      <w:r w:rsidR="001603CD">
        <w:t>L.H., G.</w:t>
      </w:r>
      <w:r w:rsidR="002E3830">
        <w:t>A.</w:t>
      </w:r>
      <w:r w:rsidR="001603CD">
        <w:t>A., F.V.F., L.F., G.P. and W.</w:t>
      </w:r>
      <w:r w:rsidR="002E3830">
        <w:t>C.</w:t>
      </w:r>
      <w:r w:rsidR="001603CD">
        <w:t xml:space="preserve">D. are employees and/or stockholders of Johnson &amp; Johnson Innovative Medicine. </w:t>
      </w:r>
      <w:r w:rsidR="003C6D6F">
        <w:t xml:space="preserve">D.T.T. is an employee and/or stockholder of </w:t>
      </w:r>
      <w:proofErr w:type="spellStart"/>
      <w:r w:rsidR="003C6D6F">
        <w:t>Foresite</w:t>
      </w:r>
      <w:proofErr w:type="spellEnd"/>
      <w:r w:rsidR="003C6D6F">
        <w:t xml:space="preserve"> Labs.</w:t>
      </w:r>
      <w:r w:rsidR="00FE3061">
        <w:t xml:space="preserve"> </w:t>
      </w:r>
      <w:r w:rsidR="003C6D6F">
        <w:t xml:space="preserve">K.B. and M.S. are employees and/or stockholders of Rancho Biosciences, LLC. </w:t>
      </w:r>
      <w:r w:rsidR="00FE3061">
        <w:t xml:space="preserve"> </w:t>
      </w:r>
    </w:p>
    <w:p w14:paraId="086977F6" w14:textId="77777777" w:rsidR="124E4225" w:rsidRDefault="124E4225" w:rsidP="124E4225">
      <w:pPr>
        <w:spacing w:line="360" w:lineRule="auto"/>
        <w:jc w:val="both"/>
      </w:pPr>
    </w:p>
    <w:p w14:paraId="3B60B54A" w14:textId="012EE718" w:rsidR="016ACA47" w:rsidRDefault="016ACA47" w:rsidP="124E4225">
      <w:pPr>
        <w:pStyle w:val="Heading1"/>
        <w:spacing w:line="360" w:lineRule="auto"/>
        <w:rPr>
          <w:rFonts w:ascii="Times New Roman" w:hAnsi="Times New Roman" w:cs="Times New Roman"/>
          <w:b/>
          <w:bCs/>
          <w:color w:val="000000" w:themeColor="text1"/>
          <w:sz w:val="36"/>
          <w:szCs w:val="36"/>
        </w:rPr>
      </w:pPr>
      <w:r w:rsidRPr="124E4225">
        <w:rPr>
          <w:rFonts w:ascii="Times New Roman" w:hAnsi="Times New Roman" w:cs="Times New Roman"/>
          <w:b/>
          <w:bCs/>
          <w:color w:val="000000" w:themeColor="text1"/>
          <w:sz w:val="36"/>
          <w:szCs w:val="36"/>
        </w:rPr>
        <w:t>Correspondence</w:t>
      </w:r>
    </w:p>
    <w:p w14:paraId="072F0127" w14:textId="21FAE58C" w:rsidR="00B70658" w:rsidRDefault="016ACA47" w:rsidP="00EC312D">
      <w:pPr>
        <w:spacing w:line="360" w:lineRule="auto"/>
        <w:jc w:val="both"/>
      </w:pPr>
      <w:r>
        <w:t>Correspondence and requests for materials should be addressed to Christopher D. Whelan (</w:t>
      </w:r>
      <w:hyperlink r:id="rId20" w:history="1">
        <w:r w:rsidRPr="124E4225">
          <w:rPr>
            <w:rStyle w:val="Hyperlink"/>
          </w:rPr>
          <w:t>christopherdwhelan@outlook.com</w:t>
        </w:r>
      </w:hyperlink>
      <w:r>
        <w:t>).</w:t>
      </w:r>
    </w:p>
    <w:p w14:paraId="489EAE50" w14:textId="64D9DD96" w:rsidR="0051695D" w:rsidRDefault="0051695D">
      <w:r>
        <w:br w:type="page"/>
      </w:r>
    </w:p>
    <w:p w14:paraId="54263CEB" w14:textId="28E514C2" w:rsidR="00F3700D" w:rsidRDefault="00F3700D" w:rsidP="001E047F">
      <w:pPr>
        <w:pStyle w:val="Heading1"/>
        <w:spacing w:line="480" w:lineRule="auto"/>
      </w:pPr>
      <w:r w:rsidRPr="7FD4025D">
        <w:rPr>
          <w:rFonts w:ascii="Times New Roman" w:hAnsi="Times New Roman" w:cs="Times New Roman"/>
          <w:b/>
          <w:bCs/>
          <w:color w:val="000000" w:themeColor="text1"/>
          <w:sz w:val="36"/>
          <w:szCs w:val="36"/>
        </w:rPr>
        <w:lastRenderedPageBreak/>
        <w:t>References (Main)</w:t>
      </w:r>
      <w:r w:rsidR="05DB6953" w:rsidRPr="124E4225">
        <w:rPr>
          <w:sz w:val="36"/>
          <w:szCs w:val="36"/>
        </w:rPr>
        <w:fldChar w:fldCharType="begin"/>
      </w:r>
      <w:r w:rsidR="05DB6953" w:rsidRPr="124E4225">
        <w:rPr>
          <w:sz w:val="36"/>
          <w:szCs w:val="36"/>
        </w:rPr>
        <w:instrText>ADDIN EN.REFLIST</w:instrText>
      </w:r>
      <w:r w:rsidR="05DB6953" w:rsidRPr="124E4225">
        <w:rPr>
          <w:sz w:val="36"/>
          <w:szCs w:val="36"/>
        </w:rPr>
        <w:fldChar w:fldCharType="separate"/>
      </w:r>
      <w:r w:rsidR="05DB6953" w:rsidRPr="124E4225">
        <w:rPr>
          <w:sz w:val="36"/>
          <w:szCs w:val="36"/>
        </w:rPr>
        <w:fldChar w:fldCharType="end"/>
      </w:r>
    </w:p>
    <w:p w14:paraId="1EE18AC4" w14:textId="77777777" w:rsidR="001869E2" w:rsidRPr="001869E2" w:rsidRDefault="00B70658" w:rsidP="001869E2">
      <w:pPr>
        <w:pStyle w:val="EndNoteBibliography"/>
        <w:ind w:left="720" w:hanging="720"/>
        <w:rPr>
          <w:noProof/>
        </w:rPr>
      </w:pPr>
      <w:r>
        <w:fldChar w:fldCharType="begin"/>
      </w:r>
      <w:r>
        <w:instrText xml:space="preserve"> ADDIN EN.REFLIST </w:instrText>
      </w:r>
      <w:r>
        <w:fldChar w:fldCharType="separate"/>
      </w:r>
      <w:r w:rsidR="001869E2" w:rsidRPr="001869E2">
        <w:rPr>
          <w:noProof/>
        </w:rPr>
        <w:t>1.</w:t>
      </w:r>
      <w:r w:rsidR="001869E2" w:rsidRPr="001869E2">
        <w:rPr>
          <w:noProof/>
        </w:rPr>
        <w:tab/>
        <w:t xml:space="preserve">Toenders, Y.J., et al., </w:t>
      </w:r>
      <w:r w:rsidR="001869E2" w:rsidRPr="001869E2">
        <w:rPr>
          <w:i/>
          <w:noProof/>
        </w:rPr>
        <w:t>The association between clinical and biological characteristics of depression and structural brain alterations.</w:t>
      </w:r>
      <w:r w:rsidR="001869E2" w:rsidRPr="001869E2">
        <w:rPr>
          <w:noProof/>
        </w:rPr>
        <w:t xml:space="preserve"> Journal of Affective Disorders, 2022. </w:t>
      </w:r>
      <w:r w:rsidR="001869E2" w:rsidRPr="001869E2">
        <w:rPr>
          <w:b/>
          <w:noProof/>
        </w:rPr>
        <w:t>312</w:t>
      </w:r>
      <w:r w:rsidR="001869E2" w:rsidRPr="001869E2">
        <w:rPr>
          <w:noProof/>
        </w:rPr>
        <w:t>: p. 268-274.</w:t>
      </w:r>
    </w:p>
    <w:p w14:paraId="18F0AFAE" w14:textId="77777777" w:rsidR="001869E2" w:rsidRPr="001869E2" w:rsidRDefault="001869E2" w:rsidP="001869E2">
      <w:pPr>
        <w:pStyle w:val="EndNoteBibliography"/>
        <w:ind w:left="720" w:hanging="720"/>
        <w:rPr>
          <w:noProof/>
        </w:rPr>
      </w:pPr>
      <w:r w:rsidRPr="001869E2">
        <w:rPr>
          <w:noProof/>
        </w:rPr>
        <w:t>2.</w:t>
      </w:r>
      <w:r w:rsidRPr="001869E2">
        <w:rPr>
          <w:noProof/>
        </w:rPr>
        <w:tab/>
        <w:t xml:space="preserve">Milaneschi, Y., et al., </w:t>
      </w:r>
      <w:r w:rsidRPr="001869E2">
        <w:rPr>
          <w:i/>
          <w:noProof/>
        </w:rPr>
        <w:t>Polygenic dissection of major depression clinical heterogeneity.</w:t>
      </w:r>
      <w:r w:rsidRPr="001869E2">
        <w:rPr>
          <w:noProof/>
        </w:rPr>
        <w:t xml:space="preserve"> Mol Psychiatry, 2016. </w:t>
      </w:r>
      <w:r w:rsidRPr="001869E2">
        <w:rPr>
          <w:b/>
          <w:noProof/>
        </w:rPr>
        <w:t>21</w:t>
      </w:r>
      <w:r w:rsidRPr="001869E2">
        <w:rPr>
          <w:noProof/>
        </w:rPr>
        <w:t>(4): p. 516-22.</w:t>
      </w:r>
    </w:p>
    <w:p w14:paraId="1556D25D" w14:textId="77777777" w:rsidR="001869E2" w:rsidRPr="001869E2" w:rsidRDefault="001869E2" w:rsidP="001869E2">
      <w:pPr>
        <w:pStyle w:val="EndNoteBibliography"/>
        <w:ind w:left="720" w:hanging="720"/>
        <w:rPr>
          <w:noProof/>
        </w:rPr>
      </w:pPr>
      <w:r w:rsidRPr="001869E2">
        <w:rPr>
          <w:noProof/>
        </w:rPr>
        <w:t>3.</w:t>
      </w:r>
      <w:r w:rsidRPr="001869E2">
        <w:rPr>
          <w:noProof/>
        </w:rPr>
        <w:tab/>
        <w:t xml:space="preserve">Hasler, G., </w:t>
      </w:r>
      <w:r w:rsidRPr="001869E2">
        <w:rPr>
          <w:i/>
          <w:noProof/>
        </w:rPr>
        <w:t>Pathophysiology of depression: do we have any solid evidence of interest to clinicians?</w:t>
      </w:r>
      <w:r w:rsidRPr="001869E2">
        <w:rPr>
          <w:noProof/>
        </w:rPr>
        <w:t xml:space="preserve"> World Psychiatry, 2010. </w:t>
      </w:r>
      <w:r w:rsidRPr="001869E2">
        <w:rPr>
          <w:b/>
          <w:noProof/>
        </w:rPr>
        <w:t>9</w:t>
      </w:r>
      <w:r w:rsidRPr="001869E2">
        <w:rPr>
          <w:noProof/>
        </w:rPr>
        <w:t>(3): p. 155-61.</w:t>
      </w:r>
    </w:p>
    <w:p w14:paraId="52173875" w14:textId="77777777" w:rsidR="001869E2" w:rsidRPr="001869E2" w:rsidRDefault="001869E2" w:rsidP="001869E2">
      <w:pPr>
        <w:pStyle w:val="EndNoteBibliography"/>
        <w:ind w:left="720" w:hanging="720"/>
        <w:rPr>
          <w:noProof/>
        </w:rPr>
      </w:pPr>
      <w:r w:rsidRPr="001869E2">
        <w:rPr>
          <w:noProof/>
        </w:rPr>
        <w:t>4.</w:t>
      </w:r>
      <w:r w:rsidRPr="001869E2">
        <w:rPr>
          <w:noProof/>
        </w:rPr>
        <w:tab/>
        <w:t xml:space="preserve">Zimmermann, P., et al., </w:t>
      </w:r>
      <w:r w:rsidRPr="001869E2">
        <w:rPr>
          <w:i/>
          <w:noProof/>
        </w:rPr>
        <w:t>Heterogeneity of DSM-IV Major Depressive Disorder as a Consequence of Subthreshold Bipolarity.</w:t>
      </w:r>
      <w:r w:rsidRPr="001869E2">
        <w:rPr>
          <w:noProof/>
        </w:rPr>
        <w:t xml:space="preserve"> Archives of General Psychiatry, 2009. </w:t>
      </w:r>
      <w:r w:rsidRPr="001869E2">
        <w:rPr>
          <w:b/>
          <w:noProof/>
        </w:rPr>
        <w:t>66</w:t>
      </w:r>
      <w:r w:rsidRPr="001869E2">
        <w:rPr>
          <w:noProof/>
        </w:rPr>
        <w:t>(12): p. 1341-1352.</w:t>
      </w:r>
    </w:p>
    <w:p w14:paraId="107827AC" w14:textId="77777777" w:rsidR="001869E2" w:rsidRPr="001869E2" w:rsidRDefault="001869E2" w:rsidP="001869E2">
      <w:pPr>
        <w:pStyle w:val="EndNoteBibliography"/>
        <w:ind w:left="720" w:hanging="720"/>
        <w:rPr>
          <w:noProof/>
        </w:rPr>
      </w:pPr>
      <w:r w:rsidRPr="001869E2">
        <w:rPr>
          <w:noProof/>
        </w:rPr>
        <w:t>5.</w:t>
      </w:r>
      <w:r w:rsidRPr="001869E2">
        <w:rPr>
          <w:noProof/>
        </w:rPr>
        <w:tab/>
        <w:t xml:space="preserve">Nguyen, T.D., et al., </w:t>
      </w:r>
      <w:r w:rsidRPr="001869E2">
        <w:rPr>
          <w:i/>
          <w:noProof/>
        </w:rPr>
        <w:t>Genetic heterogeneity and subtypes of major depression.</w:t>
      </w:r>
      <w:r w:rsidRPr="001869E2">
        <w:rPr>
          <w:noProof/>
        </w:rPr>
        <w:t xml:space="preserve"> Mol Psychiatry, 2022. </w:t>
      </w:r>
      <w:r w:rsidRPr="001869E2">
        <w:rPr>
          <w:b/>
          <w:noProof/>
        </w:rPr>
        <w:t>27</w:t>
      </w:r>
      <w:r w:rsidRPr="001869E2">
        <w:rPr>
          <w:noProof/>
        </w:rPr>
        <w:t>(3): p. 1667-1675.</w:t>
      </w:r>
    </w:p>
    <w:p w14:paraId="69EA270C" w14:textId="77777777" w:rsidR="001869E2" w:rsidRPr="001869E2" w:rsidRDefault="001869E2" w:rsidP="001869E2">
      <w:pPr>
        <w:pStyle w:val="EndNoteBibliography"/>
        <w:ind w:left="720" w:hanging="720"/>
        <w:rPr>
          <w:noProof/>
        </w:rPr>
      </w:pPr>
      <w:r w:rsidRPr="001869E2">
        <w:rPr>
          <w:noProof/>
        </w:rPr>
        <w:t>6.</w:t>
      </w:r>
      <w:r w:rsidRPr="001869E2">
        <w:rPr>
          <w:noProof/>
        </w:rPr>
        <w:tab/>
        <w:t xml:space="preserve">Athira, K.V., et al., </w:t>
      </w:r>
      <w:r w:rsidRPr="001869E2">
        <w:rPr>
          <w:i/>
          <w:noProof/>
        </w:rPr>
        <w:t>An Overview of the Heterogeneity of Major Depressive Disorder: Current Knowledge and Future Prospective.</w:t>
      </w:r>
      <w:r w:rsidRPr="001869E2">
        <w:rPr>
          <w:noProof/>
        </w:rPr>
        <w:t xml:space="preserve"> Curr Neuropharmacol, 2020. </w:t>
      </w:r>
      <w:r w:rsidRPr="001869E2">
        <w:rPr>
          <w:b/>
          <w:noProof/>
        </w:rPr>
        <w:t>18</w:t>
      </w:r>
      <w:r w:rsidRPr="001869E2">
        <w:rPr>
          <w:noProof/>
        </w:rPr>
        <w:t>(3): p. 168-187.</w:t>
      </w:r>
    </w:p>
    <w:p w14:paraId="2E3C4AFD" w14:textId="77777777" w:rsidR="001869E2" w:rsidRPr="001869E2" w:rsidRDefault="001869E2" w:rsidP="001869E2">
      <w:pPr>
        <w:pStyle w:val="EndNoteBibliography"/>
        <w:ind w:left="720" w:hanging="720"/>
        <w:rPr>
          <w:noProof/>
        </w:rPr>
      </w:pPr>
      <w:r w:rsidRPr="001869E2">
        <w:rPr>
          <w:noProof/>
        </w:rPr>
        <w:t>7.</w:t>
      </w:r>
      <w:r w:rsidRPr="001869E2">
        <w:rPr>
          <w:noProof/>
        </w:rPr>
        <w:tab/>
        <w:t xml:space="preserve">Sibille, E. and B. French, </w:t>
      </w:r>
      <w:r w:rsidRPr="001869E2">
        <w:rPr>
          <w:i/>
          <w:noProof/>
        </w:rPr>
        <w:t>Biological substrates underpinning diagnosis of major depression.</w:t>
      </w:r>
      <w:r w:rsidRPr="001869E2">
        <w:rPr>
          <w:noProof/>
        </w:rPr>
        <w:t xml:space="preserve"> Int J Neuropsychopharmacol, 2013. </w:t>
      </w:r>
      <w:r w:rsidRPr="001869E2">
        <w:rPr>
          <w:b/>
          <w:noProof/>
        </w:rPr>
        <w:t>16</w:t>
      </w:r>
      <w:r w:rsidRPr="001869E2">
        <w:rPr>
          <w:noProof/>
        </w:rPr>
        <w:t>(8): p. 1893-909.</w:t>
      </w:r>
    </w:p>
    <w:p w14:paraId="51B3F1E0" w14:textId="77777777" w:rsidR="001869E2" w:rsidRPr="001869E2" w:rsidRDefault="001869E2" w:rsidP="001869E2">
      <w:pPr>
        <w:pStyle w:val="EndNoteBibliography"/>
        <w:ind w:left="720" w:hanging="720"/>
        <w:rPr>
          <w:noProof/>
        </w:rPr>
      </w:pPr>
      <w:r w:rsidRPr="001869E2">
        <w:rPr>
          <w:noProof/>
        </w:rPr>
        <w:t>8.</w:t>
      </w:r>
      <w:r w:rsidRPr="001869E2">
        <w:rPr>
          <w:noProof/>
        </w:rPr>
        <w:tab/>
        <w:t xml:space="preserve">Fabbri, C., et al., </w:t>
      </w:r>
      <w:r w:rsidRPr="001869E2">
        <w:rPr>
          <w:i/>
          <w:noProof/>
        </w:rPr>
        <w:t>Transcriptome-wide association study of treatment-resistant depression and depression subtypes for drug repurposing.</w:t>
      </w:r>
      <w:r w:rsidRPr="001869E2">
        <w:rPr>
          <w:noProof/>
        </w:rPr>
        <w:t xml:space="preserve"> Neuropsychopharmacology, 2021. </w:t>
      </w:r>
      <w:r w:rsidRPr="001869E2">
        <w:rPr>
          <w:b/>
          <w:noProof/>
        </w:rPr>
        <w:t>46</w:t>
      </w:r>
      <w:r w:rsidRPr="001869E2">
        <w:rPr>
          <w:noProof/>
        </w:rPr>
        <w:t>(10): p. 1821-1829.</w:t>
      </w:r>
    </w:p>
    <w:p w14:paraId="2E22DAFB" w14:textId="77777777" w:rsidR="001869E2" w:rsidRPr="001869E2" w:rsidRDefault="001869E2" w:rsidP="001869E2">
      <w:pPr>
        <w:pStyle w:val="EndNoteBibliography"/>
        <w:ind w:left="720" w:hanging="720"/>
        <w:rPr>
          <w:noProof/>
        </w:rPr>
      </w:pPr>
      <w:r w:rsidRPr="001869E2">
        <w:rPr>
          <w:noProof/>
        </w:rPr>
        <w:t>9.</w:t>
      </w:r>
      <w:r w:rsidRPr="001869E2">
        <w:rPr>
          <w:noProof/>
        </w:rPr>
        <w:tab/>
        <w:t xml:space="preserve">Milaneschi, Y., et al., </w:t>
      </w:r>
      <w:r w:rsidRPr="001869E2">
        <w:rPr>
          <w:i/>
          <w:noProof/>
        </w:rPr>
        <w:t>Depression Heterogeneity and Its Biological Underpinnings: Toward Immunometabolic Depression.</w:t>
      </w:r>
      <w:r w:rsidRPr="001869E2">
        <w:rPr>
          <w:noProof/>
        </w:rPr>
        <w:t xml:space="preserve"> Biological Psychiatry, 2020. </w:t>
      </w:r>
      <w:r w:rsidRPr="001869E2">
        <w:rPr>
          <w:b/>
          <w:noProof/>
        </w:rPr>
        <w:t>88</w:t>
      </w:r>
      <w:r w:rsidRPr="001869E2">
        <w:rPr>
          <w:noProof/>
        </w:rPr>
        <w:t>(5): p. 369-380.</w:t>
      </w:r>
    </w:p>
    <w:p w14:paraId="48E186C3" w14:textId="77777777" w:rsidR="001869E2" w:rsidRPr="001869E2" w:rsidRDefault="001869E2" w:rsidP="001869E2">
      <w:pPr>
        <w:pStyle w:val="EndNoteBibliography"/>
        <w:ind w:left="720" w:hanging="720"/>
        <w:rPr>
          <w:noProof/>
        </w:rPr>
      </w:pPr>
      <w:r w:rsidRPr="001869E2">
        <w:rPr>
          <w:noProof/>
        </w:rPr>
        <w:t>10.</w:t>
      </w:r>
      <w:r w:rsidRPr="001869E2">
        <w:rPr>
          <w:noProof/>
        </w:rPr>
        <w:tab/>
        <w:t xml:space="preserve">Glaus, J., et al., </w:t>
      </w:r>
      <w:r w:rsidRPr="001869E2">
        <w:rPr>
          <w:i/>
          <w:noProof/>
        </w:rPr>
        <w:t>Associations between mood, anxiety or substance use disorders and inflammatory markers after adjustment for multiple covariates in a population-based study.</w:t>
      </w:r>
      <w:r w:rsidRPr="001869E2">
        <w:rPr>
          <w:noProof/>
        </w:rPr>
        <w:t xml:space="preserve"> J Psychiatr Res, 2014. </w:t>
      </w:r>
      <w:r w:rsidRPr="001869E2">
        <w:rPr>
          <w:b/>
          <w:noProof/>
        </w:rPr>
        <w:t>58</w:t>
      </w:r>
      <w:r w:rsidRPr="001869E2">
        <w:rPr>
          <w:noProof/>
        </w:rPr>
        <w:t>: p. 36-45.</w:t>
      </w:r>
    </w:p>
    <w:p w14:paraId="0CD7B563" w14:textId="77777777" w:rsidR="001869E2" w:rsidRPr="001869E2" w:rsidRDefault="001869E2" w:rsidP="001869E2">
      <w:pPr>
        <w:pStyle w:val="EndNoteBibliography"/>
        <w:ind w:left="720" w:hanging="720"/>
        <w:rPr>
          <w:noProof/>
        </w:rPr>
      </w:pPr>
      <w:r w:rsidRPr="001869E2">
        <w:rPr>
          <w:noProof/>
        </w:rPr>
        <w:t>11.</w:t>
      </w:r>
      <w:r w:rsidRPr="001869E2">
        <w:rPr>
          <w:noProof/>
        </w:rPr>
        <w:tab/>
        <w:t xml:space="preserve">Hickman, R.J., T. Khambaty, and J.C. Stewart, </w:t>
      </w:r>
      <w:r w:rsidRPr="001869E2">
        <w:rPr>
          <w:i/>
          <w:noProof/>
        </w:rPr>
        <w:t>C-reactive protein is elevated in atypical but not nonatypical depression: data from the National Health and Nutrition Examination survey (NHANES) 1999-2004.</w:t>
      </w:r>
      <w:r w:rsidRPr="001869E2">
        <w:rPr>
          <w:noProof/>
        </w:rPr>
        <w:t xml:space="preserve"> J Behav Med, 2014. </w:t>
      </w:r>
      <w:r w:rsidRPr="001869E2">
        <w:rPr>
          <w:b/>
          <w:noProof/>
        </w:rPr>
        <w:t>37</w:t>
      </w:r>
      <w:r w:rsidRPr="001869E2">
        <w:rPr>
          <w:noProof/>
        </w:rPr>
        <w:t>(4): p. 621-9.</w:t>
      </w:r>
    </w:p>
    <w:p w14:paraId="672434C7" w14:textId="77777777" w:rsidR="001869E2" w:rsidRPr="001869E2" w:rsidRDefault="001869E2" w:rsidP="001869E2">
      <w:pPr>
        <w:pStyle w:val="EndNoteBibliography"/>
        <w:ind w:left="720" w:hanging="720"/>
        <w:rPr>
          <w:noProof/>
        </w:rPr>
      </w:pPr>
      <w:r w:rsidRPr="001869E2">
        <w:rPr>
          <w:noProof/>
        </w:rPr>
        <w:t>12.</w:t>
      </w:r>
      <w:r w:rsidRPr="001869E2">
        <w:rPr>
          <w:noProof/>
        </w:rPr>
        <w:tab/>
        <w:t xml:space="preserve">Vogelzangs, N., et al., </w:t>
      </w:r>
      <w:r w:rsidRPr="001869E2">
        <w:rPr>
          <w:i/>
          <w:noProof/>
        </w:rPr>
        <w:t>Association of depressive disorders, depression characteristics and antidepressant medication with inflammation.</w:t>
      </w:r>
      <w:r w:rsidRPr="001869E2">
        <w:rPr>
          <w:noProof/>
        </w:rPr>
        <w:t xml:space="preserve"> Transl Psychiatry, 2012. </w:t>
      </w:r>
      <w:r w:rsidRPr="001869E2">
        <w:rPr>
          <w:b/>
          <w:noProof/>
        </w:rPr>
        <w:t>2</w:t>
      </w:r>
      <w:r w:rsidRPr="001869E2">
        <w:rPr>
          <w:noProof/>
        </w:rPr>
        <w:t>(2): p. e79.</w:t>
      </w:r>
    </w:p>
    <w:p w14:paraId="525E0957" w14:textId="77777777" w:rsidR="001869E2" w:rsidRPr="001869E2" w:rsidRDefault="001869E2" w:rsidP="001869E2">
      <w:pPr>
        <w:pStyle w:val="EndNoteBibliography"/>
        <w:ind w:left="720" w:hanging="720"/>
        <w:rPr>
          <w:noProof/>
        </w:rPr>
      </w:pPr>
      <w:r w:rsidRPr="001869E2">
        <w:rPr>
          <w:noProof/>
        </w:rPr>
        <w:t>13.</w:t>
      </w:r>
      <w:r w:rsidRPr="001869E2">
        <w:rPr>
          <w:noProof/>
        </w:rPr>
        <w:tab/>
        <w:t xml:space="preserve">Lamers, F., et al., </w:t>
      </w:r>
      <w:r w:rsidRPr="001869E2">
        <w:rPr>
          <w:i/>
          <w:noProof/>
        </w:rPr>
        <w:t>Serum proteomic profiles of depressive subtypes.</w:t>
      </w:r>
      <w:r w:rsidRPr="001869E2">
        <w:rPr>
          <w:noProof/>
        </w:rPr>
        <w:t xml:space="preserve"> Transl Psychiatry, 2016. </w:t>
      </w:r>
      <w:r w:rsidRPr="001869E2">
        <w:rPr>
          <w:b/>
          <w:noProof/>
        </w:rPr>
        <w:t>6</w:t>
      </w:r>
      <w:r w:rsidRPr="001869E2">
        <w:rPr>
          <w:noProof/>
        </w:rPr>
        <w:t>(7): p. e851.</w:t>
      </w:r>
    </w:p>
    <w:p w14:paraId="6EB39918" w14:textId="77777777" w:rsidR="001869E2" w:rsidRPr="001869E2" w:rsidRDefault="001869E2" w:rsidP="001869E2">
      <w:pPr>
        <w:pStyle w:val="EndNoteBibliography"/>
        <w:ind w:left="720" w:hanging="720"/>
        <w:rPr>
          <w:noProof/>
        </w:rPr>
      </w:pPr>
      <w:r w:rsidRPr="001869E2">
        <w:rPr>
          <w:noProof/>
        </w:rPr>
        <w:t>14.</w:t>
      </w:r>
      <w:r w:rsidRPr="001869E2">
        <w:rPr>
          <w:noProof/>
        </w:rPr>
        <w:tab/>
        <w:t xml:space="preserve">Bot, M., et al., </w:t>
      </w:r>
      <w:r w:rsidRPr="001869E2">
        <w:rPr>
          <w:i/>
          <w:noProof/>
        </w:rPr>
        <w:t>Serum proteomic profiling of major depressive disorder.</w:t>
      </w:r>
      <w:r w:rsidRPr="001869E2">
        <w:rPr>
          <w:noProof/>
        </w:rPr>
        <w:t xml:space="preserve"> Translational Psychiatry, 2015. </w:t>
      </w:r>
      <w:r w:rsidRPr="001869E2">
        <w:rPr>
          <w:b/>
          <w:noProof/>
        </w:rPr>
        <w:t>5</w:t>
      </w:r>
      <w:r w:rsidRPr="001869E2">
        <w:rPr>
          <w:noProof/>
        </w:rPr>
        <w:t>(7): p. e599-e599.</w:t>
      </w:r>
    </w:p>
    <w:p w14:paraId="621E4467" w14:textId="77777777" w:rsidR="001869E2" w:rsidRPr="001869E2" w:rsidRDefault="001869E2" w:rsidP="001869E2">
      <w:pPr>
        <w:pStyle w:val="EndNoteBibliography"/>
        <w:ind w:left="720" w:hanging="720"/>
        <w:rPr>
          <w:noProof/>
        </w:rPr>
      </w:pPr>
      <w:r w:rsidRPr="001869E2">
        <w:rPr>
          <w:noProof/>
        </w:rPr>
        <w:t>15.</w:t>
      </w:r>
      <w:r w:rsidRPr="001869E2">
        <w:rPr>
          <w:noProof/>
        </w:rPr>
        <w:tab/>
        <w:t xml:space="preserve">Colombo, F., et al., </w:t>
      </w:r>
      <w:r w:rsidRPr="001869E2">
        <w:rPr>
          <w:i/>
          <w:noProof/>
        </w:rPr>
        <w:t>Multimodal brain-derived subtypes of Major depressive disorder differentiate patients for anergic symptoms, immune-inflammatory markers, history of childhood trauma and treatment-resistance.</w:t>
      </w:r>
      <w:r w:rsidRPr="001869E2">
        <w:rPr>
          <w:noProof/>
        </w:rPr>
        <w:t xml:space="preserve"> Eur Neuropsychopharmacol, 2024. </w:t>
      </w:r>
      <w:r w:rsidRPr="001869E2">
        <w:rPr>
          <w:b/>
          <w:noProof/>
        </w:rPr>
        <w:t>85</w:t>
      </w:r>
      <w:r w:rsidRPr="001869E2">
        <w:rPr>
          <w:noProof/>
        </w:rPr>
        <w:t>: p. 45-57.</w:t>
      </w:r>
    </w:p>
    <w:p w14:paraId="46D12BA3" w14:textId="77777777" w:rsidR="001869E2" w:rsidRPr="001869E2" w:rsidRDefault="001869E2" w:rsidP="001869E2">
      <w:pPr>
        <w:pStyle w:val="EndNoteBibliography"/>
        <w:ind w:left="720" w:hanging="720"/>
        <w:rPr>
          <w:noProof/>
        </w:rPr>
      </w:pPr>
      <w:r w:rsidRPr="001869E2">
        <w:rPr>
          <w:noProof/>
        </w:rPr>
        <w:t>16.</w:t>
      </w:r>
      <w:r w:rsidRPr="001869E2">
        <w:rPr>
          <w:noProof/>
        </w:rPr>
        <w:tab/>
        <w:t xml:space="preserve">Sun, X., et al., </w:t>
      </w:r>
      <w:r w:rsidRPr="001869E2">
        <w:rPr>
          <w:i/>
          <w:noProof/>
        </w:rPr>
        <w:t>Mapping Neurophysiological Subtypes of Major Depressive Disorder Using Normative Models of the Functional Connectome.</w:t>
      </w:r>
      <w:r w:rsidRPr="001869E2">
        <w:rPr>
          <w:noProof/>
        </w:rPr>
        <w:t xml:space="preserve"> Biol Psychiatry, 2023. </w:t>
      </w:r>
      <w:r w:rsidRPr="001869E2">
        <w:rPr>
          <w:b/>
          <w:noProof/>
        </w:rPr>
        <w:t>94</w:t>
      </w:r>
      <w:r w:rsidRPr="001869E2">
        <w:rPr>
          <w:noProof/>
        </w:rPr>
        <w:t>(12): p. 936-947.</w:t>
      </w:r>
    </w:p>
    <w:p w14:paraId="33764AD3" w14:textId="77777777" w:rsidR="001869E2" w:rsidRPr="001869E2" w:rsidRDefault="001869E2" w:rsidP="001869E2">
      <w:pPr>
        <w:pStyle w:val="EndNoteBibliography"/>
        <w:ind w:left="720" w:hanging="720"/>
        <w:rPr>
          <w:noProof/>
        </w:rPr>
      </w:pPr>
      <w:r w:rsidRPr="001869E2">
        <w:rPr>
          <w:noProof/>
        </w:rPr>
        <w:t>17.</w:t>
      </w:r>
      <w:r w:rsidRPr="001869E2">
        <w:rPr>
          <w:noProof/>
        </w:rPr>
        <w:tab/>
        <w:t xml:space="preserve">Li, Z., et al., </w:t>
      </w:r>
      <w:r w:rsidRPr="001869E2">
        <w:rPr>
          <w:i/>
          <w:noProof/>
        </w:rPr>
        <w:t>Identifying neuroimaging biomarkers of major depressive disorder from cortical hemodynamic responses using machine learning approaches.</w:t>
      </w:r>
      <w:r w:rsidRPr="001869E2">
        <w:rPr>
          <w:noProof/>
        </w:rPr>
        <w:t xml:space="preserve"> EBioMedicine, 2022. </w:t>
      </w:r>
      <w:r w:rsidRPr="001869E2">
        <w:rPr>
          <w:b/>
          <w:noProof/>
        </w:rPr>
        <w:t>79</w:t>
      </w:r>
      <w:r w:rsidRPr="001869E2">
        <w:rPr>
          <w:noProof/>
        </w:rPr>
        <w:t>: p. 104027.</w:t>
      </w:r>
    </w:p>
    <w:p w14:paraId="7D469D83" w14:textId="77777777" w:rsidR="001869E2" w:rsidRPr="001869E2" w:rsidRDefault="001869E2" w:rsidP="001869E2">
      <w:pPr>
        <w:pStyle w:val="EndNoteBibliography"/>
        <w:ind w:left="720" w:hanging="720"/>
        <w:rPr>
          <w:noProof/>
        </w:rPr>
      </w:pPr>
      <w:r w:rsidRPr="001869E2">
        <w:rPr>
          <w:noProof/>
        </w:rPr>
        <w:lastRenderedPageBreak/>
        <w:t>18.</w:t>
      </w:r>
      <w:r w:rsidRPr="001869E2">
        <w:rPr>
          <w:noProof/>
        </w:rPr>
        <w:tab/>
        <w:t xml:space="preserve">Yang, X., et al., </w:t>
      </w:r>
      <w:r w:rsidRPr="001869E2">
        <w:rPr>
          <w:i/>
          <w:noProof/>
        </w:rPr>
        <w:t>Identifying Subgroups of Major Depressive Disorder Using Brain Structural Covariance Networks and Mapping of Associated Clinical and Cognitive Variables.</w:t>
      </w:r>
      <w:r w:rsidRPr="001869E2">
        <w:rPr>
          <w:noProof/>
        </w:rPr>
        <w:t xml:space="preserve"> Biol Psychiatry Glob Open Sci, 2021. </w:t>
      </w:r>
      <w:r w:rsidRPr="001869E2">
        <w:rPr>
          <w:b/>
          <w:noProof/>
        </w:rPr>
        <w:t>1</w:t>
      </w:r>
      <w:r w:rsidRPr="001869E2">
        <w:rPr>
          <w:noProof/>
        </w:rPr>
        <w:t>(2): p. 135-145.</w:t>
      </w:r>
    </w:p>
    <w:p w14:paraId="6FEF97EF" w14:textId="77777777" w:rsidR="001869E2" w:rsidRPr="001869E2" w:rsidRDefault="001869E2" w:rsidP="001869E2">
      <w:pPr>
        <w:pStyle w:val="EndNoteBibliography"/>
        <w:ind w:left="720" w:hanging="720"/>
        <w:rPr>
          <w:noProof/>
        </w:rPr>
      </w:pPr>
      <w:r w:rsidRPr="001869E2">
        <w:rPr>
          <w:noProof/>
        </w:rPr>
        <w:t>19.</w:t>
      </w:r>
      <w:r w:rsidRPr="001869E2">
        <w:rPr>
          <w:noProof/>
        </w:rPr>
        <w:tab/>
        <w:t xml:space="preserve">Dunlop, B.W. and H.S. Mayberg, </w:t>
      </w:r>
      <w:r w:rsidRPr="001869E2">
        <w:rPr>
          <w:i/>
          <w:noProof/>
        </w:rPr>
        <w:t>Neuroimaging Advances for Depression.</w:t>
      </w:r>
      <w:r w:rsidRPr="001869E2">
        <w:rPr>
          <w:noProof/>
        </w:rPr>
        <w:t xml:space="preserve"> Cerebrum, 2017. </w:t>
      </w:r>
      <w:r w:rsidRPr="001869E2">
        <w:rPr>
          <w:b/>
          <w:noProof/>
        </w:rPr>
        <w:t>2017</w:t>
      </w:r>
      <w:r w:rsidRPr="001869E2">
        <w:rPr>
          <w:noProof/>
        </w:rPr>
        <w:t>.</w:t>
      </w:r>
    </w:p>
    <w:p w14:paraId="274C6E59" w14:textId="77777777" w:rsidR="001869E2" w:rsidRPr="001869E2" w:rsidRDefault="001869E2" w:rsidP="001869E2">
      <w:pPr>
        <w:pStyle w:val="EndNoteBibliography"/>
        <w:ind w:left="720" w:hanging="720"/>
        <w:rPr>
          <w:noProof/>
        </w:rPr>
      </w:pPr>
      <w:r w:rsidRPr="001869E2">
        <w:rPr>
          <w:noProof/>
        </w:rPr>
        <w:t>20.</w:t>
      </w:r>
      <w:r w:rsidRPr="001869E2">
        <w:rPr>
          <w:noProof/>
        </w:rPr>
        <w:tab/>
        <w:t xml:space="preserve">Torii, K., et al., </w:t>
      </w:r>
      <w:r w:rsidRPr="001869E2">
        <w:rPr>
          <w:i/>
          <w:noProof/>
        </w:rPr>
        <w:t>Tissue-specific gene expression of genome-wide significant loci associated with major depressive disorder subtypes.</w:t>
      </w:r>
      <w:r w:rsidRPr="001869E2">
        <w:rPr>
          <w:noProof/>
        </w:rPr>
        <w:t xml:space="preserve"> Prog Neuropsychopharmacol Biol Psychiatry, 2024. </w:t>
      </w:r>
      <w:r w:rsidRPr="001869E2">
        <w:rPr>
          <w:b/>
          <w:noProof/>
        </w:rPr>
        <w:t>133</w:t>
      </w:r>
      <w:r w:rsidRPr="001869E2">
        <w:rPr>
          <w:noProof/>
        </w:rPr>
        <w:t>: p. 111019.</w:t>
      </w:r>
    </w:p>
    <w:p w14:paraId="50F3DE91" w14:textId="77777777" w:rsidR="001869E2" w:rsidRPr="001869E2" w:rsidRDefault="001869E2" w:rsidP="001869E2">
      <w:pPr>
        <w:pStyle w:val="EndNoteBibliography"/>
        <w:ind w:left="720" w:hanging="720"/>
        <w:rPr>
          <w:noProof/>
        </w:rPr>
      </w:pPr>
      <w:r w:rsidRPr="001869E2">
        <w:rPr>
          <w:noProof/>
        </w:rPr>
        <w:t>21.</w:t>
      </w:r>
      <w:r w:rsidRPr="001869E2">
        <w:rPr>
          <w:noProof/>
        </w:rPr>
        <w:tab/>
        <w:t xml:space="preserve">Huang, S., et al., </w:t>
      </w:r>
      <w:r w:rsidRPr="001869E2">
        <w:rPr>
          <w:i/>
          <w:noProof/>
        </w:rPr>
        <w:t>Identification of a diagnostic model and molecular subtypes of major depressive disorder based on endoplasmic reticulum stress-related genes.</w:t>
      </w:r>
      <w:r w:rsidRPr="001869E2">
        <w:rPr>
          <w:noProof/>
        </w:rPr>
        <w:t xml:space="preserve"> Front Psychiatry, 2023. </w:t>
      </w:r>
      <w:r w:rsidRPr="001869E2">
        <w:rPr>
          <w:b/>
          <w:noProof/>
        </w:rPr>
        <w:t>14</w:t>
      </w:r>
      <w:r w:rsidRPr="001869E2">
        <w:rPr>
          <w:noProof/>
        </w:rPr>
        <w:t>: p. 1168516.</w:t>
      </w:r>
    </w:p>
    <w:p w14:paraId="23D97F42" w14:textId="77777777" w:rsidR="001869E2" w:rsidRPr="001869E2" w:rsidRDefault="001869E2" w:rsidP="001869E2">
      <w:pPr>
        <w:pStyle w:val="EndNoteBibliography"/>
        <w:ind w:left="720" w:hanging="720"/>
        <w:rPr>
          <w:noProof/>
        </w:rPr>
      </w:pPr>
      <w:r w:rsidRPr="001869E2">
        <w:rPr>
          <w:noProof/>
        </w:rPr>
        <w:t>22.</w:t>
      </w:r>
      <w:r w:rsidRPr="001869E2">
        <w:rPr>
          <w:noProof/>
        </w:rPr>
        <w:tab/>
        <w:t xml:space="preserve">Carrasco-Zanini, J., et al., </w:t>
      </w:r>
      <w:r w:rsidRPr="001869E2">
        <w:rPr>
          <w:i/>
          <w:noProof/>
        </w:rPr>
        <w:t>Proteomic signatures improve risk prediction for common and rare diseases.</w:t>
      </w:r>
      <w:r w:rsidRPr="001869E2">
        <w:rPr>
          <w:noProof/>
        </w:rPr>
        <w:t xml:space="preserve"> Nature Medicine, 2024. </w:t>
      </w:r>
      <w:r w:rsidRPr="001869E2">
        <w:rPr>
          <w:b/>
          <w:noProof/>
        </w:rPr>
        <w:t>30</w:t>
      </w:r>
      <w:r w:rsidRPr="001869E2">
        <w:rPr>
          <w:noProof/>
        </w:rPr>
        <w:t>(9): p. 2489-2498.</w:t>
      </w:r>
    </w:p>
    <w:p w14:paraId="4BBF86B3" w14:textId="77777777" w:rsidR="001869E2" w:rsidRPr="001869E2" w:rsidRDefault="001869E2" w:rsidP="001869E2">
      <w:pPr>
        <w:pStyle w:val="EndNoteBibliography"/>
        <w:ind w:left="720" w:hanging="720"/>
        <w:rPr>
          <w:noProof/>
        </w:rPr>
      </w:pPr>
      <w:r w:rsidRPr="001869E2">
        <w:rPr>
          <w:noProof/>
        </w:rPr>
        <w:t>23.</w:t>
      </w:r>
      <w:r w:rsidRPr="001869E2">
        <w:rPr>
          <w:noProof/>
        </w:rPr>
        <w:tab/>
        <w:t xml:space="preserve">Tijms, B.M., et al., </w:t>
      </w:r>
      <w:r w:rsidRPr="001869E2">
        <w:rPr>
          <w:i/>
          <w:noProof/>
        </w:rPr>
        <w:t>Pathophysiological subtypes of Alzheimer's disease based on cerebrospinal fluid proteomics.</w:t>
      </w:r>
      <w:r w:rsidRPr="001869E2">
        <w:rPr>
          <w:noProof/>
        </w:rPr>
        <w:t xml:space="preserve"> Brain, 2020. </w:t>
      </w:r>
      <w:r w:rsidRPr="001869E2">
        <w:rPr>
          <w:b/>
          <w:noProof/>
        </w:rPr>
        <w:t>143</w:t>
      </w:r>
      <w:r w:rsidRPr="001869E2">
        <w:rPr>
          <w:noProof/>
        </w:rPr>
        <w:t>(12): p. 3776-3792.</w:t>
      </w:r>
    </w:p>
    <w:p w14:paraId="3B6EBF79" w14:textId="77777777" w:rsidR="001869E2" w:rsidRPr="001869E2" w:rsidRDefault="001869E2" w:rsidP="001869E2">
      <w:pPr>
        <w:pStyle w:val="EndNoteBibliography"/>
        <w:ind w:left="720" w:hanging="720"/>
        <w:rPr>
          <w:noProof/>
        </w:rPr>
      </w:pPr>
      <w:r w:rsidRPr="001869E2">
        <w:rPr>
          <w:noProof/>
        </w:rPr>
        <w:t>24.</w:t>
      </w:r>
      <w:r w:rsidRPr="001869E2">
        <w:rPr>
          <w:noProof/>
        </w:rPr>
        <w:tab/>
        <w:t xml:space="preserve">Tijms, B.M., et al., </w:t>
      </w:r>
      <w:r w:rsidRPr="001869E2">
        <w:rPr>
          <w:i/>
          <w:noProof/>
        </w:rPr>
        <w:t>Cerebrospinal fluid proteomics in patients with Alzheimer’s disease reveals five molecular subtypes with distinct genetic risk profiles.</w:t>
      </w:r>
      <w:r w:rsidRPr="001869E2">
        <w:rPr>
          <w:noProof/>
        </w:rPr>
        <w:t xml:space="preserve"> Nature Aging, 2024. </w:t>
      </w:r>
      <w:r w:rsidRPr="001869E2">
        <w:rPr>
          <w:b/>
          <w:noProof/>
        </w:rPr>
        <w:t>4</w:t>
      </w:r>
      <w:r w:rsidRPr="001869E2">
        <w:rPr>
          <w:noProof/>
        </w:rPr>
        <w:t>(1): p. 33-47.</w:t>
      </w:r>
    </w:p>
    <w:p w14:paraId="2559E766" w14:textId="77777777" w:rsidR="001869E2" w:rsidRPr="001869E2" w:rsidRDefault="001869E2" w:rsidP="001869E2">
      <w:pPr>
        <w:pStyle w:val="EndNoteBibliography"/>
        <w:ind w:left="720" w:hanging="720"/>
        <w:rPr>
          <w:noProof/>
        </w:rPr>
      </w:pPr>
      <w:r w:rsidRPr="001869E2">
        <w:rPr>
          <w:noProof/>
        </w:rPr>
        <w:t>25.</w:t>
      </w:r>
      <w:r w:rsidRPr="001869E2">
        <w:rPr>
          <w:noProof/>
        </w:rPr>
        <w:tab/>
        <w:t xml:space="preserve">Kaiser, S., et al., </w:t>
      </w:r>
      <w:r w:rsidRPr="001869E2">
        <w:rPr>
          <w:i/>
          <w:noProof/>
        </w:rPr>
        <w:t>A proteogenomic view of Parkinson's disease causality and heterogeneity.</w:t>
      </w:r>
      <w:r w:rsidRPr="001869E2">
        <w:rPr>
          <w:noProof/>
        </w:rPr>
        <w:t xml:space="preserve"> NPJ Parkinsons Dis, 2023. </w:t>
      </w:r>
      <w:r w:rsidRPr="001869E2">
        <w:rPr>
          <w:b/>
          <w:noProof/>
        </w:rPr>
        <w:t>9</w:t>
      </w:r>
      <w:r w:rsidRPr="001869E2">
        <w:rPr>
          <w:noProof/>
        </w:rPr>
        <w:t>(1): p. 24.</w:t>
      </w:r>
    </w:p>
    <w:p w14:paraId="29CF0752" w14:textId="77777777" w:rsidR="001869E2" w:rsidRPr="001869E2" w:rsidRDefault="001869E2" w:rsidP="001869E2">
      <w:pPr>
        <w:pStyle w:val="EndNoteBibliography"/>
        <w:ind w:left="720" w:hanging="720"/>
        <w:rPr>
          <w:noProof/>
        </w:rPr>
      </w:pPr>
      <w:r w:rsidRPr="001869E2">
        <w:rPr>
          <w:noProof/>
        </w:rPr>
        <w:t>26.</w:t>
      </w:r>
      <w:r w:rsidRPr="001869E2">
        <w:rPr>
          <w:noProof/>
        </w:rPr>
        <w:tab/>
        <w:t xml:space="preserve">Teunissen, C.E., et al., </w:t>
      </w:r>
      <w:r w:rsidRPr="001869E2">
        <w:rPr>
          <w:i/>
          <w:noProof/>
        </w:rPr>
        <w:t>Novel diagnostic cerebrospinal fluid biomarkers for pathologic subtypes of frontotemporal dementia identified by proteomics.</w:t>
      </w:r>
      <w:r w:rsidRPr="001869E2">
        <w:rPr>
          <w:noProof/>
        </w:rPr>
        <w:t xml:space="preserve"> Alzheimers Dement (Amst), 2016. </w:t>
      </w:r>
      <w:r w:rsidRPr="001869E2">
        <w:rPr>
          <w:b/>
          <w:noProof/>
        </w:rPr>
        <w:t>2</w:t>
      </w:r>
      <w:r w:rsidRPr="001869E2">
        <w:rPr>
          <w:noProof/>
        </w:rPr>
        <w:t>: p. 86-94.</w:t>
      </w:r>
    </w:p>
    <w:p w14:paraId="443B1DAC" w14:textId="77777777" w:rsidR="001869E2" w:rsidRPr="001869E2" w:rsidRDefault="001869E2" w:rsidP="001869E2">
      <w:pPr>
        <w:pStyle w:val="EndNoteBibliography"/>
        <w:ind w:left="720" w:hanging="720"/>
        <w:rPr>
          <w:noProof/>
        </w:rPr>
      </w:pPr>
      <w:r w:rsidRPr="001869E2">
        <w:rPr>
          <w:noProof/>
        </w:rPr>
        <w:t>27.</w:t>
      </w:r>
      <w:r w:rsidRPr="001869E2">
        <w:rPr>
          <w:noProof/>
        </w:rPr>
        <w:tab/>
        <w:t xml:space="preserve">Misra, S., et al., </w:t>
      </w:r>
      <w:r w:rsidRPr="001869E2">
        <w:rPr>
          <w:i/>
          <w:noProof/>
        </w:rPr>
        <w:t>Subtyping strokes using blood-based protein biomarkers: A high-throughput proteomics and machine learning approach.</w:t>
      </w:r>
      <w:r w:rsidRPr="001869E2">
        <w:rPr>
          <w:noProof/>
        </w:rPr>
        <w:t xml:space="preserve"> Eur J Clin Invest, 2025. </w:t>
      </w:r>
      <w:r w:rsidRPr="001869E2">
        <w:rPr>
          <w:b/>
          <w:noProof/>
        </w:rPr>
        <w:t>55</w:t>
      </w:r>
      <w:r w:rsidRPr="001869E2">
        <w:rPr>
          <w:noProof/>
        </w:rPr>
        <w:t>(4): p. e14372.</w:t>
      </w:r>
    </w:p>
    <w:p w14:paraId="04630608" w14:textId="77777777" w:rsidR="001869E2" w:rsidRPr="001869E2" w:rsidRDefault="001869E2" w:rsidP="001869E2">
      <w:pPr>
        <w:pStyle w:val="EndNoteBibliography"/>
        <w:ind w:left="720" w:hanging="720"/>
        <w:rPr>
          <w:noProof/>
        </w:rPr>
      </w:pPr>
      <w:r w:rsidRPr="001869E2">
        <w:rPr>
          <w:noProof/>
        </w:rPr>
        <w:t>28.</w:t>
      </w:r>
      <w:r w:rsidRPr="001869E2">
        <w:rPr>
          <w:noProof/>
        </w:rPr>
        <w:tab/>
        <w:t xml:space="preserve">Timsina, J., et al., </w:t>
      </w:r>
      <w:r w:rsidRPr="001869E2">
        <w:rPr>
          <w:i/>
          <w:noProof/>
        </w:rPr>
        <w:t>Blood-Based Proteomics for Adult-Onset Focal Dystonias.</w:t>
      </w:r>
      <w:r w:rsidRPr="001869E2">
        <w:rPr>
          <w:noProof/>
        </w:rPr>
        <w:t xml:space="preserve"> Annals of Neurology, 2024. </w:t>
      </w:r>
      <w:r w:rsidRPr="001869E2">
        <w:rPr>
          <w:b/>
          <w:noProof/>
        </w:rPr>
        <w:t>96</w:t>
      </w:r>
      <w:r w:rsidRPr="001869E2">
        <w:rPr>
          <w:noProof/>
        </w:rPr>
        <w:t>(1): p. 110-120.</w:t>
      </w:r>
    </w:p>
    <w:p w14:paraId="07D2B5C2" w14:textId="77777777" w:rsidR="001869E2" w:rsidRPr="001869E2" w:rsidRDefault="001869E2" w:rsidP="001869E2">
      <w:pPr>
        <w:pStyle w:val="EndNoteBibliography"/>
        <w:ind w:left="720" w:hanging="720"/>
        <w:rPr>
          <w:noProof/>
        </w:rPr>
      </w:pPr>
      <w:r w:rsidRPr="001869E2">
        <w:rPr>
          <w:noProof/>
        </w:rPr>
        <w:t>29.</w:t>
      </w:r>
      <w:r w:rsidRPr="001869E2">
        <w:rPr>
          <w:noProof/>
        </w:rPr>
        <w:tab/>
        <w:t xml:space="preserve">Gawde, S., et al., </w:t>
      </w:r>
      <w:r w:rsidRPr="001869E2">
        <w:rPr>
          <w:i/>
          <w:noProof/>
        </w:rPr>
        <w:t>Serum Proteomics Distinguish Subtypes of NMO Spectrum Disorder and MOG Antibody-Associated Disease and Highlight Effects of B-Cell Depletion.</w:t>
      </w:r>
      <w:r w:rsidRPr="001869E2">
        <w:rPr>
          <w:noProof/>
        </w:rPr>
        <w:t xml:space="preserve"> Neurol Neuroimmunol Neuroinflamm, 2024. </w:t>
      </w:r>
      <w:r w:rsidRPr="001869E2">
        <w:rPr>
          <w:b/>
          <w:noProof/>
        </w:rPr>
        <w:t>11</w:t>
      </w:r>
      <w:r w:rsidRPr="001869E2">
        <w:rPr>
          <w:noProof/>
        </w:rPr>
        <w:t>(4): p. e200268.</w:t>
      </w:r>
    </w:p>
    <w:p w14:paraId="731854FB" w14:textId="77777777" w:rsidR="001869E2" w:rsidRPr="001869E2" w:rsidRDefault="001869E2" w:rsidP="001869E2">
      <w:pPr>
        <w:pStyle w:val="EndNoteBibliography"/>
        <w:ind w:left="720" w:hanging="720"/>
        <w:rPr>
          <w:noProof/>
        </w:rPr>
      </w:pPr>
      <w:r w:rsidRPr="001869E2">
        <w:rPr>
          <w:noProof/>
        </w:rPr>
        <w:t>30.</w:t>
      </w:r>
      <w:r w:rsidRPr="001869E2">
        <w:rPr>
          <w:noProof/>
        </w:rPr>
        <w:tab/>
        <w:t xml:space="preserve">Xiao, Z., et al., </w:t>
      </w:r>
      <w:r w:rsidRPr="001869E2">
        <w:rPr>
          <w:i/>
          <w:noProof/>
        </w:rPr>
        <w:t>Identifying novel proteins underlying bipolar disorder via integrating pQTLs of the plasma, CSF, and brain with GWAS summary data.</w:t>
      </w:r>
      <w:r w:rsidRPr="001869E2">
        <w:rPr>
          <w:noProof/>
        </w:rPr>
        <w:t xml:space="preserve"> Translational Psychiatry, 2024. </w:t>
      </w:r>
      <w:r w:rsidRPr="001869E2">
        <w:rPr>
          <w:b/>
          <w:noProof/>
        </w:rPr>
        <w:t>14</w:t>
      </w:r>
      <w:r w:rsidRPr="001869E2">
        <w:rPr>
          <w:noProof/>
        </w:rPr>
        <w:t>(1): p. 344.</w:t>
      </w:r>
    </w:p>
    <w:p w14:paraId="42256FFB" w14:textId="77777777" w:rsidR="001869E2" w:rsidRPr="001869E2" w:rsidRDefault="001869E2" w:rsidP="001869E2">
      <w:pPr>
        <w:pStyle w:val="EndNoteBibliography"/>
        <w:ind w:left="720" w:hanging="720"/>
        <w:rPr>
          <w:noProof/>
        </w:rPr>
      </w:pPr>
      <w:r w:rsidRPr="001869E2">
        <w:rPr>
          <w:noProof/>
        </w:rPr>
        <w:t>31.</w:t>
      </w:r>
      <w:r w:rsidRPr="001869E2">
        <w:rPr>
          <w:noProof/>
        </w:rPr>
        <w:tab/>
        <w:t xml:space="preserve">Föcking, M., et al., </w:t>
      </w:r>
      <w:r w:rsidRPr="001869E2">
        <w:rPr>
          <w:i/>
          <w:noProof/>
        </w:rPr>
        <w:t>Proteomic and genomic evidence implicates the postsynaptic density in schizophrenia.</w:t>
      </w:r>
      <w:r w:rsidRPr="001869E2">
        <w:rPr>
          <w:noProof/>
        </w:rPr>
        <w:t xml:space="preserve"> Molecular Psychiatry, 2015. </w:t>
      </w:r>
      <w:r w:rsidRPr="001869E2">
        <w:rPr>
          <w:b/>
          <w:noProof/>
        </w:rPr>
        <w:t>20</w:t>
      </w:r>
      <w:r w:rsidRPr="001869E2">
        <w:rPr>
          <w:noProof/>
        </w:rPr>
        <w:t>(4): p. 424-432.</w:t>
      </w:r>
    </w:p>
    <w:p w14:paraId="27684C42" w14:textId="77777777" w:rsidR="001869E2" w:rsidRPr="001869E2" w:rsidRDefault="001869E2" w:rsidP="001869E2">
      <w:pPr>
        <w:pStyle w:val="EndNoteBibliography"/>
        <w:ind w:left="720" w:hanging="720"/>
        <w:rPr>
          <w:noProof/>
        </w:rPr>
      </w:pPr>
      <w:r w:rsidRPr="001869E2">
        <w:rPr>
          <w:noProof/>
        </w:rPr>
        <w:t>32.</w:t>
      </w:r>
      <w:r w:rsidRPr="001869E2">
        <w:rPr>
          <w:noProof/>
        </w:rPr>
        <w:tab/>
        <w:t xml:space="preserve">Kang, J., et al., </w:t>
      </w:r>
      <w:r w:rsidRPr="001869E2">
        <w:rPr>
          <w:i/>
          <w:noProof/>
        </w:rPr>
        <w:t>Plasma proteomics identifies proteins and pathways associated with incident depression in 46,165 adults.</w:t>
      </w:r>
      <w:r w:rsidRPr="001869E2">
        <w:rPr>
          <w:noProof/>
        </w:rPr>
        <w:t xml:space="preserve"> Science Bulletin, 2025. </w:t>
      </w:r>
      <w:r w:rsidRPr="001869E2">
        <w:rPr>
          <w:b/>
          <w:noProof/>
        </w:rPr>
        <w:t>70</w:t>
      </w:r>
      <w:r w:rsidRPr="001869E2">
        <w:rPr>
          <w:noProof/>
        </w:rPr>
        <w:t>(4): p. 573-586.</w:t>
      </w:r>
    </w:p>
    <w:p w14:paraId="76E6FF52" w14:textId="77777777" w:rsidR="001869E2" w:rsidRPr="001869E2" w:rsidRDefault="001869E2" w:rsidP="001869E2">
      <w:pPr>
        <w:pStyle w:val="EndNoteBibliography"/>
        <w:ind w:left="720" w:hanging="720"/>
        <w:rPr>
          <w:noProof/>
        </w:rPr>
      </w:pPr>
      <w:r w:rsidRPr="001869E2">
        <w:rPr>
          <w:noProof/>
        </w:rPr>
        <w:t>33.</w:t>
      </w:r>
      <w:r w:rsidRPr="001869E2">
        <w:rPr>
          <w:noProof/>
        </w:rPr>
        <w:tab/>
        <w:t xml:space="preserve">Varol, E., A. Sotiras, and C. Davatzikos, </w:t>
      </w:r>
      <w:r w:rsidRPr="001869E2">
        <w:rPr>
          <w:i/>
          <w:noProof/>
        </w:rPr>
        <w:t>HYDRA: Revealing heterogeneity of imaging and genetic patterns through a multiple max-margin discriminative analysis framework.</w:t>
      </w:r>
      <w:r w:rsidRPr="001869E2">
        <w:rPr>
          <w:noProof/>
        </w:rPr>
        <w:t xml:space="preserve"> Neuroimage, 2017. </w:t>
      </w:r>
      <w:r w:rsidRPr="001869E2">
        <w:rPr>
          <w:b/>
          <w:noProof/>
        </w:rPr>
        <w:t>145</w:t>
      </w:r>
      <w:r w:rsidRPr="001869E2">
        <w:rPr>
          <w:noProof/>
        </w:rPr>
        <w:t>(Pt B): p. 346-364.</w:t>
      </w:r>
    </w:p>
    <w:p w14:paraId="0199DA04" w14:textId="77777777" w:rsidR="001869E2" w:rsidRPr="001869E2" w:rsidRDefault="001869E2" w:rsidP="001869E2">
      <w:pPr>
        <w:pStyle w:val="EndNoteBibliography"/>
        <w:ind w:left="720" w:hanging="720"/>
        <w:rPr>
          <w:noProof/>
        </w:rPr>
      </w:pPr>
      <w:r w:rsidRPr="001869E2">
        <w:rPr>
          <w:noProof/>
        </w:rPr>
        <w:t>34.</w:t>
      </w:r>
      <w:r w:rsidRPr="001869E2">
        <w:rPr>
          <w:noProof/>
        </w:rPr>
        <w:tab/>
        <w:t xml:space="preserve">Sun, B.B., et al., </w:t>
      </w:r>
      <w:r w:rsidRPr="001869E2">
        <w:rPr>
          <w:i/>
          <w:noProof/>
        </w:rPr>
        <w:t>Plasma proteomic associations with genetics and health in the UK Biobank.</w:t>
      </w:r>
      <w:r w:rsidRPr="001869E2">
        <w:rPr>
          <w:noProof/>
        </w:rPr>
        <w:t xml:space="preserve"> Nature, 2023. </w:t>
      </w:r>
      <w:r w:rsidRPr="001869E2">
        <w:rPr>
          <w:b/>
          <w:noProof/>
        </w:rPr>
        <w:t>622</w:t>
      </w:r>
      <w:r w:rsidRPr="001869E2">
        <w:rPr>
          <w:noProof/>
        </w:rPr>
        <w:t>(7982): p. 329-338.</w:t>
      </w:r>
    </w:p>
    <w:p w14:paraId="62F1E5D3" w14:textId="77777777" w:rsidR="001869E2" w:rsidRPr="001869E2" w:rsidRDefault="001869E2" w:rsidP="001869E2">
      <w:pPr>
        <w:pStyle w:val="EndNoteBibliography"/>
        <w:ind w:left="720" w:hanging="720"/>
        <w:rPr>
          <w:noProof/>
        </w:rPr>
      </w:pPr>
      <w:r w:rsidRPr="001869E2">
        <w:rPr>
          <w:noProof/>
        </w:rPr>
        <w:t>35.</w:t>
      </w:r>
      <w:r w:rsidRPr="001869E2">
        <w:rPr>
          <w:noProof/>
        </w:rPr>
        <w:tab/>
        <w:t xml:space="preserve">R Development Core Team, </w:t>
      </w:r>
      <w:r w:rsidRPr="001869E2">
        <w:rPr>
          <w:i/>
          <w:noProof/>
        </w:rPr>
        <w:t>R: A language and environment for statistical computing.</w:t>
      </w:r>
      <w:r w:rsidRPr="001869E2">
        <w:rPr>
          <w:noProof/>
        </w:rPr>
        <w:t xml:space="preserve"> 2010, Vienna, Austria: R Foundation for Statistical Computing.</w:t>
      </w:r>
    </w:p>
    <w:p w14:paraId="0B577CDF" w14:textId="77777777" w:rsidR="001869E2" w:rsidRPr="001869E2" w:rsidRDefault="001869E2" w:rsidP="001869E2">
      <w:pPr>
        <w:pStyle w:val="EndNoteBibliography"/>
        <w:ind w:left="720" w:hanging="720"/>
        <w:rPr>
          <w:noProof/>
        </w:rPr>
      </w:pPr>
      <w:r w:rsidRPr="001869E2">
        <w:rPr>
          <w:noProof/>
        </w:rPr>
        <w:t>36.</w:t>
      </w:r>
      <w:r w:rsidRPr="001869E2">
        <w:rPr>
          <w:noProof/>
        </w:rPr>
        <w:tab/>
        <w:t xml:space="preserve">Venables, W.N. and B.D. Ripley. </w:t>
      </w:r>
      <w:r w:rsidRPr="001869E2">
        <w:rPr>
          <w:i/>
          <w:noProof/>
        </w:rPr>
        <w:t>Modern Applied Statistics with S Fourth edition</w:t>
      </w:r>
      <w:r w:rsidRPr="001869E2">
        <w:rPr>
          <w:noProof/>
        </w:rPr>
        <w:t>. 2002.</w:t>
      </w:r>
    </w:p>
    <w:p w14:paraId="56686562" w14:textId="77777777" w:rsidR="001869E2" w:rsidRPr="001869E2" w:rsidRDefault="001869E2" w:rsidP="001869E2">
      <w:pPr>
        <w:pStyle w:val="EndNoteBibliography"/>
        <w:ind w:left="720" w:hanging="720"/>
        <w:rPr>
          <w:noProof/>
        </w:rPr>
      </w:pPr>
      <w:r w:rsidRPr="001869E2">
        <w:rPr>
          <w:noProof/>
        </w:rPr>
        <w:t>37.</w:t>
      </w:r>
      <w:r w:rsidRPr="001869E2">
        <w:rPr>
          <w:noProof/>
        </w:rPr>
        <w:tab/>
        <w:t xml:space="preserve">Alexa, A.R., J., </w:t>
      </w:r>
      <w:r w:rsidRPr="001869E2">
        <w:rPr>
          <w:i/>
          <w:noProof/>
        </w:rPr>
        <w:t>topGO: Enrichment Analysis for Gene Ontology. R package version 2.58.0.</w:t>
      </w:r>
      <w:r w:rsidRPr="001869E2">
        <w:rPr>
          <w:noProof/>
        </w:rPr>
        <w:t xml:space="preserve"> 2024.</w:t>
      </w:r>
    </w:p>
    <w:p w14:paraId="1D8C6280" w14:textId="77777777" w:rsidR="001869E2" w:rsidRPr="001869E2" w:rsidRDefault="001869E2" w:rsidP="001869E2">
      <w:pPr>
        <w:pStyle w:val="EndNoteBibliography"/>
        <w:ind w:left="720" w:hanging="720"/>
        <w:rPr>
          <w:i/>
          <w:noProof/>
        </w:rPr>
      </w:pPr>
      <w:r w:rsidRPr="001869E2">
        <w:rPr>
          <w:noProof/>
        </w:rPr>
        <w:lastRenderedPageBreak/>
        <w:t>38.</w:t>
      </w:r>
      <w:r w:rsidRPr="001869E2">
        <w:rPr>
          <w:noProof/>
        </w:rPr>
        <w:tab/>
        <w:t xml:space="preserve">Zhao, S.G., Y; Shyr, Y, </w:t>
      </w:r>
      <w:r w:rsidRPr="001869E2">
        <w:rPr>
          <w:i/>
          <w:noProof/>
        </w:rPr>
        <w:t>KEGGprofile: An annotation and visualization package for multi-types and multi-groups expression data in KEGG pathway.</w:t>
      </w:r>
    </w:p>
    <w:p w14:paraId="29D673EE" w14:textId="77777777" w:rsidR="001869E2" w:rsidRPr="001869E2" w:rsidRDefault="001869E2" w:rsidP="001869E2">
      <w:pPr>
        <w:pStyle w:val="EndNoteBibliography"/>
        <w:ind w:left="720" w:hanging="720"/>
        <w:rPr>
          <w:noProof/>
        </w:rPr>
      </w:pPr>
      <w:r w:rsidRPr="001869E2">
        <w:rPr>
          <w:noProof/>
        </w:rPr>
        <w:t>39.</w:t>
      </w:r>
      <w:r w:rsidRPr="001869E2">
        <w:rPr>
          <w:noProof/>
        </w:rPr>
        <w:tab/>
        <w:t xml:space="preserve">Durinck, S., et al., </w:t>
      </w:r>
      <w:r w:rsidRPr="001869E2">
        <w:rPr>
          <w:i/>
          <w:noProof/>
        </w:rPr>
        <w:t>BioMart and Bioconductor: a powerful link between biological databases and microarray data analysis.</w:t>
      </w:r>
      <w:r w:rsidRPr="001869E2">
        <w:rPr>
          <w:noProof/>
        </w:rPr>
        <w:t xml:space="preserve"> Bioinformatics, 2005. </w:t>
      </w:r>
      <w:r w:rsidRPr="001869E2">
        <w:rPr>
          <w:b/>
          <w:noProof/>
        </w:rPr>
        <w:t>21</w:t>
      </w:r>
      <w:r w:rsidRPr="001869E2">
        <w:rPr>
          <w:noProof/>
        </w:rPr>
        <w:t>(16): p. 3439-40.</w:t>
      </w:r>
    </w:p>
    <w:p w14:paraId="733D7645" w14:textId="77777777" w:rsidR="001869E2" w:rsidRPr="001869E2" w:rsidRDefault="001869E2" w:rsidP="001869E2">
      <w:pPr>
        <w:pStyle w:val="EndNoteBibliography"/>
        <w:ind w:left="720" w:hanging="720"/>
        <w:rPr>
          <w:noProof/>
        </w:rPr>
      </w:pPr>
      <w:r w:rsidRPr="001869E2">
        <w:rPr>
          <w:noProof/>
        </w:rPr>
        <w:t>40.</w:t>
      </w:r>
      <w:r w:rsidRPr="001869E2">
        <w:rPr>
          <w:noProof/>
        </w:rPr>
        <w:tab/>
        <w:t xml:space="preserve">Durinck, S., et al., </w:t>
      </w:r>
      <w:r w:rsidRPr="001869E2">
        <w:rPr>
          <w:i/>
          <w:noProof/>
        </w:rPr>
        <w:t>Mapping identifiers for the integration of genomic datasets with the R/Bioconductor package biomaRt.</w:t>
      </w:r>
      <w:r w:rsidRPr="001869E2">
        <w:rPr>
          <w:noProof/>
        </w:rPr>
        <w:t xml:space="preserve"> Nature Protocols, 2009. </w:t>
      </w:r>
      <w:r w:rsidRPr="001869E2">
        <w:rPr>
          <w:b/>
          <w:noProof/>
        </w:rPr>
        <w:t>4</w:t>
      </w:r>
      <w:r w:rsidRPr="001869E2">
        <w:rPr>
          <w:noProof/>
        </w:rPr>
        <w:t>(8): p. 1184-1191.</w:t>
      </w:r>
    </w:p>
    <w:p w14:paraId="2D1D20A4" w14:textId="77777777" w:rsidR="001869E2" w:rsidRPr="001869E2" w:rsidRDefault="001869E2" w:rsidP="001869E2">
      <w:pPr>
        <w:pStyle w:val="EndNoteBibliography"/>
        <w:ind w:left="720" w:hanging="720"/>
        <w:rPr>
          <w:noProof/>
        </w:rPr>
      </w:pPr>
      <w:r w:rsidRPr="001869E2">
        <w:rPr>
          <w:noProof/>
        </w:rPr>
        <w:t>41.</w:t>
      </w:r>
      <w:r w:rsidRPr="001869E2">
        <w:rPr>
          <w:noProof/>
        </w:rPr>
        <w:tab/>
        <w:t xml:space="preserve">Korotkevich, G., V. Sukhov, and A.A. Sergushichev, </w:t>
      </w:r>
      <w:r w:rsidRPr="001869E2">
        <w:rPr>
          <w:i/>
          <w:noProof/>
        </w:rPr>
        <w:t>Fast gene set enrichment analysis.</w:t>
      </w:r>
      <w:r w:rsidRPr="001869E2">
        <w:rPr>
          <w:noProof/>
        </w:rPr>
        <w:t xml:space="preserve"> bioRxiv, 2016.</w:t>
      </w:r>
    </w:p>
    <w:p w14:paraId="4E1D44B0" w14:textId="77777777" w:rsidR="001869E2" w:rsidRPr="001869E2" w:rsidRDefault="001869E2" w:rsidP="001869E2">
      <w:pPr>
        <w:pStyle w:val="EndNoteBibliography"/>
        <w:ind w:left="720" w:hanging="720"/>
        <w:rPr>
          <w:noProof/>
        </w:rPr>
      </w:pPr>
      <w:r w:rsidRPr="001869E2">
        <w:rPr>
          <w:noProof/>
        </w:rPr>
        <w:t>42.</w:t>
      </w:r>
      <w:r w:rsidRPr="001869E2">
        <w:rPr>
          <w:noProof/>
        </w:rPr>
        <w:tab/>
        <w:t xml:space="preserve">Hänzelmann, S., R. Castelo, and J. Guinney, </w:t>
      </w:r>
      <w:r w:rsidRPr="001869E2">
        <w:rPr>
          <w:i/>
          <w:noProof/>
        </w:rPr>
        <w:t>GSVA: gene set variation analysis for microarray and RNA-Seq data.</w:t>
      </w:r>
      <w:r w:rsidRPr="001869E2">
        <w:rPr>
          <w:noProof/>
        </w:rPr>
        <w:t xml:space="preserve"> BMC Bioinformatics, 2013. </w:t>
      </w:r>
      <w:r w:rsidRPr="001869E2">
        <w:rPr>
          <w:b/>
          <w:noProof/>
        </w:rPr>
        <w:t>14</w:t>
      </w:r>
      <w:r w:rsidRPr="001869E2">
        <w:rPr>
          <w:noProof/>
        </w:rPr>
        <w:t>(1): p. 7.</w:t>
      </w:r>
    </w:p>
    <w:p w14:paraId="547F9FD6" w14:textId="77777777" w:rsidR="001869E2" w:rsidRPr="001869E2" w:rsidRDefault="001869E2" w:rsidP="001869E2">
      <w:pPr>
        <w:pStyle w:val="EndNoteBibliography"/>
        <w:ind w:left="720" w:hanging="720"/>
        <w:rPr>
          <w:noProof/>
        </w:rPr>
      </w:pPr>
      <w:r w:rsidRPr="001869E2">
        <w:rPr>
          <w:noProof/>
        </w:rPr>
        <w:t>43.</w:t>
      </w:r>
      <w:r w:rsidRPr="001869E2">
        <w:rPr>
          <w:noProof/>
        </w:rPr>
        <w:tab/>
        <w:t xml:space="preserve">Ritchie, M.E., et al., </w:t>
      </w:r>
      <w:r w:rsidRPr="001869E2">
        <w:rPr>
          <w:i/>
          <w:noProof/>
        </w:rPr>
        <w:t>limma powers differential expression analyses for RNA-sequencing and microarray studies.</w:t>
      </w:r>
      <w:r w:rsidRPr="001869E2">
        <w:rPr>
          <w:noProof/>
        </w:rPr>
        <w:t xml:space="preserve"> Nucleic Acids Research, 2015. </w:t>
      </w:r>
      <w:r w:rsidRPr="001869E2">
        <w:rPr>
          <w:b/>
          <w:noProof/>
        </w:rPr>
        <w:t>43</w:t>
      </w:r>
      <w:r w:rsidRPr="001869E2">
        <w:rPr>
          <w:noProof/>
        </w:rPr>
        <w:t>(7): p. e47-e47.</w:t>
      </w:r>
    </w:p>
    <w:p w14:paraId="5571ECDF" w14:textId="77777777" w:rsidR="001869E2" w:rsidRPr="001869E2" w:rsidRDefault="001869E2" w:rsidP="001869E2">
      <w:pPr>
        <w:pStyle w:val="EndNoteBibliography"/>
        <w:ind w:left="720" w:hanging="720"/>
        <w:rPr>
          <w:noProof/>
        </w:rPr>
      </w:pPr>
      <w:r w:rsidRPr="001869E2">
        <w:rPr>
          <w:noProof/>
        </w:rPr>
        <w:t>44.</w:t>
      </w:r>
      <w:r w:rsidRPr="001869E2">
        <w:rPr>
          <w:noProof/>
        </w:rPr>
        <w:tab/>
        <w:t xml:space="preserve">Calvo, S.E., K.R. Clauser, and V.K. Mootha, </w:t>
      </w:r>
      <w:r w:rsidRPr="001869E2">
        <w:rPr>
          <w:i/>
          <w:noProof/>
        </w:rPr>
        <w:t>MitoCarta2.0: an updated inventory of mammalian mitochondrial proteins.</w:t>
      </w:r>
      <w:r w:rsidRPr="001869E2">
        <w:rPr>
          <w:noProof/>
        </w:rPr>
        <w:t xml:space="preserve"> Nucleic Acids Res, 2016. </w:t>
      </w:r>
      <w:r w:rsidRPr="001869E2">
        <w:rPr>
          <w:b/>
          <w:noProof/>
        </w:rPr>
        <w:t>44</w:t>
      </w:r>
      <w:r w:rsidRPr="001869E2">
        <w:rPr>
          <w:noProof/>
        </w:rPr>
        <w:t>(D1): p. D1251-7.</w:t>
      </w:r>
    </w:p>
    <w:p w14:paraId="31E4BCA3" w14:textId="77777777" w:rsidR="001869E2" w:rsidRPr="001869E2" w:rsidRDefault="001869E2" w:rsidP="001869E2">
      <w:pPr>
        <w:pStyle w:val="EndNoteBibliography"/>
        <w:ind w:left="720" w:hanging="720"/>
        <w:rPr>
          <w:noProof/>
        </w:rPr>
      </w:pPr>
      <w:r w:rsidRPr="001869E2">
        <w:rPr>
          <w:noProof/>
        </w:rPr>
        <w:t>45.</w:t>
      </w:r>
      <w:r w:rsidRPr="001869E2">
        <w:rPr>
          <w:noProof/>
        </w:rPr>
        <w:tab/>
        <w:t xml:space="preserve">Wickham, H., </w:t>
      </w:r>
      <w:r w:rsidRPr="001869E2">
        <w:rPr>
          <w:i/>
          <w:noProof/>
        </w:rPr>
        <w:t>Ggplot2: Elegant Graphics for Data Analysis</w:t>
      </w:r>
      <w:r w:rsidRPr="001869E2">
        <w:rPr>
          <w:noProof/>
        </w:rPr>
        <w:t>. 2009: 2nd Edition, Springer, New York.</w:t>
      </w:r>
    </w:p>
    <w:p w14:paraId="4CDE1068" w14:textId="77777777" w:rsidR="001869E2" w:rsidRPr="001869E2" w:rsidRDefault="001869E2" w:rsidP="001869E2">
      <w:pPr>
        <w:pStyle w:val="EndNoteBibliography"/>
        <w:ind w:left="720" w:hanging="720"/>
        <w:rPr>
          <w:noProof/>
        </w:rPr>
      </w:pPr>
      <w:r w:rsidRPr="001869E2">
        <w:rPr>
          <w:noProof/>
        </w:rPr>
        <w:t>46.</w:t>
      </w:r>
      <w:r w:rsidRPr="001869E2">
        <w:rPr>
          <w:noProof/>
        </w:rPr>
        <w:tab/>
        <w:t xml:space="preserve">Kuhn, M., </w:t>
      </w:r>
      <w:r w:rsidRPr="001869E2">
        <w:rPr>
          <w:i/>
          <w:noProof/>
        </w:rPr>
        <w:t>Building Predictive Models in R Using the caret Package.</w:t>
      </w:r>
      <w:r w:rsidRPr="001869E2">
        <w:rPr>
          <w:noProof/>
        </w:rPr>
        <w:t xml:space="preserve"> Journal of Statistical Software, 2008. </w:t>
      </w:r>
      <w:r w:rsidRPr="001869E2">
        <w:rPr>
          <w:b/>
          <w:noProof/>
        </w:rPr>
        <w:t>28</w:t>
      </w:r>
      <w:r w:rsidRPr="001869E2">
        <w:rPr>
          <w:noProof/>
        </w:rPr>
        <w:t>(5): p. 1 - 26.</w:t>
      </w:r>
    </w:p>
    <w:p w14:paraId="52049CC0" w14:textId="77777777" w:rsidR="001869E2" w:rsidRPr="001869E2" w:rsidRDefault="001869E2" w:rsidP="001869E2">
      <w:pPr>
        <w:pStyle w:val="EndNoteBibliography"/>
        <w:ind w:left="720" w:hanging="720"/>
        <w:rPr>
          <w:noProof/>
        </w:rPr>
      </w:pPr>
      <w:r w:rsidRPr="001869E2">
        <w:rPr>
          <w:noProof/>
        </w:rPr>
        <w:t>47.</w:t>
      </w:r>
      <w:r w:rsidRPr="001869E2">
        <w:rPr>
          <w:noProof/>
        </w:rPr>
        <w:tab/>
        <w:t xml:space="preserve">Liaw, A.W., M, </w:t>
      </w:r>
      <w:r w:rsidRPr="001869E2">
        <w:rPr>
          <w:i/>
          <w:noProof/>
        </w:rPr>
        <w:t>Classification and Regression by Randomforest.</w:t>
      </w:r>
      <w:r w:rsidRPr="001869E2">
        <w:rPr>
          <w:noProof/>
        </w:rPr>
        <w:t xml:space="preserve"> R News, 2002. </w:t>
      </w:r>
      <w:r w:rsidRPr="001869E2">
        <w:rPr>
          <w:b/>
          <w:noProof/>
        </w:rPr>
        <w:t>2</w:t>
      </w:r>
      <w:r w:rsidRPr="001869E2">
        <w:rPr>
          <w:noProof/>
        </w:rPr>
        <w:t>: p. 18-22.</w:t>
      </w:r>
    </w:p>
    <w:p w14:paraId="585329C4" w14:textId="77777777" w:rsidR="001869E2" w:rsidRPr="001869E2" w:rsidRDefault="001869E2" w:rsidP="001869E2">
      <w:pPr>
        <w:pStyle w:val="EndNoteBibliography"/>
        <w:ind w:left="720" w:hanging="720"/>
        <w:rPr>
          <w:noProof/>
        </w:rPr>
      </w:pPr>
      <w:r w:rsidRPr="001869E2">
        <w:rPr>
          <w:noProof/>
        </w:rPr>
        <w:t>48.</w:t>
      </w:r>
      <w:r w:rsidRPr="001869E2">
        <w:rPr>
          <w:noProof/>
        </w:rPr>
        <w:tab/>
        <w:t xml:space="preserve">Koopmans, F., et al., </w:t>
      </w:r>
      <w:r w:rsidRPr="001869E2">
        <w:rPr>
          <w:i/>
          <w:noProof/>
        </w:rPr>
        <w:t>SynGO: An Evidence-Based, Expert-Curated Knowledge Base for the Synapse.</w:t>
      </w:r>
      <w:r w:rsidRPr="001869E2">
        <w:rPr>
          <w:noProof/>
        </w:rPr>
        <w:t xml:space="preserve"> Neuron, 2019. </w:t>
      </w:r>
      <w:r w:rsidRPr="001869E2">
        <w:rPr>
          <w:b/>
          <w:noProof/>
        </w:rPr>
        <w:t>103</w:t>
      </w:r>
      <w:r w:rsidRPr="001869E2">
        <w:rPr>
          <w:noProof/>
        </w:rPr>
        <w:t>(2): p. 217-234.e4.</w:t>
      </w:r>
    </w:p>
    <w:p w14:paraId="596C401D" w14:textId="77777777" w:rsidR="001869E2" w:rsidRPr="001869E2" w:rsidRDefault="001869E2" w:rsidP="001869E2">
      <w:pPr>
        <w:pStyle w:val="EndNoteBibliography"/>
        <w:ind w:left="720" w:hanging="720"/>
        <w:rPr>
          <w:noProof/>
        </w:rPr>
      </w:pPr>
      <w:r w:rsidRPr="001869E2">
        <w:rPr>
          <w:noProof/>
        </w:rPr>
        <w:t>49.</w:t>
      </w:r>
      <w:r w:rsidRPr="001869E2">
        <w:rPr>
          <w:noProof/>
        </w:rPr>
        <w:tab/>
        <w:t xml:space="preserve">Xia, J., et al., </w:t>
      </w:r>
      <w:r w:rsidRPr="001869E2">
        <w:rPr>
          <w:i/>
          <w:noProof/>
        </w:rPr>
        <w:t>MetaboAnalyst: a web server for metabolomic data analysis and interpretation.</w:t>
      </w:r>
      <w:r w:rsidRPr="001869E2">
        <w:rPr>
          <w:noProof/>
        </w:rPr>
        <w:t xml:space="preserve"> Nucleic Acids Res, 2009. </w:t>
      </w:r>
      <w:r w:rsidRPr="001869E2">
        <w:rPr>
          <w:b/>
          <w:noProof/>
        </w:rPr>
        <w:t>37</w:t>
      </w:r>
      <w:r w:rsidRPr="001869E2">
        <w:rPr>
          <w:noProof/>
        </w:rPr>
        <w:t>(Web Server issue): p. W652-60.</w:t>
      </w:r>
    </w:p>
    <w:p w14:paraId="334C812E" w14:textId="77777777" w:rsidR="001869E2" w:rsidRPr="001869E2" w:rsidRDefault="001869E2" w:rsidP="001869E2">
      <w:pPr>
        <w:pStyle w:val="EndNoteBibliography"/>
        <w:ind w:left="720" w:hanging="720"/>
        <w:rPr>
          <w:noProof/>
        </w:rPr>
      </w:pPr>
      <w:r w:rsidRPr="001869E2">
        <w:rPr>
          <w:noProof/>
        </w:rPr>
        <w:t>50.</w:t>
      </w:r>
      <w:r w:rsidRPr="001869E2">
        <w:rPr>
          <w:noProof/>
        </w:rPr>
        <w:tab/>
        <w:t xml:space="preserve">Miller, A.H. and C.L. Raison, </w:t>
      </w:r>
      <w:r w:rsidRPr="001869E2">
        <w:rPr>
          <w:i/>
          <w:noProof/>
        </w:rPr>
        <w:t>The role of inflammation in depression: from evolutionary imperative to modern treatment target.</w:t>
      </w:r>
      <w:r w:rsidRPr="001869E2">
        <w:rPr>
          <w:noProof/>
        </w:rPr>
        <w:t xml:space="preserve"> Nat Rev Immunol, 2016. </w:t>
      </w:r>
      <w:r w:rsidRPr="001869E2">
        <w:rPr>
          <w:b/>
          <w:noProof/>
        </w:rPr>
        <w:t>16</w:t>
      </w:r>
      <w:r w:rsidRPr="001869E2">
        <w:rPr>
          <w:noProof/>
        </w:rPr>
        <w:t>(1): p. 22-34.</w:t>
      </w:r>
    </w:p>
    <w:p w14:paraId="5F6BD1EE" w14:textId="77777777" w:rsidR="001869E2" w:rsidRPr="001869E2" w:rsidRDefault="001869E2" w:rsidP="001869E2">
      <w:pPr>
        <w:pStyle w:val="EndNoteBibliography"/>
        <w:ind w:left="720" w:hanging="720"/>
        <w:rPr>
          <w:noProof/>
        </w:rPr>
      </w:pPr>
      <w:r w:rsidRPr="001869E2">
        <w:rPr>
          <w:noProof/>
        </w:rPr>
        <w:t>51.</w:t>
      </w:r>
      <w:r w:rsidRPr="001869E2">
        <w:rPr>
          <w:noProof/>
        </w:rPr>
        <w:tab/>
        <w:t xml:space="preserve">de Kluiver, H., et al., </w:t>
      </w:r>
      <w:r w:rsidRPr="001869E2">
        <w:rPr>
          <w:i/>
          <w:noProof/>
        </w:rPr>
        <w:t>Metabolomics signatures of depression: the role of symptom profiles.</w:t>
      </w:r>
      <w:r w:rsidRPr="001869E2">
        <w:rPr>
          <w:noProof/>
        </w:rPr>
        <w:t xml:space="preserve"> Translational Psychiatry, 2023. </w:t>
      </w:r>
      <w:r w:rsidRPr="001869E2">
        <w:rPr>
          <w:b/>
          <w:noProof/>
        </w:rPr>
        <w:t>13</w:t>
      </w:r>
      <w:r w:rsidRPr="001869E2">
        <w:rPr>
          <w:noProof/>
        </w:rPr>
        <w:t>(1): p. 198.</w:t>
      </w:r>
    </w:p>
    <w:p w14:paraId="21E4B60F" w14:textId="77777777" w:rsidR="001869E2" w:rsidRPr="001869E2" w:rsidRDefault="001869E2" w:rsidP="001869E2">
      <w:pPr>
        <w:pStyle w:val="EndNoteBibliography"/>
        <w:ind w:left="720" w:hanging="720"/>
        <w:rPr>
          <w:noProof/>
        </w:rPr>
      </w:pPr>
      <w:r w:rsidRPr="001869E2">
        <w:rPr>
          <w:noProof/>
        </w:rPr>
        <w:t>52.</w:t>
      </w:r>
      <w:r w:rsidRPr="001869E2">
        <w:rPr>
          <w:noProof/>
        </w:rPr>
        <w:tab/>
        <w:t xml:space="preserve">Sforzini, L., et al., </w:t>
      </w:r>
      <w:r w:rsidRPr="001869E2">
        <w:rPr>
          <w:i/>
          <w:noProof/>
        </w:rPr>
        <w:t>Transcriptomic profiles in major depressive disorder: the role of immunometabolic and cell-cycle-related pathways in depression with different levels of inflammation.</w:t>
      </w:r>
      <w:r w:rsidRPr="001869E2">
        <w:rPr>
          <w:noProof/>
        </w:rPr>
        <w:t xml:space="preserve"> Molecular Psychiatry, 2024.</w:t>
      </w:r>
    </w:p>
    <w:p w14:paraId="69DCB5DC" w14:textId="77777777" w:rsidR="001869E2" w:rsidRPr="001869E2" w:rsidRDefault="001869E2" w:rsidP="001869E2">
      <w:pPr>
        <w:pStyle w:val="EndNoteBibliography"/>
        <w:ind w:left="720" w:hanging="720"/>
        <w:rPr>
          <w:noProof/>
        </w:rPr>
      </w:pPr>
      <w:r w:rsidRPr="001869E2">
        <w:rPr>
          <w:noProof/>
        </w:rPr>
        <w:t>53.</w:t>
      </w:r>
      <w:r w:rsidRPr="001869E2">
        <w:rPr>
          <w:noProof/>
        </w:rPr>
        <w:tab/>
        <w:t xml:space="preserve">Penninx, B.W.J.H., et al., </w:t>
      </w:r>
      <w:r w:rsidRPr="001869E2">
        <w:rPr>
          <w:i/>
          <w:noProof/>
        </w:rPr>
        <w:t>Immuno-metabolic depression: from concept to implementation.</w:t>
      </w:r>
      <w:r w:rsidRPr="001869E2">
        <w:rPr>
          <w:noProof/>
        </w:rPr>
        <w:t xml:space="preserve"> The Lancet Regional Health – Europe, 2025. </w:t>
      </w:r>
      <w:r w:rsidRPr="001869E2">
        <w:rPr>
          <w:b/>
          <w:noProof/>
        </w:rPr>
        <w:t>48</w:t>
      </w:r>
      <w:r w:rsidRPr="001869E2">
        <w:rPr>
          <w:noProof/>
        </w:rPr>
        <w:t>.</w:t>
      </w:r>
    </w:p>
    <w:p w14:paraId="0111F594" w14:textId="77777777" w:rsidR="001869E2" w:rsidRPr="001869E2" w:rsidRDefault="001869E2" w:rsidP="001869E2">
      <w:pPr>
        <w:pStyle w:val="EndNoteBibliography"/>
        <w:ind w:left="720" w:hanging="720"/>
        <w:rPr>
          <w:noProof/>
        </w:rPr>
      </w:pPr>
      <w:r w:rsidRPr="001869E2">
        <w:rPr>
          <w:noProof/>
        </w:rPr>
        <w:t>54.</w:t>
      </w:r>
      <w:r w:rsidRPr="001869E2">
        <w:rPr>
          <w:noProof/>
        </w:rPr>
        <w:tab/>
        <w:t xml:space="preserve">Richardson, M.P., B.A. Strange, and R.J. Dolan, </w:t>
      </w:r>
      <w:r w:rsidRPr="001869E2">
        <w:rPr>
          <w:i/>
          <w:noProof/>
        </w:rPr>
        <w:t>Encoding of emotional memories depends on amygdala and hippocampus and their interactions.</w:t>
      </w:r>
      <w:r w:rsidRPr="001869E2">
        <w:rPr>
          <w:noProof/>
        </w:rPr>
        <w:t xml:space="preserve"> Nature Neuroscience, 2004. </w:t>
      </w:r>
      <w:r w:rsidRPr="001869E2">
        <w:rPr>
          <w:b/>
          <w:noProof/>
        </w:rPr>
        <w:t>7</w:t>
      </w:r>
      <w:r w:rsidRPr="001869E2">
        <w:rPr>
          <w:noProof/>
        </w:rPr>
        <w:t>(3): p. 278-285.</w:t>
      </w:r>
    </w:p>
    <w:p w14:paraId="3B8FD4E4" w14:textId="77777777" w:rsidR="001869E2" w:rsidRPr="001869E2" w:rsidRDefault="001869E2" w:rsidP="001869E2">
      <w:pPr>
        <w:pStyle w:val="EndNoteBibliography"/>
        <w:ind w:left="720" w:hanging="720"/>
        <w:rPr>
          <w:noProof/>
        </w:rPr>
      </w:pPr>
      <w:r w:rsidRPr="001869E2">
        <w:rPr>
          <w:noProof/>
        </w:rPr>
        <w:t>55.</w:t>
      </w:r>
      <w:r w:rsidRPr="001869E2">
        <w:rPr>
          <w:noProof/>
        </w:rPr>
        <w:tab/>
        <w:t xml:space="preserve">Xia, F., et al., </w:t>
      </w:r>
      <w:r w:rsidRPr="001869E2">
        <w:rPr>
          <w:i/>
          <w:noProof/>
        </w:rPr>
        <w:t>Understanding the neural code of stress to control anhedonia.</w:t>
      </w:r>
      <w:r w:rsidRPr="001869E2">
        <w:rPr>
          <w:noProof/>
        </w:rPr>
        <w:t xml:space="preserve"> Nature, 2025. </w:t>
      </w:r>
      <w:r w:rsidRPr="001869E2">
        <w:rPr>
          <w:b/>
          <w:noProof/>
        </w:rPr>
        <w:t>637</w:t>
      </w:r>
      <w:r w:rsidRPr="001869E2">
        <w:rPr>
          <w:noProof/>
        </w:rPr>
        <w:t>(8046): p. 654-662.</w:t>
      </w:r>
    </w:p>
    <w:p w14:paraId="14FB0D0E" w14:textId="77777777" w:rsidR="001869E2" w:rsidRPr="001869E2" w:rsidRDefault="001869E2" w:rsidP="001869E2">
      <w:pPr>
        <w:pStyle w:val="EndNoteBibliography"/>
        <w:ind w:left="720" w:hanging="720"/>
        <w:rPr>
          <w:noProof/>
        </w:rPr>
      </w:pPr>
      <w:r w:rsidRPr="001869E2">
        <w:rPr>
          <w:noProof/>
        </w:rPr>
        <w:t>56.</w:t>
      </w:r>
      <w:r w:rsidRPr="001869E2">
        <w:rPr>
          <w:noProof/>
        </w:rPr>
        <w:tab/>
        <w:t xml:space="preserve">Johansson, L., et al., </w:t>
      </w:r>
      <w:r w:rsidRPr="001869E2">
        <w:rPr>
          <w:i/>
          <w:noProof/>
        </w:rPr>
        <w:t>CD46 in meningococcal disease.</w:t>
      </w:r>
      <w:r w:rsidRPr="001869E2">
        <w:rPr>
          <w:noProof/>
        </w:rPr>
        <w:t xml:space="preserve"> Science, 2003. </w:t>
      </w:r>
      <w:r w:rsidRPr="001869E2">
        <w:rPr>
          <w:b/>
          <w:noProof/>
        </w:rPr>
        <w:t>301</w:t>
      </w:r>
      <w:r w:rsidRPr="001869E2">
        <w:rPr>
          <w:noProof/>
        </w:rPr>
        <w:t>(5631): p. 373-5.</w:t>
      </w:r>
    </w:p>
    <w:p w14:paraId="20A3934B" w14:textId="77777777" w:rsidR="001869E2" w:rsidRPr="001869E2" w:rsidRDefault="001869E2" w:rsidP="001869E2">
      <w:pPr>
        <w:pStyle w:val="EndNoteBibliography"/>
        <w:ind w:left="720" w:hanging="720"/>
        <w:rPr>
          <w:noProof/>
        </w:rPr>
      </w:pPr>
      <w:r w:rsidRPr="001869E2">
        <w:rPr>
          <w:noProof/>
        </w:rPr>
        <w:t>57.</w:t>
      </w:r>
      <w:r w:rsidRPr="001869E2">
        <w:rPr>
          <w:noProof/>
        </w:rPr>
        <w:tab/>
        <w:t xml:space="preserve">Shusta, E.V., </w:t>
      </w:r>
      <w:r w:rsidRPr="001869E2">
        <w:rPr>
          <w:i/>
          <w:noProof/>
        </w:rPr>
        <w:t>Blood-brain barrier genomics, proteomics, and new transporter discovery.</w:t>
      </w:r>
      <w:r w:rsidRPr="001869E2">
        <w:rPr>
          <w:noProof/>
        </w:rPr>
        <w:t xml:space="preserve"> NeuroRx, 2005. </w:t>
      </w:r>
      <w:r w:rsidRPr="001869E2">
        <w:rPr>
          <w:b/>
          <w:noProof/>
        </w:rPr>
        <w:t>2</w:t>
      </w:r>
      <w:r w:rsidRPr="001869E2">
        <w:rPr>
          <w:noProof/>
        </w:rPr>
        <w:t>(1): p. 151-61.</w:t>
      </w:r>
    </w:p>
    <w:p w14:paraId="16808B8E" w14:textId="77777777" w:rsidR="001869E2" w:rsidRPr="001869E2" w:rsidRDefault="001869E2" w:rsidP="001869E2">
      <w:pPr>
        <w:pStyle w:val="EndNoteBibliography"/>
        <w:ind w:left="720" w:hanging="720"/>
        <w:rPr>
          <w:noProof/>
        </w:rPr>
      </w:pPr>
      <w:r w:rsidRPr="001869E2">
        <w:rPr>
          <w:noProof/>
        </w:rPr>
        <w:t>58.</w:t>
      </w:r>
      <w:r w:rsidRPr="001869E2">
        <w:rPr>
          <w:noProof/>
        </w:rPr>
        <w:tab/>
        <w:t xml:space="preserve">Kuroda, H., et al., </w:t>
      </w:r>
      <w:r w:rsidRPr="001869E2">
        <w:rPr>
          <w:i/>
          <w:noProof/>
        </w:rPr>
        <w:t>Cluster of Differentiation 46 Is the Major Receptor in Human Blood-Brain Barrier Endothelial Cells for Uptake of Exosomes Derived from Brain-Metastatic Melanoma Cells (SK-Mel-28).</w:t>
      </w:r>
      <w:r w:rsidRPr="001869E2">
        <w:rPr>
          <w:noProof/>
        </w:rPr>
        <w:t xml:space="preserve"> Mol Pharm, 2019. </w:t>
      </w:r>
      <w:r w:rsidRPr="001869E2">
        <w:rPr>
          <w:b/>
          <w:noProof/>
        </w:rPr>
        <w:t>16</w:t>
      </w:r>
      <w:r w:rsidRPr="001869E2">
        <w:rPr>
          <w:noProof/>
        </w:rPr>
        <w:t>(1): p. 292-304.</w:t>
      </w:r>
    </w:p>
    <w:p w14:paraId="1B18C727" w14:textId="77777777" w:rsidR="001869E2" w:rsidRPr="001869E2" w:rsidRDefault="001869E2" w:rsidP="001869E2">
      <w:pPr>
        <w:pStyle w:val="EndNoteBibliography"/>
        <w:ind w:left="720" w:hanging="720"/>
        <w:rPr>
          <w:noProof/>
        </w:rPr>
      </w:pPr>
      <w:r w:rsidRPr="001869E2">
        <w:rPr>
          <w:noProof/>
        </w:rPr>
        <w:t>59.</w:t>
      </w:r>
      <w:r w:rsidRPr="001869E2">
        <w:rPr>
          <w:noProof/>
        </w:rPr>
        <w:tab/>
        <w:t xml:space="preserve">Zheng, H., et al., </w:t>
      </w:r>
      <w:r w:rsidRPr="001869E2">
        <w:rPr>
          <w:i/>
          <w:noProof/>
        </w:rPr>
        <w:t>Opposing roles of the triggering receptor expressed on myeloid cells 2 and triggering receptor expressed on myeloid cells-like transcript 2 in microglia activation.</w:t>
      </w:r>
      <w:r w:rsidRPr="001869E2">
        <w:rPr>
          <w:noProof/>
        </w:rPr>
        <w:t xml:space="preserve"> Neurobiol Aging, 2016. </w:t>
      </w:r>
      <w:r w:rsidRPr="001869E2">
        <w:rPr>
          <w:b/>
          <w:noProof/>
        </w:rPr>
        <w:t>42</w:t>
      </w:r>
      <w:r w:rsidRPr="001869E2">
        <w:rPr>
          <w:noProof/>
        </w:rPr>
        <w:t>: p. 132-41.</w:t>
      </w:r>
    </w:p>
    <w:p w14:paraId="56351AE6" w14:textId="77777777" w:rsidR="001869E2" w:rsidRPr="001869E2" w:rsidRDefault="001869E2" w:rsidP="001869E2">
      <w:pPr>
        <w:pStyle w:val="EndNoteBibliography"/>
        <w:ind w:left="720" w:hanging="720"/>
        <w:rPr>
          <w:noProof/>
        </w:rPr>
      </w:pPr>
      <w:r w:rsidRPr="001869E2">
        <w:rPr>
          <w:noProof/>
        </w:rPr>
        <w:lastRenderedPageBreak/>
        <w:t>60.</w:t>
      </w:r>
      <w:r w:rsidRPr="001869E2">
        <w:rPr>
          <w:noProof/>
        </w:rPr>
        <w:tab/>
        <w:t xml:space="preserve">Kühn, A.L., et al., </w:t>
      </w:r>
      <w:r w:rsidRPr="001869E2">
        <w:rPr>
          <w:i/>
          <w:noProof/>
        </w:rPr>
        <w:t>TREML2 Gene Expression and Its Missense Variant rs3747742 Associate with White Matter Hyperintensity Volume and Alzheimer's Disease-Related Brain Atrophy in the General Population.</w:t>
      </w:r>
      <w:r w:rsidRPr="001869E2">
        <w:rPr>
          <w:noProof/>
        </w:rPr>
        <w:t xml:space="preserve"> Int J Mol Sci, 2022. </w:t>
      </w:r>
      <w:r w:rsidRPr="001869E2">
        <w:rPr>
          <w:b/>
          <w:noProof/>
        </w:rPr>
        <w:t>23</w:t>
      </w:r>
      <w:r w:rsidRPr="001869E2">
        <w:rPr>
          <w:noProof/>
        </w:rPr>
        <w:t>(22).</w:t>
      </w:r>
    </w:p>
    <w:p w14:paraId="479FAE7C" w14:textId="77777777" w:rsidR="001869E2" w:rsidRPr="001869E2" w:rsidRDefault="001869E2" w:rsidP="001869E2">
      <w:pPr>
        <w:pStyle w:val="EndNoteBibliography"/>
        <w:ind w:left="720" w:hanging="720"/>
        <w:rPr>
          <w:noProof/>
        </w:rPr>
      </w:pPr>
      <w:r w:rsidRPr="001869E2">
        <w:rPr>
          <w:noProof/>
        </w:rPr>
        <w:t>61.</w:t>
      </w:r>
      <w:r w:rsidRPr="001869E2">
        <w:rPr>
          <w:noProof/>
        </w:rPr>
        <w:tab/>
        <w:t xml:space="preserve">Soldevila, G., C. Raman, and F. Lozano, </w:t>
      </w:r>
      <w:r w:rsidRPr="001869E2">
        <w:rPr>
          <w:i/>
          <w:noProof/>
        </w:rPr>
        <w:t>The immunomodulatory properties of the CD5 lymphocyte receptor in health and disease.</w:t>
      </w:r>
      <w:r w:rsidRPr="001869E2">
        <w:rPr>
          <w:noProof/>
        </w:rPr>
        <w:t xml:space="preserve"> Curr Opin Immunol, 2011. </w:t>
      </w:r>
      <w:r w:rsidRPr="001869E2">
        <w:rPr>
          <w:b/>
          <w:noProof/>
        </w:rPr>
        <w:t>23</w:t>
      </w:r>
      <w:r w:rsidRPr="001869E2">
        <w:rPr>
          <w:noProof/>
        </w:rPr>
        <w:t>(3): p. 310-8.</w:t>
      </w:r>
    </w:p>
    <w:p w14:paraId="7AE6E48B" w14:textId="77777777" w:rsidR="001869E2" w:rsidRPr="001869E2" w:rsidRDefault="001869E2" w:rsidP="001869E2">
      <w:pPr>
        <w:pStyle w:val="EndNoteBibliography"/>
        <w:ind w:left="720" w:hanging="720"/>
        <w:rPr>
          <w:noProof/>
        </w:rPr>
      </w:pPr>
      <w:r w:rsidRPr="001869E2">
        <w:rPr>
          <w:noProof/>
        </w:rPr>
        <w:t>62.</w:t>
      </w:r>
      <w:r w:rsidRPr="001869E2">
        <w:rPr>
          <w:noProof/>
        </w:rPr>
        <w:tab/>
        <w:t xml:space="preserve">Cano, C.E., et al., </w:t>
      </w:r>
      <w:r w:rsidRPr="001869E2">
        <w:rPr>
          <w:i/>
          <w:noProof/>
        </w:rPr>
        <w:t>BTN2A1, an immune checkpoint targeting Vγ9Vδ2 T cell cytotoxicity against malignant cells.</w:t>
      </w:r>
      <w:r w:rsidRPr="001869E2">
        <w:rPr>
          <w:noProof/>
        </w:rPr>
        <w:t xml:space="preserve"> Cell Rep, 2021. </w:t>
      </w:r>
      <w:r w:rsidRPr="001869E2">
        <w:rPr>
          <w:b/>
          <w:noProof/>
        </w:rPr>
        <w:t>36</w:t>
      </w:r>
      <w:r w:rsidRPr="001869E2">
        <w:rPr>
          <w:noProof/>
        </w:rPr>
        <w:t>(2): p. 109359.</w:t>
      </w:r>
    </w:p>
    <w:p w14:paraId="0CFF92C8" w14:textId="77777777" w:rsidR="001869E2" w:rsidRPr="001869E2" w:rsidRDefault="001869E2" w:rsidP="001869E2">
      <w:pPr>
        <w:pStyle w:val="EndNoteBibliography"/>
        <w:ind w:left="720" w:hanging="720"/>
        <w:rPr>
          <w:noProof/>
        </w:rPr>
      </w:pPr>
      <w:r w:rsidRPr="001869E2">
        <w:rPr>
          <w:noProof/>
        </w:rPr>
        <w:t>63.</w:t>
      </w:r>
      <w:r w:rsidRPr="001869E2">
        <w:rPr>
          <w:noProof/>
        </w:rPr>
        <w:tab/>
        <w:t xml:space="preserve">Li, C., K. Zhang, and J. Zhao, </w:t>
      </w:r>
      <w:r w:rsidRPr="001869E2">
        <w:rPr>
          <w:i/>
          <w:noProof/>
        </w:rPr>
        <w:t>Genome-wide Mendelian randomization mapping the influence of plasma proteome on major depressive disorder.</w:t>
      </w:r>
      <w:r w:rsidRPr="001869E2">
        <w:rPr>
          <w:noProof/>
        </w:rPr>
        <w:t xml:space="preserve"> J Affect Disord, 2025. </w:t>
      </w:r>
      <w:r w:rsidRPr="001869E2">
        <w:rPr>
          <w:b/>
          <w:noProof/>
        </w:rPr>
        <w:t>376</w:t>
      </w:r>
      <w:r w:rsidRPr="001869E2">
        <w:rPr>
          <w:noProof/>
        </w:rPr>
        <w:t>: p. 1-9.</w:t>
      </w:r>
    </w:p>
    <w:p w14:paraId="3310837E" w14:textId="77777777" w:rsidR="001869E2" w:rsidRPr="001869E2" w:rsidRDefault="001869E2" w:rsidP="001869E2">
      <w:pPr>
        <w:pStyle w:val="EndNoteBibliography"/>
        <w:ind w:left="720" w:hanging="720"/>
        <w:rPr>
          <w:noProof/>
        </w:rPr>
      </w:pPr>
      <w:r w:rsidRPr="001869E2">
        <w:rPr>
          <w:noProof/>
        </w:rPr>
        <w:t>64.</w:t>
      </w:r>
      <w:r w:rsidRPr="001869E2">
        <w:rPr>
          <w:noProof/>
        </w:rPr>
        <w:tab/>
        <w:t xml:space="preserve">Murakata, Y., T. Fujimaki, and Y. Yamada, </w:t>
      </w:r>
      <w:r w:rsidRPr="001869E2">
        <w:rPr>
          <w:i/>
          <w:noProof/>
        </w:rPr>
        <w:t>Association of a butyrophilin, subfamily 2, member A1 gene polymorphism with hypertension.</w:t>
      </w:r>
      <w:r w:rsidRPr="001869E2">
        <w:rPr>
          <w:noProof/>
        </w:rPr>
        <w:t xml:space="preserve"> Biomed Rep, 2014. </w:t>
      </w:r>
      <w:r w:rsidRPr="001869E2">
        <w:rPr>
          <w:b/>
          <w:noProof/>
        </w:rPr>
        <w:t>2</w:t>
      </w:r>
      <w:r w:rsidRPr="001869E2">
        <w:rPr>
          <w:noProof/>
        </w:rPr>
        <w:t>(6): p. 818-822.</w:t>
      </w:r>
    </w:p>
    <w:p w14:paraId="208E81B5" w14:textId="77777777" w:rsidR="001869E2" w:rsidRPr="001869E2" w:rsidRDefault="001869E2" w:rsidP="001869E2">
      <w:pPr>
        <w:pStyle w:val="EndNoteBibliography"/>
        <w:ind w:left="720" w:hanging="720"/>
        <w:rPr>
          <w:noProof/>
        </w:rPr>
      </w:pPr>
      <w:r w:rsidRPr="001869E2">
        <w:rPr>
          <w:noProof/>
        </w:rPr>
        <w:t>65.</w:t>
      </w:r>
      <w:r w:rsidRPr="001869E2">
        <w:rPr>
          <w:noProof/>
        </w:rPr>
        <w:tab/>
        <w:t xml:space="preserve">Raison, C.L., et al., </w:t>
      </w:r>
      <w:r w:rsidRPr="001869E2">
        <w:rPr>
          <w:i/>
          <w:noProof/>
        </w:rPr>
        <w:t>A randomized controlled trial of the tumor necrosis factor antagonist infliximab for treatment-resistant depression: the role of baseline inflammatory biomarkers.</w:t>
      </w:r>
      <w:r w:rsidRPr="001869E2">
        <w:rPr>
          <w:noProof/>
        </w:rPr>
        <w:t xml:space="preserve"> JAMA Psychiatry, 2013. </w:t>
      </w:r>
      <w:r w:rsidRPr="001869E2">
        <w:rPr>
          <w:b/>
          <w:noProof/>
        </w:rPr>
        <w:t>70</w:t>
      </w:r>
      <w:r w:rsidRPr="001869E2">
        <w:rPr>
          <w:noProof/>
        </w:rPr>
        <w:t>(1): p. 31-41.</w:t>
      </w:r>
    </w:p>
    <w:p w14:paraId="274F0DF8" w14:textId="77777777" w:rsidR="001869E2" w:rsidRPr="001869E2" w:rsidRDefault="001869E2" w:rsidP="001869E2">
      <w:pPr>
        <w:pStyle w:val="EndNoteBibliography"/>
        <w:ind w:left="720" w:hanging="720"/>
        <w:rPr>
          <w:noProof/>
        </w:rPr>
      </w:pPr>
      <w:r w:rsidRPr="001869E2">
        <w:rPr>
          <w:noProof/>
        </w:rPr>
        <w:t>66.</w:t>
      </w:r>
      <w:r w:rsidRPr="001869E2">
        <w:rPr>
          <w:noProof/>
        </w:rPr>
        <w:tab/>
        <w:t xml:space="preserve">Nettis, M.A., et al., </w:t>
      </w:r>
      <w:r w:rsidRPr="001869E2">
        <w:rPr>
          <w:i/>
          <w:noProof/>
        </w:rPr>
        <w:t>Augmentation therapy with minocycline in treatment-resistant depression patients with low-grade peripheral inflammation: results from a double-blind randomised clinical trial.</w:t>
      </w:r>
      <w:r w:rsidRPr="001869E2">
        <w:rPr>
          <w:noProof/>
        </w:rPr>
        <w:t xml:space="preserve"> Neuropsychopharmacology, 2021. </w:t>
      </w:r>
      <w:r w:rsidRPr="001869E2">
        <w:rPr>
          <w:b/>
          <w:noProof/>
        </w:rPr>
        <w:t>46</w:t>
      </w:r>
      <w:r w:rsidRPr="001869E2">
        <w:rPr>
          <w:noProof/>
        </w:rPr>
        <w:t>(5): p. 939-948.</w:t>
      </w:r>
    </w:p>
    <w:p w14:paraId="512DDFE6" w14:textId="77777777" w:rsidR="001869E2" w:rsidRPr="001869E2" w:rsidRDefault="001869E2" w:rsidP="001869E2">
      <w:pPr>
        <w:pStyle w:val="EndNoteBibliography"/>
        <w:ind w:left="720" w:hanging="720"/>
        <w:rPr>
          <w:noProof/>
        </w:rPr>
      </w:pPr>
      <w:r w:rsidRPr="001869E2">
        <w:rPr>
          <w:noProof/>
        </w:rPr>
        <w:t>67.</w:t>
      </w:r>
      <w:r w:rsidRPr="001869E2">
        <w:rPr>
          <w:noProof/>
        </w:rPr>
        <w:tab/>
        <w:t xml:space="preserve">Manji, H., et al., </w:t>
      </w:r>
      <w:r w:rsidRPr="001869E2">
        <w:rPr>
          <w:i/>
          <w:noProof/>
        </w:rPr>
        <w:t>Impaired mitochondrial function in psychiatric disorders.</w:t>
      </w:r>
      <w:r w:rsidRPr="001869E2">
        <w:rPr>
          <w:noProof/>
        </w:rPr>
        <w:t xml:space="preserve"> Nature Reviews Neuroscience, 2012. </w:t>
      </w:r>
      <w:r w:rsidRPr="001869E2">
        <w:rPr>
          <w:b/>
          <w:noProof/>
        </w:rPr>
        <w:t>13</w:t>
      </w:r>
      <w:r w:rsidRPr="001869E2">
        <w:rPr>
          <w:noProof/>
        </w:rPr>
        <w:t>(5): p. 293-307.</w:t>
      </w:r>
    </w:p>
    <w:p w14:paraId="34D857DD" w14:textId="77777777" w:rsidR="001869E2" w:rsidRPr="001869E2" w:rsidRDefault="001869E2" w:rsidP="001869E2">
      <w:pPr>
        <w:pStyle w:val="EndNoteBibliography"/>
        <w:ind w:left="720" w:hanging="720"/>
        <w:rPr>
          <w:noProof/>
        </w:rPr>
      </w:pPr>
      <w:r w:rsidRPr="001869E2">
        <w:rPr>
          <w:noProof/>
        </w:rPr>
        <w:t>68.</w:t>
      </w:r>
      <w:r w:rsidRPr="001869E2">
        <w:rPr>
          <w:noProof/>
        </w:rPr>
        <w:tab/>
        <w:t xml:space="preserve">Gross, A. and S.G. Katz, </w:t>
      </w:r>
      <w:r w:rsidRPr="001869E2">
        <w:rPr>
          <w:i/>
          <w:noProof/>
        </w:rPr>
        <w:t>Non-apoptotic functions of BCL-2 family proteins.</w:t>
      </w:r>
      <w:r w:rsidRPr="001869E2">
        <w:rPr>
          <w:noProof/>
        </w:rPr>
        <w:t xml:space="preserve"> Cell Death &amp; Differentiation, 2017. </w:t>
      </w:r>
      <w:r w:rsidRPr="001869E2">
        <w:rPr>
          <w:b/>
          <w:noProof/>
        </w:rPr>
        <w:t>24</w:t>
      </w:r>
      <w:r w:rsidRPr="001869E2">
        <w:rPr>
          <w:noProof/>
        </w:rPr>
        <w:t>(8): p. 1348-1358.</w:t>
      </w:r>
    </w:p>
    <w:p w14:paraId="2052CF47" w14:textId="77777777" w:rsidR="001869E2" w:rsidRPr="001869E2" w:rsidRDefault="001869E2" w:rsidP="001869E2">
      <w:pPr>
        <w:pStyle w:val="EndNoteBibliography"/>
        <w:ind w:left="720" w:hanging="720"/>
        <w:rPr>
          <w:noProof/>
        </w:rPr>
      </w:pPr>
      <w:r w:rsidRPr="001869E2">
        <w:rPr>
          <w:noProof/>
        </w:rPr>
        <w:t>69.</w:t>
      </w:r>
      <w:r w:rsidRPr="001869E2">
        <w:rPr>
          <w:noProof/>
        </w:rPr>
        <w:tab/>
        <w:t xml:space="preserve">Chen, G., et al., </w:t>
      </w:r>
      <w:r w:rsidRPr="001869E2">
        <w:rPr>
          <w:i/>
          <w:noProof/>
        </w:rPr>
        <w:t>The mood-stabilizing agents lithium and valproate robustly increase the levels of the neuroprotective protein bcl-2 in the CNS.</w:t>
      </w:r>
      <w:r w:rsidRPr="001869E2">
        <w:rPr>
          <w:noProof/>
        </w:rPr>
        <w:t xml:space="preserve"> J Neurochem, 1999. </w:t>
      </w:r>
      <w:r w:rsidRPr="001869E2">
        <w:rPr>
          <w:b/>
          <w:noProof/>
        </w:rPr>
        <w:t>72</w:t>
      </w:r>
      <w:r w:rsidRPr="001869E2">
        <w:rPr>
          <w:noProof/>
        </w:rPr>
        <w:t>(2): p. 879-82.</w:t>
      </w:r>
    </w:p>
    <w:p w14:paraId="62D11702" w14:textId="77777777" w:rsidR="001869E2" w:rsidRPr="001869E2" w:rsidRDefault="001869E2" w:rsidP="001869E2">
      <w:pPr>
        <w:pStyle w:val="EndNoteBibliography"/>
        <w:ind w:left="720" w:hanging="720"/>
        <w:rPr>
          <w:noProof/>
        </w:rPr>
      </w:pPr>
      <w:r w:rsidRPr="001869E2">
        <w:rPr>
          <w:noProof/>
        </w:rPr>
        <w:t>70.</w:t>
      </w:r>
      <w:r w:rsidRPr="001869E2">
        <w:rPr>
          <w:noProof/>
        </w:rPr>
        <w:tab/>
        <w:t xml:space="preserve">Chen, G., I.D. Henter, and H.K. Manji, </w:t>
      </w:r>
      <w:r w:rsidRPr="001869E2">
        <w:rPr>
          <w:i/>
          <w:noProof/>
        </w:rPr>
        <w:t>Translational research in bipolar disorder: emerging insights from genetically based models.</w:t>
      </w:r>
      <w:r w:rsidRPr="001869E2">
        <w:rPr>
          <w:noProof/>
        </w:rPr>
        <w:t xml:space="preserve"> Molecular Psychiatry, 2010. </w:t>
      </w:r>
      <w:r w:rsidRPr="001869E2">
        <w:rPr>
          <w:b/>
          <w:noProof/>
        </w:rPr>
        <w:t>15</w:t>
      </w:r>
      <w:r w:rsidRPr="001869E2">
        <w:rPr>
          <w:noProof/>
        </w:rPr>
        <w:t>(9): p. 883-895.</w:t>
      </w:r>
    </w:p>
    <w:p w14:paraId="6F9D77A0" w14:textId="77777777" w:rsidR="001869E2" w:rsidRPr="001869E2" w:rsidRDefault="001869E2" w:rsidP="001869E2">
      <w:pPr>
        <w:pStyle w:val="EndNoteBibliography"/>
        <w:ind w:left="720" w:hanging="720"/>
        <w:rPr>
          <w:noProof/>
        </w:rPr>
      </w:pPr>
      <w:r w:rsidRPr="001869E2">
        <w:rPr>
          <w:noProof/>
        </w:rPr>
        <w:t>71.</w:t>
      </w:r>
      <w:r w:rsidRPr="001869E2">
        <w:rPr>
          <w:noProof/>
        </w:rPr>
        <w:tab/>
        <w:t xml:space="preserve">Kim, H.W., S.I. Rapoport, and J.S. Rao, </w:t>
      </w:r>
      <w:r w:rsidRPr="001869E2">
        <w:rPr>
          <w:i/>
          <w:noProof/>
        </w:rPr>
        <w:t>Altered expression of apoptotic factors and synaptic markers in postmortem brain from bipolar disorder patients.</w:t>
      </w:r>
      <w:r w:rsidRPr="001869E2">
        <w:rPr>
          <w:noProof/>
        </w:rPr>
        <w:t xml:space="preserve"> Neurobiol Dis, 2010. </w:t>
      </w:r>
      <w:r w:rsidRPr="001869E2">
        <w:rPr>
          <w:b/>
          <w:noProof/>
        </w:rPr>
        <w:t>37</w:t>
      </w:r>
      <w:r w:rsidRPr="001869E2">
        <w:rPr>
          <w:noProof/>
        </w:rPr>
        <w:t>(3): p. 596-603.</w:t>
      </w:r>
    </w:p>
    <w:p w14:paraId="56CC4B11" w14:textId="77777777" w:rsidR="001869E2" w:rsidRPr="001869E2" w:rsidRDefault="001869E2" w:rsidP="001869E2">
      <w:pPr>
        <w:pStyle w:val="EndNoteBibliography"/>
        <w:ind w:left="720" w:hanging="720"/>
        <w:rPr>
          <w:noProof/>
        </w:rPr>
      </w:pPr>
      <w:r w:rsidRPr="001869E2">
        <w:rPr>
          <w:noProof/>
        </w:rPr>
        <w:t>72.</w:t>
      </w:r>
      <w:r w:rsidRPr="001869E2">
        <w:rPr>
          <w:noProof/>
        </w:rPr>
        <w:tab/>
        <w:t xml:space="preserve">Loo, L.S.W., et al., </w:t>
      </w:r>
      <w:r w:rsidRPr="001869E2">
        <w:rPr>
          <w:i/>
          <w:noProof/>
        </w:rPr>
        <w:t>BCL-xL/BCL2L1 is a critical anti-apoptotic protein that promotes the survival of differentiating pancreatic cells from human pluripotent stem cells.</w:t>
      </w:r>
      <w:r w:rsidRPr="001869E2">
        <w:rPr>
          <w:noProof/>
        </w:rPr>
        <w:t xml:space="preserve"> Cell Death Dis, 2020. </w:t>
      </w:r>
      <w:r w:rsidRPr="001869E2">
        <w:rPr>
          <w:b/>
          <w:noProof/>
        </w:rPr>
        <w:t>11</w:t>
      </w:r>
      <w:r w:rsidRPr="001869E2">
        <w:rPr>
          <w:noProof/>
        </w:rPr>
        <w:t>(5): p. 378.</w:t>
      </w:r>
    </w:p>
    <w:p w14:paraId="66ABACDE" w14:textId="77777777" w:rsidR="001869E2" w:rsidRPr="001869E2" w:rsidRDefault="001869E2" w:rsidP="001869E2">
      <w:pPr>
        <w:pStyle w:val="EndNoteBibliography"/>
        <w:ind w:left="720" w:hanging="720"/>
        <w:rPr>
          <w:noProof/>
        </w:rPr>
      </w:pPr>
      <w:r w:rsidRPr="001869E2">
        <w:rPr>
          <w:noProof/>
        </w:rPr>
        <w:t>73.</w:t>
      </w:r>
      <w:r w:rsidRPr="001869E2">
        <w:rPr>
          <w:noProof/>
        </w:rPr>
        <w:tab/>
        <w:t xml:space="preserve">Huang, J., et al., </w:t>
      </w:r>
      <w:r w:rsidRPr="001869E2">
        <w:rPr>
          <w:i/>
          <w:noProof/>
        </w:rPr>
        <w:t>The cold-inducible RNA-binding protein-Thioredoxin 1 pathway ameliorates mitochondrial dysfunction and mitochondrial dynamin-related protein 1 level in the hippocampus of aged mice with perioperative neurocognitive dysfunction.</w:t>
      </w:r>
      <w:r w:rsidRPr="001869E2">
        <w:rPr>
          <w:noProof/>
        </w:rPr>
        <w:t xml:space="preserve"> CNS Neurosci Ther, 2024. </w:t>
      </w:r>
      <w:r w:rsidRPr="001869E2">
        <w:rPr>
          <w:b/>
          <w:noProof/>
        </w:rPr>
        <w:t>30</w:t>
      </w:r>
      <w:r w:rsidRPr="001869E2">
        <w:rPr>
          <w:noProof/>
        </w:rPr>
        <w:t>(3): p. e14433.</w:t>
      </w:r>
    </w:p>
    <w:p w14:paraId="27948034" w14:textId="77777777" w:rsidR="001869E2" w:rsidRPr="001869E2" w:rsidRDefault="001869E2" w:rsidP="001869E2">
      <w:pPr>
        <w:pStyle w:val="EndNoteBibliography"/>
        <w:ind w:left="720" w:hanging="720"/>
        <w:rPr>
          <w:noProof/>
        </w:rPr>
      </w:pPr>
      <w:r w:rsidRPr="001869E2">
        <w:rPr>
          <w:noProof/>
        </w:rPr>
        <w:t>74.</w:t>
      </w:r>
      <w:r w:rsidRPr="001869E2">
        <w:rPr>
          <w:noProof/>
        </w:rPr>
        <w:tab/>
        <w:t xml:space="preserve">Zhu, X., et al., </w:t>
      </w:r>
      <w:r w:rsidRPr="001869E2">
        <w:rPr>
          <w:i/>
          <w:noProof/>
        </w:rPr>
        <w:t>Cold-inducible RNA binding protein alleviates iron overload-induced neural ferroptosis under perinatal hypoxia insult.</w:t>
      </w:r>
      <w:r w:rsidRPr="001869E2">
        <w:rPr>
          <w:noProof/>
        </w:rPr>
        <w:t xml:space="preserve"> Cell Death &amp; Differentiation, 2024. </w:t>
      </w:r>
      <w:r w:rsidRPr="001869E2">
        <w:rPr>
          <w:b/>
          <w:noProof/>
        </w:rPr>
        <w:t>31</w:t>
      </w:r>
      <w:r w:rsidRPr="001869E2">
        <w:rPr>
          <w:noProof/>
        </w:rPr>
        <w:t>(4): p. 524-539.</w:t>
      </w:r>
    </w:p>
    <w:p w14:paraId="0629D481" w14:textId="77777777" w:rsidR="001869E2" w:rsidRPr="001869E2" w:rsidRDefault="001869E2" w:rsidP="001869E2">
      <w:pPr>
        <w:pStyle w:val="EndNoteBibliography"/>
        <w:ind w:left="720" w:hanging="720"/>
        <w:rPr>
          <w:noProof/>
        </w:rPr>
      </w:pPr>
      <w:r w:rsidRPr="001869E2">
        <w:rPr>
          <w:noProof/>
        </w:rPr>
        <w:t>75.</w:t>
      </w:r>
      <w:r w:rsidRPr="001869E2">
        <w:rPr>
          <w:noProof/>
        </w:rPr>
        <w:tab/>
        <w:t xml:space="preserve">Nickolls, A.R. and C.G. Bönnemann, </w:t>
      </w:r>
      <w:r w:rsidRPr="001869E2">
        <w:rPr>
          <w:i/>
          <w:noProof/>
        </w:rPr>
        <w:t>The roles of dystroglycan in the nervous system: insights from animal models of muscular dystrophy.</w:t>
      </w:r>
      <w:r w:rsidRPr="001869E2">
        <w:rPr>
          <w:noProof/>
        </w:rPr>
        <w:t xml:space="preserve"> Dis Model Mech, 2018. </w:t>
      </w:r>
      <w:r w:rsidRPr="001869E2">
        <w:rPr>
          <w:b/>
          <w:noProof/>
        </w:rPr>
        <w:t>11</w:t>
      </w:r>
      <w:r w:rsidRPr="001869E2">
        <w:rPr>
          <w:noProof/>
        </w:rPr>
        <w:t>(12).</w:t>
      </w:r>
    </w:p>
    <w:p w14:paraId="1D89FD49" w14:textId="77777777" w:rsidR="001869E2" w:rsidRPr="001869E2" w:rsidRDefault="001869E2" w:rsidP="001869E2">
      <w:pPr>
        <w:pStyle w:val="EndNoteBibliography"/>
        <w:ind w:left="720" w:hanging="720"/>
        <w:rPr>
          <w:noProof/>
        </w:rPr>
      </w:pPr>
      <w:r w:rsidRPr="001869E2">
        <w:rPr>
          <w:noProof/>
        </w:rPr>
        <w:t>76.</w:t>
      </w:r>
      <w:r w:rsidRPr="001869E2">
        <w:rPr>
          <w:noProof/>
        </w:rPr>
        <w:tab/>
        <w:t xml:space="preserve">Müller, J.A., et al., </w:t>
      </w:r>
      <w:r w:rsidRPr="001869E2">
        <w:rPr>
          <w:i/>
          <w:noProof/>
        </w:rPr>
        <w:t>A presynaptic phosphosignaling hub for lasting homeostatic plasticity.</w:t>
      </w:r>
      <w:r w:rsidRPr="001869E2">
        <w:rPr>
          <w:noProof/>
        </w:rPr>
        <w:t xml:space="preserve"> Cell reports, 2022. </w:t>
      </w:r>
      <w:r w:rsidRPr="001869E2">
        <w:rPr>
          <w:b/>
          <w:noProof/>
        </w:rPr>
        <w:t>39</w:t>
      </w:r>
      <w:r w:rsidRPr="001869E2">
        <w:rPr>
          <w:noProof/>
        </w:rPr>
        <w:t>(3): p. 110696.</w:t>
      </w:r>
    </w:p>
    <w:p w14:paraId="3FE87BE5" w14:textId="77777777" w:rsidR="001869E2" w:rsidRPr="001869E2" w:rsidRDefault="001869E2" w:rsidP="001869E2">
      <w:pPr>
        <w:pStyle w:val="EndNoteBibliography"/>
        <w:ind w:left="720" w:hanging="720"/>
        <w:rPr>
          <w:noProof/>
        </w:rPr>
      </w:pPr>
      <w:r w:rsidRPr="001869E2">
        <w:rPr>
          <w:noProof/>
        </w:rPr>
        <w:t>77.</w:t>
      </w:r>
      <w:r w:rsidRPr="001869E2">
        <w:rPr>
          <w:noProof/>
        </w:rPr>
        <w:tab/>
        <w:t xml:space="preserve">Everlien, I., et al., </w:t>
      </w:r>
      <w:r w:rsidRPr="001869E2">
        <w:rPr>
          <w:i/>
          <w:noProof/>
        </w:rPr>
        <w:t>Diazepam binding inhibitor governs neurogenesis of excitatory and inhibitory neurons during embryonic development via GABA signaling.</w:t>
      </w:r>
      <w:r w:rsidRPr="001869E2">
        <w:rPr>
          <w:noProof/>
        </w:rPr>
        <w:t xml:space="preserve"> Neuron, 2022. </w:t>
      </w:r>
      <w:r w:rsidRPr="001869E2">
        <w:rPr>
          <w:b/>
          <w:noProof/>
        </w:rPr>
        <w:t>110</w:t>
      </w:r>
      <w:r w:rsidRPr="001869E2">
        <w:rPr>
          <w:noProof/>
        </w:rPr>
        <w:t>(19): p. 3139-3153.e6.</w:t>
      </w:r>
    </w:p>
    <w:p w14:paraId="5F20CF16" w14:textId="77777777" w:rsidR="001869E2" w:rsidRPr="001869E2" w:rsidRDefault="001869E2" w:rsidP="001869E2">
      <w:pPr>
        <w:pStyle w:val="EndNoteBibliography"/>
        <w:ind w:left="720" w:hanging="720"/>
        <w:rPr>
          <w:noProof/>
        </w:rPr>
      </w:pPr>
      <w:r w:rsidRPr="001869E2">
        <w:rPr>
          <w:noProof/>
        </w:rPr>
        <w:lastRenderedPageBreak/>
        <w:t>78.</w:t>
      </w:r>
      <w:r w:rsidRPr="001869E2">
        <w:rPr>
          <w:noProof/>
        </w:rPr>
        <w:tab/>
        <w:t xml:space="preserve">Li, R., et al., </w:t>
      </w:r>
      <w:r w:rsidRPr="001869E2">
        <w:rPr>
          <w:i/>
          <w:noProof/>
        </w:rPr>
        <w:t>Oxidative phosphorylation regulates B cell effector cytokines and promotes inflammation in multiple sclerosis.</w:t>
      </w:r>
      <w:r w:rsidRPr="001869E2">
        <w:rPr>
          <w:noProof/>
        </w:rPr>
        <w:t xml:space="preserve"> Science Immunology, 2024. </w:t>
      </w:r>
      <w:r w:rsidRPr="001869E2">
        <w:rPr>
          <w:b/>
          <w:noProof/>
        </w:rPr>
        <w:t>9</w:t>
      </w:r>
      <w:r w:rsidRPr="001869E2">
        <w:rPr>
          <w:noProof/>
        </w:rPr>
        <w:t>(95): p. eadk0865.</w:t>
      </w:r>
    </w:p>
    <w:p w14:paraId="30AA8EB7" w14:textId="77777777" w:rsidR="001869E2" w:rsidRPr="001869E2" w:rsidRDefault="001869E2" w:rsidP="001869E2">
      <w:pPr>
        <w:pStyle w:val="EndNoteBibliography"/>
        <w:ind w:left="720" w:hanging="720"/>
        <w:rPr>
          <w:noProof/>
        </w:rPr>
      </w:pPr>
      <w:r w:rsidRPr="001869E2">
        <w:rPr>
          <w:noProof/>
        </w:rPr>
        <w:t>79.</w:t>
      </w:r>
      <w:r w:rsidRPr="001869E2">
        <w:rPr>
          <w:noProof/>
        </w:rPr>
        <w:tab/>
        <w:t xml:space="preserve">Weinberg, Samuel E., Laura A. Sena, and Navdeep S. Chandel, </w:t>
      </w:r>
      <w:r w:rsidRPr="001869E2">
        <w:rPr>
          <w:i/>
          <w:noProof/>
        </w:rPr>
        <w:t>Mitochondria in the Regulation of Innate and Adaptive Immunity.</w:t>
      </w:r>
      <w:r w:rsidRPr="001869E2">
        <w:rPr>
          <w:noProof/>
        </w:rPr>
        <w:t xml:space="preserve"> Immunity, 2015. </w:t>
      </w:r>
      <w:r w:rsidRPr="001869E2">
        <w:rPr>
          <w:b/>
          <w:noProof/>
        </w:rPr>
        <w:t>42</w:t>
      </w:r>
      <w:r w:rsidRPr="001869E2">
        <w:rPr>
          <w:noProof/>
        </w:rPr>
        <w:t>(3): p. 406-417.</w:t>
      </w:r>
    </w:p>
    <w:p w14:paraId="7508C0AC" w14:textId="77777777" w:rsidR="001869E2" w:rsidRPr="001869E2" w:rsidRDefault="001869E2" w:rsidP="001869E2">
      <w:pPr>
        <w:pStyle w:val="EndNoteBibliography"/>
        <w:ind w:left="720" w:hanging="720"/>
        <w:rPr>
          <w:noProof/>
        </w:rPr>
      </w:pPr>
      <w:r w:rsidRPr="001869E2">
        <w:rPr>
          <w:noProof/>
        </w:rPr>
        <w:t>80.</w:t>
      </w:r>
      <w:r w:rsidRPr="001869E2">
        <w:rPr>
          <w:noProof/>
        </w:rPr>
        <w:tab/>
        <w:t xml:space="preserve">Madenspacher, J.H., et al., </w:t>
      </w:r>
      <w:r w:rsidRPr="001869E2">
        <w:rPr>
          <w:i/>
          <w:noProof/>
        </w:rPr>
        <w:t>Dyslipidemia induces opposing effects on intrapulmonary and extrapulmonary host defense through divergent TLR response phenotypes.</w:t>
      </w:r>
      <w:r w:rsidRPr="001869E2">
        <w:rPr>
          <w:noProof/>
        </w:rPr>
        <w:t xml:space="preserve"> J Immunol, 2010. </w:t>
      </w:r>
      <w:r w:rsidRPr="001869E2">
        <w:rPr>
          <w:b/>
          <w:noProof/>
        </w:rPr>
        <w:t>185</w:t>
      </w:r>
      <w:r w:rsidRPr="001869E2">
        <w:rPr>
          <w:noProof/>
        </w:rPr>
        <w:t>(3): p. 1660-9.</w:t>
      </w:r>
    </w:p>
    <w:p w14:paraId="6CBD2B0E" w14:textId="77777777" w:rsidR="001869E2" w:rsidRPr="001869E2" w:rsidRDefault="001869E2" w:rsidP="001869E2">
      <w:pPr>
        <w:pStyle w:val="EndNoteBibliography"/>
        <w:ind w:left="720" w:hanging="720"/>
        <w:rPr>
          <w:noProof/>
        </w:rPr>
      </w:pPr>
      <w:r w:rsidRPr="001869E2">
        <w:rPr>
          <w:noProof/>
        </w:rPr>
        <w:t>81.</w:t>
      </w:r>
      <w:r w:rsidRPr="001869E2">
        <w:rPr>
          <w:noProof/>
        </w:rPr>
        <w:tab/>
        <w:t xml:space="preserve">Chou, W.-C., et al., </w:t>
      </w:r>
      <w:r w:rsidRPr="001869E2">
        <w:rPr>
          <w:i/>
          <w:noProof/>
        </w:rPr>
        <w:t>Impact of intracellular innate immune receptors on immunometabolism.</w:t>
      </w:r>
      <w:r w:rsidRPr="001869E2">
        <w:rPr>
          <w:noProof/>
        </w:rPr>
        <w:t xml:space="preserve"> Cellular &amp; Molecular Immunology, 2022. </w:t>
      </w:r>
      <w:r w:rsidRPr="001869E2">
        <w:rPr>
          <w:b/>
          <w:noProof/>
        </w:rPr>
        <w:t>19</w:t>
      </w:r>
      <w:r w:rsidRPr="001869E2">
        <w:rPr>
          <w:noProof/>
        </w:rPr>
        <w:t>(3): p. 337-351.</w:t>
      </w:r>
    </w:p>
    <w:p w14:paraId="47F50A38" w14:textId="77777777" w:rsidR="001869E2" w:rsidRPr="001869E2" w:rsidRDefault="001869E2" w:rsidP="001869E2">
      <w:pPr>
        <w:pStyle w:val="EndNoteBibliography"/>
        <w:ind w:left="720" w:hanging="720"/>
        <w:rPr>
          <w:noProof/>
        </w:rPr>
      </w:pPr>
      <w:r w:rsidRPr="001869E2">
        <w:rPr>
          <w:noProof/>
        </w:rPr>
        <w:t>82.</w:t>
      </w:r>
      <w:r w:rsidRPr="001869E2">
        <w:rPr>
          <w:noProof/>
        </w:rPr>
        <w:tab/>
        <w:t xml:space="preserve">Lee, M.-S. and S.J. Bensinger, </w:t>
      </w:r>
      <w:r w:rsidRPr="001869E2">
        <w:rPr>
          <w:i/>
          <w:noProof/>
        </w:rPr>
        <w:t>Reprogramming cholesterol metabolism in macrophages and its role in host defense against cholesterol-dependent cytolysins.</w:t>
      </w:r>
      <w:r w:rsidRPr="001869E2">
        <w:rPr>
          <w:noProof/>
        </w:rPr>
        <w:t xml:space="preserve"> Cellular &amp; Molecular Immunology, 2022. </w:t>
      </w:r>
      <w:r w:rsidRPr="001869E2">
        <w:rPr>
          <w:b/>
          <w:noProof/>
        </w:rPr>
        <w:t>19</w:t>
      </w:r>
      <w:r w:rsidRPr="001869E2">
        <w:rPr>
          <w:noProof/>
        </w:rPr>
        <w:t>(3): p. 327-336.</w:t>
      </w:r>
    </w:p>
    <w:p w14:paraId="10B41C13" w14:textId="77777777" w:rsidR="001869E2" w:rsidRPr="001869E2" w:rsidRDefault="001869E2" w:rsidP="001869E2">
      <w:pPr>
        <w:pStyle w:val="EndNoteBibliography"/>
        <w:ind w:left="720" w:hanging="720"/>
        <w:rPr>
          <w:noProof/>
        </w:rPr>
      </w:pPr>
      <w:r w:rsidRPr="001869E2">
        <w:rPr>
          <w:noProof/>
        </w:rPr>
        <w:t>83.</w:t>
      </w:r>
      <w:r w:rsidRPr="001869E2">
        <w:rPr>
          <w:noProof/>
        </w:rPr>
        <w:tab/>
        <w:t xml:space="preserve">Li, M., et al., </w:t>
      </w:r>
      <w:r w:rsidRPr="001869E2">
        <w:rPr>
          <w:i/>
          <w:noProof/>
        </w:rPr>
        <w:t>Bcl-XL: A multifunctional anti-apoptotic protein.</w:t>
      </w:r>
      <w:r w:rsidRPr="001869E2">
        <w:rPr>
          <w:noProof/>
        </w:rPr>
        <w:t xml:space="preserve"> Pharmacological Research, 2020. </w:t>
      </w:r>
      <w:r w:rsidRPr="001869E2">
        <w:rPr>
          <w:b/>
          <w:noProof/>
        </w:rPr>
        <w:t>151</w:t>
      </w:r>
      <w:r w:rsidRPr="001869E2">
        <w:rPr>
          <w:noProof/>
        </w:rPr>
        <w:t>: p. 104547.</w:t>
      </w:r>
    </w:p>
    <w:p w14:paraId="37DBBBB5" w14:textId="77777777" w:rsidR="001869E2" w:rsidRPr="001869E2" w:rsidRDefault="001869E2" w:rsidP="001869E2">
      <w:pPr>
        <w:pStyle w:val="EndNoteBibliography"/>
        <w:ind w:left="720" w:hanging="720"/>
        <w:rPr>
          <w:noProof/>
        </w:rPr>
      </w:pPr>
      <w:r w:rsidRPr="001869E2">
        <w:rPr>
          <w:noProof/>
        </w:rPr>
        <w:t>84.</w:t>
      </w:r>
      <w:r w:rsidRPr="001869E2">
        <w:rPr>
          <w:noProof/>
        </w:rPr>
        <w:tab/>
        <w:t xml:space="preserve">Fogarty, L.C., et al., </w:t>
      </w:r>
      <w:r w:rsidRPr="001869E2">
        <w:rPr>
          <w:i/>
          <w:noProof/>
        </w:rPr>
        <w:t>Mcl-1 and Bcl-xL are essential for survival of the developing nervous system.</w:t>
      </w:r>
      <w:r w:rsidRPr="001869E2">
        <w:rPr>
          <w:noProof/>
        </w:rPr>
        <w:t xml:space="preserve"> Cell Death &amp; Differentiation, 2019. </w:t>
      </w:r>
      <w:r w:rsidRPr="001869E2">
        <w:rPr>
          <w:b/>
          <w:noProof/>
        </w:rPr>
        <w:t>26</w:t>
      </w:r>
      <w:r w:rsidRPr="001869E2">
        <w:rPr>
          <w:noProof/>
        </w:rPr>
        <w:t>(8): p. 1501-1515.</w:t>
      </w:r>
    </w:p>
    <w:p w14:paraId="4EB5A7CC" w14:textId="77777777" w:rsidR="001869E2" w:rsidRPr="001869E2" w:rsidRDefault="001869E2" w:rsidP="001869E2">
      <w:pPr>
        <w:pStyle w:val="EndNoteBibliography"/>
        <w:ind w:left="720" w:hanging="720"/>
        <w:rPr>
          <w:noProof/>
        </w:rPr>
      </w:pPr>
      <w:r w:rsidRPr="001869E2">
        <w:rPr>
          <w:noProof/>
        </w:rPr>
        <w:t>85.</w:t>
      </w:r>
      <w:r w:rsidRPr="001869E2">
        <w:rPr>
          <w:noProof/>
        </w:rPr>
        <w:tab/>
        <w:t xml:space="preserve">Li, H., et al., </w:t>
      </w:r>
      <w:r w:rsidRPr="001869E2">
        <w:rPr>
          <w:i/>
          <w:noProof/>
        </w:rPr>
        <w:t>Bcl-xL induces Drp1-dependent synapse formation in cultured hippocampal neurons.</w:t>
      </w:r>
      <w:r w:rsidRPr="001869E2">
        <w:rPr>
          <w:noProof/>
        </w:rPr>
        <w:t xml:space="preserve"> Proc Natl Acad Sci U S A, 2008. </w:t>
      </w:r>
      <w:r w:rsidRPr="001869E2">
        <w:rPr>
          <w:b/>
          <w:noProof/>
        </w:rPr>
        <w:t>105</w:t>
      </w:r>
      <w:r w:rsidRPr="001869E2">
        <w:rPr>
          <w:noProof/>
        </w:rPr>
        <w:t>(6): p. 2169-74.</w:t>
      </w:r>
    </w:p>
    <w:p w14:paraId="4B0AB77B" w14:textId="77777777" w:rsidR="001869E2" w:rsidRPr="001869E2" w:rsidRDefault="001869E2" w:rsidP="001869E2">
      <w:pPr>
        <w:pStyle w:val="EndNoteBibliography"/>
        <w:ind w:left="720" w:hanging="720"/>
        <w:rPr>
          <w:noProof/>
        </w:rPr>
      </w:pPr>
      <w:r w:rsidRPr="001869E2">
        <w:rPr>
          <w:noProof/>
        </w:rPr>
        <w:t>86.</w:t>
      </w:r>
      <w:r w:rsidRPr="001869E2">
        <w:rPr>
          <w:noProof/>
        </w:rPr>
        <w:tab/>
        <w:t xml:space="preserve">Park, T.J. and T. Curran, </w:t>
      </w:r>
      <w:r w:rsidRPr="001869E2">
        <w:rPr>
          <w:i/>
          <w:noProof/>
        </w:rPr>
        <w:t>Crk and Crk-like play essential overlapping roles downstream of disabled-1 in the Reelin pathway.</w:t>
      </w:r>
      <w:r w:rsidRPr="001869E2">
        <w:rPr>
          <w:noProof/>
        </w:rPr>
        <w:t xml:space="preserve"> J Neurosci, 2008. </w:t>
      </w:r>
      <w:r w:rsidRPr="001869E2">
        <w:rPr>
          <w:b/>
          <w:noProof/>
        </w:rPr>
        <w:t>28</w:t>
      </w:r>
      <w:r w:rsidRPr="001869E2">
        <w:rPr>
          <w:noProof/>
        </w:rPr>
        <w:t>(50): p. 13551-62.</w:t>
      </w:r>
    </w:p>
    <w:p w14:paraId="7AAF5AF3" w14:textId="77777777" w:rsidR="001869E2" w:rsidRPr="001869E2" w:rsidRDefault="001869E2" w:rsidP="001869E2">
      <w:pPr>
        <w:pStyle w:val="EndNoteBibliography"/>
        <w:ind w:left="720" w:hanging="720"/>
        <w:rPr>
          <w:noProof/>
        </w:rPr>
      </w:pPr>
      <w:r w:rsidRPr="001869E2">
        <w:rPr>
          <w:noProof/>
        </w:rPr>
        <w:t>87.</w:t>
      </w:r>
      <w:r w:rsidRPr="001869E2">
        <w:rPr>
          <w:noProof/>
        </w:rPr>
        <w:tab/>
        <w:t xml:space="preserve">Sekino, Y., et al., </w:t>
      </w:r>
      <w:r w:rsidRPr="001869E2">
        <w:rPr>
          <w:i/>
          <w:noProof/>
        </w:rPr>
        <w:t>Role of Drebrin in Synaptic Plasticity.</w:t>
      </w:r>
      <w:r w:rsidRPr="001869E2">
        <w:rPr>
          <w:noProof/>
        </w:rPr>
        <w:t xml:space="preserve"> Adv Exp Med Biol, 2017. </w:t>
      </w:r>
      <w:r w:rsidRPr="001869E2">
        <w:rPr>
          <w:b/>
          <w:noProof/>
        </w:rPr>
        <w:t>1006</w:t>
      </w:r>
      <w:r w:rsidRPr="001869E2">
        <w:rPr>
          <w:noProof/>
        </w:rPr>
        <w:t>: p. 183-201.</w:t>
      </w:r>
    </w:p>
    <w:p w14:paraId="5B3E811E" w14:textId="77777777" w:rsidR="001869E2" w:rsidRPr="001869E2" w:rsidRDefault="001869E2" w:rsidP="001869E2">
      <w:pPr>
        <w:pStyle w:val="EndNoteBibliography"/>
        <w:ind w:left="720" w:hanging="720"/>
        <w:rPr>
          <w:noProof/>
        </w:rPr>
      </w:pPr>
      <w:r w:rsidRPr="001869E2">
        <w:rPr>
          <w:noProof/>
        </w:rPr>
        <w:t>88.</w:t>
      </w:r>
      <w:r w:rsidRPr="001869E2">
        <w:rPr>
          <w:noProof/>
        </w:rPr>
        <w:tab/>
        <w:t xml:space="preserve">Martin, J.A., et al., </w:t>
      </w:r>
      <w:r w:rsidRPr="001869E2">
        <w:rPr>
          <w:i/>
          <w:noProof/>
        </w:rPr>
        <w:t>A novel role for the actin-binding protein drebrin in regulating opiate addiction.</w:t>
      </w:r>
      <w:r w:rsidRPr="001869E2">
        <w:rPr>
          <w:noProof/>
        </w:rPr>
        <w:t xml:space="preserve"> Nat Commun, 2019. </w:t>
      </w:r>
      <w:r w:rsidRPr="001869E2">
        <w:rPr>
          <w:b/>
          <w:noProof/>
        </w:rPr>
        <w:t>10</w:t>
      </w:r>
      <w:r w:rsidRPr="001869E2">
        <w:rPr>
          <w:noProof/>
        </w:rPr>
        <w:t>(1): p. 4140.</w:t>
      </w:r>
    </w:p>
    <w:p w14:paraId="53F21650" w14:textId="77777777" w:rsidR="001869E2" w:rsidRPr="001869E2" w:rsidRDefault="001869E2" w:rsidP="001869E2">
      <w:pPr>
        <w:pStyle w:val="EndNoteBibliography"/>
        <w:ind w:left="720" w:hanging="720"/>
        <w:rPr>
          <w:noProof/>
        </w:rPr>
      </w:pPr>
      <w:r w:rsidRPr="001869E2">
        <w:rPr>
          <w:noProof/>
        </w:rPr>
        <w:t>89.</w:t>
      </w:r>
      <w:r w:rsidRPr="001869E2">
        <w:rPr>
          <w:noProof/>
        </w:rPr>
        <w:tab/>
        <w:t xml:space="preserve">Liu, Y., et al., </w:t>
      </w:r>
      <w:r w:rsidRPr="001869E2">
        <w:rPr>
          <w:i/>
          <w:noProof/>
        </w:rPr>
        <w:t>Effective expression of Drebrin in hippocampus improves cognitive function and alleviates lesions of Alzheimer's disease in APP (swe)/PS1 (ΔE9) mice.</w:t>
      </w:r>
      <w:r w:rsidRPr="001869E2">
        <w:rPr>
          <w:noProof/>
        </w:rPr>
        <w:t xml:space="preserve"> CNS Neurosci Ther, 2017. </w:t>
      </w:r>
      <w:r w:rsidRPr="001869E2">
        <w:rPr>
          <w:b/>
          <w:noProof/>
        </w:rPr>
        <w:t>23</w:t>
      </w:r>
      <w:r w:rsidRPr="001869E2">
        <w:rPr>
          <w:noProof/>
        </w:rPr>
        <w:t>(7): p. 590-604.</w:t>
      </w:r>
    </w:p>
    <w:p w14:paraId="304793B8" w14:textId="77777777" w:rsidR="001869E2" w:rsidRPr="001869E2" w:rsidRDefault="001869E2" w:rsidP="001869E2">
      <w:pPr>
        <w:pStyle w:val="EndNoteBibliography"/>
        <w:ind w:left="720" w:hanging="720"/>
        <w:rPr>
          <w:noProof/>
        </w:rPr>
      </w:pPr>
      <w:r w:rsidRPr="001869E2">
        <w:rPr>
          <w:noProof/>
        </w:rPr>
        <w:t>90.</w:t>
      </w:r>
      <w:r w:rsidRPr="001869E2">
        <w:rPr>
          <w:noProof/>
        </w:rPr>
        <w:tab/>
        <w:t xml:space="preserve">Lee, J.J., et al., </w:t>
      </w:r>
      <w:r w:rsidRPr="001869E2">
        <w:rPr>
          <w:i/>
          <w:noProof/>
        </w:rPr>
        <w:t>Gene discovery and polygenic prediction from a genome-wide association study of educational attainment in 1.1 million individuals.</w:t>
      </w:r>
      <w:r w:rsidRPr="001869E2">
        <w:rPr>
          <w:noProof/>
        </w:rPr>
        <w:t xml:space="preserve"> Nat Genet, 2018. </w:t>
      </w:r>
      <w:r w:rsidRPr="001869E2">
        <w:rPr>
          <w:b/>
          <w:noProof/>
        </w:rPr>
        <w:t>50</w:t>
      </w:r>
      <w:r w:rsidRPr="001869E2">
        <w:rPr>
          <w:noProof/>
        </w:rPr>
        <w:t>(8): p. 1112-1121.</w:t>
      </w:r>
    </w:p>
    <w:p w14:paraId="231838EC" w14:textId="77777777" w:rsidR="001869E2" w:rsidRPr="001869E2" w:rsidRDefault="001869E2" w:rsidP="001869E2">
      <w:pPr>
        <w:pStyle w:val="EndNoteBibliography"/>
        <w:ind w:left="720" w:hanging="720"/>
        <w:rPr>
          <w:noProof/>
        </w:rPr>
      </w:pPr>
      <w:r w:rsidRPr="001869E2">
        <w:rPr>
          <w:noProof/>
        </w:rPr>
        <w:t>91.</w:t>
      </w:r>
      <w:r w:rsidRPr="001869E2">
        <w:rPr>
          <w:noProof/>
        </w:rPr>
        <w:tab/>
        <w:t xml:space="preserve">Su, Q., et al., </w:t>
      </w:r>
      <w:r w:rsidRPr="001869E2">
        <w:rPr>
          <w:i/>
          <w:noProof/>
        </w:rPr>
        <w:t>SNAP-29: a general SNARE protein that inhibits SNARE disassembly and is implicated in synaptic transmission.</w:t>
      </w:r>
      <w:r w:rsidRPr="001869E2">
        <w:rPr>
          <w:noProof/>
        </w:rPr>
        <w:t xml:space="preserve"> Proc Natl Acad Sci U S A, 2001. </w:t>
      </w:r>
      <w:r w:rsidRPr="001869E2">
        <w:rPr>
          <w:b/>
          <w:noProof/>
        </w:rPr>
        <w:t>98</w:t>
      </w:r>
      <w:r w:rsidRPr="001869E2">
        <w:rPr>
          <w:noProof/>
        </w:rPr>
        <w:t>(24): p. 14038-43.</w:t>
      </w:r>
    </w:p>
    <w:p w14:paraId="188B406F" w14:textId="77777777" w:rsidR="001869E2" w:rsidRPr="001869E2" w:rsidRDefault="001869E2" w:rsidP="001869E2">
      <w:pPr>
        <w:pStyle w:val="EndNoteBibliography"/>
        <w:ind w:left="720" w:hanging="720"/>
        <w:rPr>
          <w:noProof/>
        </w:rPr>
      </w:pPr>
      <w:r w:rsidRPr="001869E2">
        <w:rPr>
          <w:noProof/>
        </w:rPr>
        <w:t>92.</w:t>
      </w:r>
      <w:r w:rsidRPr="001869E2">
        <w:rPr>
          <w:noProof/>
        </w:rPr>
        <w:tab/>
        <w:t xml:space="preserve">Moskovitz, J., et al., </w:t>
      </w:r>
      <w:r w:rsidRPr="001869E2">
        <w:rPr>
          <w:i/>
          <w:noProof/>
        </w:rPr>
        <w:t>Methionine sulfoxide reductase (MsrA) is a regulator of antioxidant defense and lifespan in mammals.</w:t>
      </w:r>
      <w:r w:rsidRPr="001869E2">
        <w:rPr>
          <w:noProof/>
        </w:rPr>
        <w:t xml:space="preserve"> Proceedings of the National Academy of Sciences, 2001. </w:t>
      </w:r>
      <w:r w:rsidRPr="001869E2">
        <w:rPr>
          <w:b/>
          <w:noProof/>
        </w:rPr>
        <w:t>98</w:t>
      </w:r>
      <w:r w:rsidRPr="001869E2">
        <w:rPr>
          <w:noProof/>
        </w:rPr>
        <w:t>(23): p. 12920-12925.</w:t>
      </w:r>
    </w:p>
    <w:p w14:paraId="65048993" w14:textId="77777777" w:rsidR="001869E2" w:rsidRPr="001869E2" w:rsidRDefault="001869E2" w:rsidP="001869E2">
      <w:pPr>
        <w:pStyle w:val="EndNoteBibliography"/>
        <w:ind w:left="720" w:hanging="720"/>
        <w:rPr>
          <w:noProof/>
        </w:rPr>
      </w:pPr>
      <w:r w:rsidRPr="001869E2">
        <w:rPr>
          <w:noProof/>
        </w:rPr>
        <w:t>93.</w:t>
      </w:r>
      <w:r w:rsidRPr="001869E2">
        <w:rPr>
          <w:noProof/>
        </w:rPr>
        <w:tab/>
        <w:t xml:space="preserve">Yermolaieva, O., et al., </w:t>
      </w:r>
      <w:r w:rsidRPr="001869E2">
        <w:rPr>
          <w:i/>
          <w:noProof/>
        </w:rPr>
        <w:t>Methionine sulfoxide reductase A protects neuronal cells against brief hypoxia/reoxygenation.</w:t>
      </w:r>
      <w:r w:rsidRPr="001869E2">
        <w:rPr>
          <w:noProof/>
        </w:rPr>
        <w:t xml:space="preserve"> Proc Natl Acad Sci U S A, 2004. </w:t>
      </w:r>
      <w:r w:rsidRPr="001869E2">
        <w:rPr>
          <w:b/>
          <w:noProof/>
        </w:rPr>
        <w:t>101</w:t>
      </w:r>
      <w:r w:rsidRPr="001869E2">
        <w:rPr>
          <w:noProof/>
        </w:rPr>
        <w:t>(5): p. 1159-64.</w:t>
      </w:r>
    </w:p>
    <w:p w14:paraId="082F43EB" w14:textId="77777777" w:rsidR="001869E2" w:rsidRPr="001869E2" w:rsidRDefault="001869E2" w:rsidP="001869E2">
      <w:pPr>
        <w:pStyle w:val="EndNoteBibliography"/>
        <w:ind w:left="720" w:hanging="720"/>
        <w:rPr>
          <w:noProof/>
        </w:rPr>
      </w:pPr>
      <w:r w:rsidRPr="001869E2">
        <w:rPr>
          <w:noProof/>
        </w:rPr>
        <w:t>94.</w:t>
      </w:r>
      <w:r w:rsidRPr="001869E2">
        <w:rPr>
          <w:noProof/>
        </w:rPr>
        <w:tab/>
        <w:t xml:space="preserve">Liu, Y.Y., et al., </w:t>
      </w:r>
      <w:r w:rsidRPr="001869E2">
        <w:rPr>
          <w:i/>
          <w:noProof/>
        </w:rPr>
        <w:t>Mesencephalic astrocyte-derived neurotrophic factor (MANF): Structure, functions and therapeutic potential.</w:t>
      </w:r>
      <w:r w:rsidRPr="001869E2">
        <w:rPr>
          <w:noProof/>
        </w:rPr>
        <w:t xml:space="preserve"> Ageing Res Rev, 2022. </w:t>
      </w:r>
      <w:r w:rsidRPr="001869E2">
        <w:rPr>
          <w:b/>
          <w:noProof/>
        </w:rPr>
        <w:t>82</w:t>
      </w:r>
      <w:r w:rsidRPr="001869E2">
        <w:rPr>
          <w:noProof/>
        </w:rPr>
        <w:t>: p. 101763.</w:t>
      </w:r>
    </w:p>
    <w:p w14:paraId="6582D251" w14:textId="77777777" w:rsidR="001869E2" w:rsidRPr="001869E2" w:rsidRDefault="001869E2" w:rsidP="001869E2">
      <w:pPr>
        <w:pStyle w:val="EndNoteBibliography"/>
        <w:ind w:left="720" w:hanging="720"/>
        <w:rPr>
          <w:noProof/>
        </w:rPr>
      </w:pPr>
      <w:r w:rsidRPr="001869E2">
        <w:rPr>
          <w:noProof/>
        </w:rPr>
        <w:t>95.</w:t>
      </w:r>
      <w:r w:rsidRPr="001869E2">
        <w:rPr>
          <w:noProof/>
        </w:rPr>
        <w:tab/>
        <w:t xml:space="preserve">Renko, J.M., et al., </w:t>
      </w:r>
      <w:r w:rsidRPr="001869E2">
        <w:rPr>
          <w:i/>
          <w:noProof/>
        </w:rPr>
        <w:t>Mesencephalic Astrocyte-Derived Neurotrophic Factor (MANF) Elevates Stimulus-Evoked Release of Dopamine in Freely-Moving Rats.</w:t>
      </w:r>
      <w:r w:rsidRPr="001869E2">
        <w:rPr>
          <w:noProof/>
        </w:rPr>
        <w:t xml:space="preserve"> Mol Neurobiol, 2018. </w:t>
      </w:r>
      <w:r w:rsidRPr="001869E2">
        <w:rPr>
          <w:b/>
          <w:noProof/>
        </w:rPr>
        <w:t>55</w:t>
      </w:r>
      <w:r w:rsidRPr="001869E2">
        <w:rPr>
          <w:noProof/>
        </w:rPr>
        <w:t>(8): p. 6755-6768.</w:t>
      </w:r>
    </w:p>
    <w:p w14:paraId="3BAD698B" w14:textId="77777777" w:rsidR="001869E2" w:rsidRPr="001869E2" w:rsidRDefault="001869E2" w:rsidP="001869E2">
      <w:pPr>
        <w:pStyle w:val="EndNoteBibliography"/>
        <w:ind w:left="720" w:hanging="720"/>
        <w:rPr>
          <w:noProof/>
        </w:rPr>
      </w:pPr>
      <w:r w:rsidRPr="001869E2">
        <w:rPr>
          <w:noProof/>
        </w:rPr>
        <w:t>96.</w:t>
      </w:r>
      <w:r w:rsidRPr="001869E2">
        <w:rPr>
          <w:noProof/>
        </w:rPr>
        <w:tab/>
        <w:t xml:space="preserve">Xu, K., et al., </w:t>
      </w:r>
      <w:r w:rsidRPr="001869E2">
        <w:rPr>
          <w:i/>
          <w:noProof/>
        </w:rPr>
        <w:t>MANF/EWSR1/ANXA6 pathway might as the bridge between hypolipidemia and major depressive disorder.</w:t>
      </w:r>
      <w:r w:rsidRPr="001869E2">
        <w:rPr>
          <w:noProof/>
        </w:rPr>
        <w:t xml:space="preserve"> Transl Psychiatry, 2022. </w:t>
      </w:r>
      <w:r w:rsidRPr="001869E2">
        <w:rPr>
          <w:b/>
          <w:noProof/>
        </w:rPr>
        <w:t>12</w:t>
      </w:r>
      <w:r w:rsidRPr="001869E2">
        <w:rPr>
          <w:noProof/>
        </w:rPr>
        <w:t>(1): p. 527.</w:t>
      </w:r>
    </w:p>
    <w:p w14:paraId="2F381785" w14:textId="77777777" w:rsidR="001869E2" w:rsidRPr="001869E2" w:rsidRDefault="001869E2" w:rsidP="001869E2">
      <w:pPr>
        <w:pStyle w:val="EndNoteBibliography"/>
        <w:ind w:left="720" w:hanging="720"/>
        <w:rPr>
          <w:noProof/>
        </w:rPr>
      </w:pPr>
      <w:r w:rsidRPr="001869E2">
        <w:rPr>
          <w:noProof/>
        </w:rPr>
        <w:lastRenderedPageBreak/>
        <w:t>97.</w:t>
      </w:r>
      <w:r w:rsidRPr="001869E2">
        <w:rPr>
          <w:noProof/>
        </w:rPr>
        <w:tab/>
        <w:t xml:space="preserve">Nahar, Z., et al., </w:t>
      </w:r>
      <w:r w:rsidRPr="001869E2">
        <w:rPr>
          <w:i/>
          <w:noProof/>
        </w:rPr>
        <w:t>Serum levels of interleukin-33 and mesencephalic astrocyte derived neurotrophic factors in patients with major depressive disorder: a cross-sectional comparative design.</w:t>
      </w:r>
      <w:r w:rsidRPr="001869E2">
        <w:rPr>
          <w:noProof/>
        </w:rPr>
        <w:t xml:space="preserve"> BMC Psychiatry, 2024. </w:t>
      </w:r>
      <w:r w:rsidRPr="001869E2">
        <w:rPr>
          <w:b/>
          <w:noProof/>
        </w:rPr>
        <w:t>24</w:t>
      </w:r>
      <w:r w:rsidRPr="001869E2">
        <w:rPr>
          <w:noProof/>
        </w:rPr>
        <w:t>(1): p. 47.</w:t>
      </w:r>
    </w:p>
    <w:p w14:paraId="31BB0C75" w14:textId="77777777" w:rsidR="001869E2" w:rsidRPr="001869E2" w:rsidRDefault="001869E2" w:rsidP="001869E2">
      <w:pPr>
        <w:pStyle w:val="EndNoteBibliography"/>
        <w:ind w:left="720" w:hanging="720"/>
        <w:rPr>
          <w:noProof/>
        </w:rPr>
      </w:pPr>
      <w:r w:rsidRPr="001869E2">
        <w:rPr>
          <w:noProof/>
        </w:rPr>
        <w:t>98.</w:t>
      </w:r>
      <w:r w:rsidRPr="001869E2">
        <w:rPr>
          <w:noProof/>
        </w:rPr>
        <w:tab/>
        <w:t xml:space="preserve">Kuester, M., et al., </w:t>
      </w:r>
      <w:r w:rsidRPr="001869E2">
        <w:rPr>
          <w:i/>
          <w:noProof/>
        </w:rPr>
        <w:t>The Crystal Structure of Death Receptor 6 (DR6): A Potential Receptor of the Amyloid Precursor Protein (APP).</w:t>
      </w:r>
      <w:r w:rsidRPr="001869E2">
        <w:rPr>
          <w:noProof/>
        </w:rPr>
        <w:t xml:space="preserve"> Journal of Molecular Biology, 2011. </w:t>
      </w:r>
      <w:r w:rsidRPr="001869E2">
        <w:rPr>
          <w:b/>
          <w:noProof/>
        </w:rPr>
        <w:t>409</w:t>
      </w:r>
      <w:r w:rsidRPr="001869E2">
        <w:rPr>
          <w:noProof/>
        </w:rPr>
        <w:t>(2): p. 189-201.</w:t>
      </w:r>
    </w:p>
    <w:p w14:paraId="29826EBD" w14:textId="77777777" w:rsidR="001869E2" w:rsidRPr="001869E2" w:rsidRDefault="001869E2" w:rsidP="001869E2">
      <w:pPr>
        <w:pStyle w:val="EndNoteBibliography"/>
        <w:ind w:left="720" w:hanging="720"/>
        <w:rPr>
          <w:noProof/>
        </w:rPr>
      </w:pPr>
      <w:r w:rsidRPr="001869E2">
        <w:rPr>
          <w:noProof/>
        </w:rPr>
        <w:t>99.</w:t>
      </w:r>
      <w:r w:rsidRPr="001869E2">
        <w:rPr>
          <w:noProof/>
        </w:rPr>
        <w:tab/>
        <w:t xml:space="preserve">Zhang, T., et al., </w:t>
      </w:r>
      <w:r w:rsidRPr="001869E2">
        <w:rPr>
          <w:i/>
          <w:noProof/>
        </w:rPr>
        <w:t>Amyloid precursor protein binds with TNFRSF21 to induce neural inflammation in Alzheimer’s Disease.</w:t>
      </w:r>
      <w:r w:rsidRPr="001869E2">
        <w:rPr>
          <w:noProof/>
        </w:rPr>
        <w:t xml:space="preserve"> European Journal of Pharmaceutical Sciences, 2021. </w:t>
      </w:r>
      <w:r w:rsidRPr="001869E2">
        <w:rPr>
          <w:b/>
          <w:noProof/>
        </w:rPr>
        <w:t>157</w:t>
      </w:r>
      <w:r w:rsidRPr="001869E2">
        <w:rPr>
          <w:noProof/>
        </w:rPr>
        <w:t>: p. 105598.</w:t>
      </w:r>
    </w:p>
    <w:p w14:paraId="1A82B03A" w14:textId="77777777" w:rsidR="001869E2" w:rsidRPr="001869E2" w:rsidRDefault="001869E2" w:rsidP="001869E2">
      <w:pPr>
        <w:pStyle w:val="EndNoteBibliography"/>
        <w:ind w:left="720" w:hanging="720"/>
        <w:rPr>
          <w:noProof/>
        </w:rPr>
      </w:pPr>
      <w:r w:rsidRPr="001869E2">
        <w:rPr>
          <w:noProof/>
        </w:rPr>
        <w:t>100.</w:t>
      </w:r>
      <w:r w:rsidRPr="001869E2">
        <w:rPr>
          <w:noProof/>
        </w:rPr>
        <w:tab/>
        <w:t xml:space="preserve">Filiano, A.J., et al., </w:t>
      </w:r>
      <w:r w:rsidRPr="001869E2">
        <w:rPr>
          <w:i/>
          <w:noProof/>
        </w:rPr>
        <w:t>Unexpected role of interferon-γ in regulating neuronal connectivity and social behaviour.</w:t>
      </w:r>
      <w:r w:rsidRPr="001869E2">
        <w:rPr>
          <w:noProof/>
        </w:rPr>
        <w:t xml:space="preserve"> Nature, 2016. </w:t>
      </w:r>
      <w:r w:rsidRPr="001869E2">
        <w:rPr>
          <w:b/>
          <w:noProof/>
        </w:rPr>
        <w:t>535</w:t>
      </w:r>
      <w:r w:rsidRPr="001869E2">
        <w:rPr>
          <w:noProof/>
        </w:rPr>
        <w:t>(7612): p. 425-9.</w:t>
      </w:r>
    </w:p>
    <w:p w14:paraId="3F112514" w14:textId="77777777" w:rsidR="001869E2" w:rsidRPr="001869E2" w:rsidRDefault="001869E2" w:rsidP="001869E2">
      <w:pPr>
        <w:pStyle w:val="EndNoteBibliography"/>
        <w:ind w:left="720" w:hanging="720"/>
        <w:rPr>
          <w:noProof/>
        </w:rPr>
      </w:pPr>
      <w:r w:rsidRPr="001869E2">
        <w:rPr>
          <w:noProof/>
        </w:rPr>
        <w:t>101.</w:t>
      </w:r>
      <w:r w:rsidRPr="001869E2">
        <w:rPr>
          <w:noProof/>
        </w:rPr>
        <w:tab/>
        <w:t xml:space="preserve">Janach, G.M.S., et al., </w:t>
      </w:r>
      <w:r w:rsidRPr="001869E2">
        <w:rPr>
          <w:i/>
          <w:noProof/>
        </w:rPr>
        <w:t>Interferon-γ acutely augments inhibition of neocortical layer 5 pyramidal neurons.</w:t>
      </w:r>
      <w:r w:rsidRPr="001869E2">
        <w:rPr>
          <w:noProof/>
        </w:rPr>
        <w:t xml:space="preserve"> Journal of Neuroinflammation, 2020. </w:t>
      </w:r>
      <w:r w:rsidRPr="001869E2">
        <w:rPr>
          <w:b/>
          <w:noProof/>
        </w:rPr>
        <w:t>17</w:t>
      </w:r>
      <w:r w:rsidRPr="001869E2">
        <w:rPr>
          <w:noProof/>
        </w:rPr>
        <w:t>(1): p. 69.</w:t>
      </w:r>
    </w:p>
    <w:p w14:paraId="271754FB" w14:textId="77777777" w:rsidR="001869E2" w:rsidRPr="001869E2" w:rsidRDefault="001869E2" w:rsidP="001869E2">
      <w:pPr>
        <w:pStyle w:val="EndNoteBibliography"/>
        <w:ind w:left="720" w:hanging="720"/>
        <w:rPr>
          <w:noProof/>
        </w:rPr>
      </w:pPr>
      <w:r w:rsidRPr="001869E2">
        <w:rPr>
          <w:noProof/>
        </w:rPr>
        <w:t>102.</w:t>
      </w:r>
      <w:r w:rsidRPr="001869E2">
        <w:rPr>
          <w:noProof/>
        </w:rPr>
        <w:tab/>
        <w:t xml:space="preserve">Cameron, B., et al., </w:t>
      </w:r>
      <w:r w:rsidRPr="001869E2">
        <w:rPr>
          <w:i/>
          <w:noProof/>
        </w:rPr>
        <w:t>Loss of interleukin receptor-associated kinase 4 signaling suppresses amyloid pathology and alters microglial phenotype in a mouse model of Alzheimer's disease.</w:t>
      </w:r>
      <w:r w:rsidRPr="001869E2">
        <w:rPr>
          <w:noProof/>
        </w:rPr>
        <w:t xml:space="preserve"> J Neurosci, 2012. </w:t>
      </w:r>
      <w:r w:rsidRPr="001869E2">
        <w:rPr>
          <w:b/>
          <w:noProof/>
        </w:rPr>
        <w:t>32</w:t>
      </w:r>
      <w:r w:rsidRPr="001869E2">
        <w:rPr>
          <w:noProof/>
        </w:rPr>
        <w:t>(43): p. 15112-23.</w:t>
      </w:r>
    </w:p>
    <w:p w14:paraId="03FC470F" w14:textId="77777777" w:rsidR="001869E2" w:rsidRPr="001869E2" w:rsidRDefault="001869E2" w:rsidP="001869E2">
      <w:pPr>
        <w:pStyle w:val="EndNoteBibliography"/>
        <w:ind w:left="720" w:hanging="720"/>
        <w:rPr>
          <w:noProof/>
        </w:rPr>
      </w:pPr>
      <w:r w:rsidRPr="001869E2">
        <w:rPr>
          <w:noProof/>
        </w:rPr>
        <w:t>103.</w:t>
      </w:r>
      <w:r w:rsidRPr="001869E2">
        <w:rPr>
          <w:noProof/>
        </w:rPr>
        <w:tab/>
        <w:t xml:space="preserve">Vreijling, S.R., et al., </w:t>
      </w:r>
      <w:r w:rsidRPr="001869E2">
        <w:rPr>
          <w:i/>
          <w:noProof/>
        </w:rPr>
        <w:t>Features of immunometabolic depression as predictors of antidepressant treatment outcomes: pooled analysis of four clinical trials.</w:t>
      </w:r>
      <w:r w:rsidRPr="001869E2">
        <w:rPr>
          <w:noProof/>
        </w:rPr>
        <w:t xml:space="preserve"> Br J Psychiatry, 2024. </w:t>
      </w:r>
      <w:r w:rsidRPr="001869E2">
        <w:rPr>
          <w:b/>
          <w:noProof/>
        </w:rPr>
        <w:t>224</w:t>
      </w:r>
      <w:r w:rsidRPr="001869E2">
        <w:rPr>
          <w:noProof/>
        </w:rPr>
        <w:t>(3): p. 89-97.</w:t>
      </w:r>
    </w:p>
    <w:p w14:paraId="3E52AE53" w14:textId="77777777" w:rsidR="001869E2" w:rsidRPr="001869E2" w:rsidRDefault="001869E2" w:rsidP="001869E2">
      <w:pPr>
        <w:pStyle w:val="EndNoteBibliography"/>
        <w:ind w:left="720" w:hanging="720"/>
        <w:rPr>
          <w:noProof/>
        </w:rPr>
      </w:pPr>
      <w:r w:rsidRPr="001869E2">
        <w:rPr>
          <w:noProof/>
        </w:rPr>
        <w:t>104.</w:t>
      </w:r>
      <w:r w:rsidRPr="001869E2">
        <w:rPr>
          <w:noProof/>
        </w:rPr>
        <w:tab/>
        <w:t xml:space="preserve">Penninx, B., et al., </w:t>
      </w:r>
      <w:r w:rsidRPr="001869E2">
        <w:rPr>
          <w:i/>
          <w:noProof/>
        </w:rPr>
        <w:t>Cohort profile of the longitudinal Netherlands Study of Depression and Anxiety (NESDA) on etiology, course and consequences of depressive and anxiety disorders.</w:t>
      </w:r>
      <w:r w:rsidRPr="001869E2">
        <w:rPr>
          <w:noProof/>
        </w:rPr>
        <w:t xml:space="preserve"> J Affect Disord, 2021. </w:t>
      </w:r>
      <w:r w:rsidRPr="001869E2">
        <w:rPr>
          <w:b/>
          <w:noProof/>
        </w:rPr>
        <w:t>287</w:t>
      </w:r>
      <w:r w:rsidRPr="001869E2">
        <w:rPr>
          <w:noProof/>
        </w:rPr>
        <w:t>: p. 69-77.</w:t>
      </w:r>
    </w:p>
    <w:p w14:paraId="756B0804" w14:textId="77777777" w:rsidR="001869E2" w:rsidRPr="001869E2" w:rsidRDefault="001869E2" w:rsidP="001869E2">
      <w:pPr>
        <w:pStyle w:val="EndNoteBibliography"/>
        <w:ind w:left="720" w:hanging="720"/>
        <w:rPr>
          <w:noProof/>
        </w:rPr>
      </w:pPr>
      <w:r w:rsidRPr="001869E2">
        <w:rPr>
          <w:noProof/>
        </w:rPr>
        <w:t>105.</w:t>
      </w:r>
      <w:r w:rsidRPr="001869E2">
        <w:rPr>
          <w:noProof/>
        </w:rPr>
        <w:tab/>
        <w:t xml:space="preserve">Humby, F., et al., </w:t>
      </w:r>
      <w:r w:rsidRPr="001869E2">
        <w:rPr>
          <w:i/>
          <w:noProof/>
        </w:rPr>
        <w:t>Synovial cellular and molecular signatures stratify clinical response to csDMARD therapy and predict radiographic progression in early rheumatoid arthritis patients.</w:t>
      </w:r>
      <w:r w:rsidRPr="001869E2">
        <w:rPr>
          <w:noProof/>
        </w:rPr>
        <w:t xml:space="preserve"> Ann Rheum Dis, 2019. </w:t>
      </w:r>
      <w:r w:rsidRPr="001869E2">
        <w:rPr>
          <w:b/>
          <w:noProof/>
        </w:rPr>
        <w:t>78</w:t>
      </w:r>
      <w:r w:rsidRPr="001869E2">
        <w:rPr>
          <w:noProof/>
        </w:rPr>
        <w:t>(6): p. 761-772.</w:t>
      </w:r>
    </w:p>
    <w:p w14:paraId="20426CDA" w14:textId="77777777" w:rsidR="001869E2" w:rsidRPr="001869E2" w:rsidRDefault="001869E2" w:rsidP="001869E2">
      <w:pPr>
        <w:pStyle w:val="EndNoteBibliography"/>
        <w:ind w:left="720" w:hanging="720"/>
        <w:rPr>
          <w:noProof/>
        </w:rPr>
      </w:pPr>
      <w:r w:rsidRPr="001869E2">
        <w:rPr>
          <w:noProof/>
        </w:rPr>
        <w:t>106.</w:t>
      </w:r>
      <w:r w:rsidRPr="001869E2">
        <w:rPr>
          <w:noProof/>
        </w:rPr>
        <w:tab/>
        <w:t xml:space="preserve">Rooney, M.R., et al., </w:t>
      </w:r>
      <w:r w:rsidRPr="001869E2">
        <w:rPr>
          <w:i/>
          <w:noProof/>
        </w:rPr>
        <w:t>Plasma proteomic comparisons change as coverage expands for SomaLogic and Olink.</w:t>
      </w:r>
      <w:r w:rsidRPr="001869E2">
        <w:rPr>
          <w:noProof/>
        </w:rPr>
        <w:t xml:space="preserve"> medRxiv, 2024: p. 2024.07.11.24310161.</w:t>
      </w:r>
    </w:p>
    <w:p w14:paraId="4E950459" w14:textId="77777777" w:rsidR="001869E2" w:rsidRPr="001869E2" w:rsidRDefault="001869E2" w:rsidP="001869E2">
      <w:pPr>
        <w:pStyle w:val="EndNoteBibliography"/>
        <w:ind w:left="720" w:hanging="720"/>
        <w:rPr>
          <w:noProof/>
        </w:rPr>
      </w:pPr>
      <w:r w:rsidRPr="001869E2">
        <w:rPr>
          <w:noProof/>
        </w:rPr>
        <w:t>107.</w:t>
      </w:r>
      <w:r w:rsidRPr="001869E2">
        <w:rPr>
          <w:noProof/>
        </w:rPr>
        <w:tab/>
        <w:t xml:space="preserve">Bravo-Miana, R.d.C., J.K. Arizaga-Echebarria, and D. Otaegui, </w:t>
      </w:r>
      <w:r w:rsidRPr="001869E2">
        <w:rPr>
          <w:i/>
          <w:noProof/>
        </w:rPr>
        <w:t>Central nervous system-derived extracellular vesicles: the next generation of neural circulating biomarkers?</w:t>
      </w:r>
      <w:r w:rsidRPr="001869E2">
        <w:rPr>
          <w:noProof/>
        </w:rPr>
        <w:t xml:space="preserve"> Translational Neurodegeneration, 2024. </w:t>
      </w:r>
      <w:r w:rsidRPr="001869E2">
        <w:rPr>
          <w:b/>
          <w:noProof/>
        </w:rPr>
        <w:t>13</w:t>
      </w:r>
      <w:r w:rsidRPr="001869E2">
        <w:rPr>
          <w:noProof/>
        </w:rPr>
        <w:t>(1): p. 32.</w:t>
      </w:r>
    </w:p>
    <w:p w14:paraId="36883E7E" w14:textId="77777777" w:rsidR="001869E2" w:rsidRPr="001869E2" w:rsidRDefault="001869E2" w:rsidP="001869E2">
      <w:pPr>
        <w:pStyle w:val="EndNoteBibliography"/>
        <w:ind w:left="720" w:hanging="720"/>
        <w:rPr>
          <w:noProof/>
        </w:rPr>
      </w:pPr>
      <w:r w:rsidRPr="001869E2">
        <w:rPr>
          <w:noProof/>
        </w:rPr>
        <w:t>108.</w:t>
      </w:r>
      <w:r w:rsidRPr="001869E2">
        <w:rPr>
          <w:noProof/>
        </w:rPr>
        <w:tab/>
        <w:t xml:space="preserve">Zhang, J., et al., </w:t>
      </w:r>
      <w:r w:rsidRPr="001869E2">
        <w:rPr>
          <w:i/>
          <w:noProof/>
        </w:rPr>
        <w:t>Plasma proteome analyses in individuals of European and African ancestry identify cis-pQTLs and models for proteome-wide association studies.</w:t>
      </w:r>
      <w:r w:rsidRPr="001869E2">
        <w:rPr>
          <w:noProof/>
        </w:rPr>
        <w:t xml:space="preserve"> Nat Genet, 2022. </w:t>
      </w:r>
      <w:r w:rsidRPr="001869E2">
        <w:rPr>
          <w:b/>
          <w:noProof/>
        </w:rPr>
        <w:t>54</w:t>
      </w:r>
      <w:r w:rsidRPr="001869E2">
        <w:rPr>
          <w:noProof/>
        </w:rPr>
        <w:t>(5): p. 593-602.</w:t>
      </w:r>
    </w:p>
    <w:p w14:paraId="68C3D868" w14:textId="77777777" w:rsidR="001869E2" w:rsidRPr="001869E2" w:rsidRDefault="001869E2" w:rsidP="001869E2">
      <w:pPr>
        <w:pStyle w:val="EndNoteBibliography"/>
        <w:ind w:left="720" w:hanging="720"/>
        <w:rPr>
          <w:noProof/>
        </w:rPr>
      </w:pPr>
      <w:r w:rsidRPr="001869E2">
        <w:rPr>
          <w:noProof/>
        </w:rPr>
        <w:t>109.</w:t>
      </w:r>
      <w:r w:rsidRPr="001869E2">
        <w:rPr>
          <w:noProof/>
        </w:rPr>
        <w:tab/>
        <w:t xml:space="preserve">Dagher, M., et al., </w:t>
      </w:r>
      <w:r w:rsidRPr="001869E2">
        <w:rPr>
          <w:i/>
          <w:noProof/>
        </w:rPr>
        <w:t>nELISA: A high-throughput, high-plex platform enables quantitative profiling of the secretome.</w:t>
      </w:r>
      <w:r w:rsidRPr="001869E2">
        <w:rPr>
          <w:noProof/>
        </w:rPr>
        <w:t xml:space="preserve"> bioRxiv, 2023: p. 2023.04.17.535914.</w:t>
      </w:r>
    </w:p>
    <w:p w14:paraId="2F013B7C" w14:textId="77777777" w:rsidR="001869E2" w:rsidRPr="001869E2" w:rsidRDefault="001869E2" w:rsidP="001869E2">
      <w:pPr>
        <w:pStyle w:val="EndNoteBibliography"/>
        <w:ind w:left="720" w:hanging="720"/>
        <w:rPr>
          <w:noProof/>
        </w:rPr>
      </w:pPr>
      <w:r w:rsidRPr="001869E2">
        <w:rPr>
          <w:noProof/>
        </w:rPr>
        <w:t>110.</w:t>
      </w:r>
      <w:r w:rsidRPr="001869E2">
        <w:rPr>
          <w:noProof/>
        </w:rPr>
        <w:tab/>
        <w:t xml:space="preserve">Feng, W., et al., </w:t>
      </w:r>
      <w:r w:rsidRPr="001869E2">
        <w:rPr>
          <w:i/>
          <w:noProof/>
        </w:rPr>
        <w:t>NULISA: a proteomic liquid biopsy platform with attomolar sensitivity and high multiplexing.</w:t>
      </w:r>
      <w:r w:rsidRPr="001869E2">
        <w:rPr>
          <w:noProof/>
        </w:rPr>
        <w:t xml:space="preserve"> Nature Communications, 2023. </w:t>
      </w:r>
      <w:r w:rsidRPr="001869E2">
        <w:rPr>
          <w:b/>
          <w:noProof/>
        </w:rPr>
        <w:t>14</w:t>
      </w:r>
      <w:r w:rsidRPr="001869E2">
        <w:rPr>
          <w:noProof/>
        </w:rPr>
        <w:t>(1): p. 7238.</w:t>
      </w:r>
    </w:p>
    <w:p w14:paraId="6A876A35" w14:textId="3C51F3C2" w:rsidR="0093130D" w:rsidRPr="006F4C2E" w:rsidRDefault="00B70658" w:rsidP="124E4225">
      <w:pPr>
        <w:spacing w:line="360" w:lineRule="auto"/>
        <w:jc w:val="both"/>
      </w:pPr>
      <w:r>
        <w:fldChar w:fldCharType="end"/>
      </w:r>
    </w:p>
    <w:sectPr w:rsidR="0093130D" w:rsidRPr="006F4C2E" w:rsidSect="00F85147">
      <w:footerReference w:type="default" r:id="rId21"/>
      <w:pgSz w:w="11900" w:h="16840"/>
      <w:pgMar w:top="1440" w:right="1440" w:bottom="1440" w:left="1440" w:header="708" w:footer="708" w:gutter="0"/>
      <w:lnNumType w:countBy="1" w:restart="continuous"/>
      <w:cols w:space="708"/>
      <w:docGrid w:linePitch="40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revets, Wayne [JRDUS]" w:date="2025-03-24T07:23:00Z" w:initials="DW">
    <w:p w14:paraId="2772F1F2" w14:textId="7CF31965" w:rsidR="008875BC" w:rsidRDefault="008875BC">
      <w:pPr>
        <w:pStyle w:val="CommentText"/>
      </w:pPr>
      <w:r>
        <w:rPr>
          <w:rStyle w:val="CommentReference"/>
        </w:rPr>
        <w:annotationRef/>
      </w:r>
      <w:r w:rsidRPr="2E6C7F64">
        <w:t xml:space="preserve">It seems the names of these groups should be presented in quotation marks with first use. Also, if the word count allows, it would be best to insert a phrase indicating how the 3 clusters were named (e.g., based on the predominant protein pathway implicated for each). </w:t>
      </w:r>
    </w:p>
  </w:comment>
  <w:comment w:id="1" w:author="Drevets, Wayne [JRDUS]" w:date="2025-03-24T07:26:00Z" w:initials="DW">
    <w:p w14:paraId="2E692A4B" w14:textId="77A93486" w:rsidR="008875BC" w:rsidRDefault="008875BC">
      <w:pPr>
        <w:pStyle w:val="CommentText"/>
      </w:pPr>
      <w:r>
        <w:rPr>
          <w:rStyle w:val="CommentReference"/>
        </w:rPr>
        <w:annotationRef/>
      </w:r>
      <w:r w:rsidRPr="23AEF6F3">
        <w:t>The "severe atypical" group which was renamed as the immunometabolic subtype was characterized by hyperphagia, weight gain, elevated CRP, letpin, etc.</w:t>
      </w:r>
    </w:p>
  </w:comment>
  <w:comment w:id="2" w:author="Whelan, Christopher   [JRDUS]" w:date="2025-03-02T15:17:00Z" w:initials="CW">
    <w:p w14:paraId="69FD655E" w14:textId="77777777" w:rsidR="00D85CEF" w:rsidRDefault="00D85CEF" w:rsidP="00D85CEF">
      <w:r>
        <w:rPr>
          <w:rStyle w:val="CommentReference"/>
        </w:rPr>
        <w:annotationRef/>
      </w:r>
      <w:r>
        <w:rPr>
          <w:color w:val="000000"/>
          <w:lang w:val="en-GB"/>
        </w:rPr>
        <w:t xml:space="preserve">It would be good to highlight what those limitations are. Under-powered? Not producing consistent results? </w:t>
      </w:r>
    </w:p>
  </w:comment>
  <w:comment w:id="3" w:author="Blighe, Kevin [JANUS Non-J&amp;J]" w:date="2025-03-08T21:08:00Z" w:initials="BN">
    <w:p w14:paraId="7765D763" w14:textId="0CBF87D0" w:rsidR="007B716A" w:rsidRDefault="007B716A">
      <w:pPr>
        <w:pStyle w:val="CommentText"/>
      </w:pPr>
      <w:r>
        <w:rPr>
          <w:rStyle w:val="CommentReference"/>
        </w:rPr>
        <w:annotationRef/>
      </w:r>
      <w:r w:rsidRPr="5B94A588">
        <w:t>Expanded on it somewhat, after having looked at the 5 listed studies</w:t>
      </w:r>
    </w:p>
  </w:comment>
  <w:comment w:id="4" w:author="Drevets, Wayne [JRDUS]" w:date="2025-03-24T07:52:00Z" w:initials="DW">
    <w:p w14:paraId="45B47C06" w14:textId="29353404" w:rsidR="008875BC" w:rsidRDefault="008875BC">
      <w:pPr>
        <w:pStyle w:val="CommentText"/>
      </w:pPr>
      <w:r>
        <w:rPr>
          <w:rStyle w:val="CommentReference"/>
        </w:rPr>
        <w:annotationRef/>
      </w:r>
      <w:r w:rsidRPr="414796D0">
        <w:t xml:space="preserve">Were they also excluded for a history of psychosis or mania? If so this would be important to include here under psychiatric exclusions. </w:t>
      </w:r>
    </w:p>
  </w:comment>
  <w:comment w:id="8" w:author="Drevets, Wayne [JRDUS]" w:date="2025-03-24T07:41:00Z" w:initials="DW">
    <w:p w14:paraId="605654A8" w14:textId="5B5E5FE4" w:rsidR="008875BC" w:rsidRDefault="008875BC">
      <w:pPr>
        <w:pStyle w:val="CommentText"/>
      </w:pPr>
      <w:r>
        <w:rPr>
          <w:rStyle w:val="CommentReference"/>
        </w:rPr>
        <w:annotationRef/>
      </w:r>
      <w:r w:rsidRPr="4E699A45">
        <w:t xml:space="preserve">Why was risk for suicide considered exclusionary, since this would be a potential indicator of more severe MDD? </w:t>
      </w:r>
    </w:p>
  </w:comment>
  <w:comment w:id="9" w:author="Whelan, Christopher   [JRDUS]" w:date="2025-03-26T07:41:00Z" w:initials="W[">
    <w:p w14:paraId="3D0BDFE4" w14:textId="6E048567" w:rsidR="008875BC" w:rsidRDefault="008875BC">
      <w:pPr>
        <w:pStyle w:val="CommentText"/>
      </w:pPr>
      <w:r>
        <w:rPr>
          <w:rStyle w:val="CommentReference"/>
        </w:rPr>
        <w:annotationRef/>
      </w:r>
      <w:r w:rsidRPr="48AEFD76">
        <w:t xml:space="preserve">I believe this was one of the exclusion criteria for the Seltorexant trials (but please correct me if I am mistaken, Wayne). We based our exclusion criteria on the same criteria implemented for Seltorexant. </w:t>
      </w:r>
    </w:p>
  </w:comment>
  <w:comment w:id="5" w:author="Drevets, Wayne [JRDUS]" w:date="2025-03-24T07:45:00Z" w:initials="DW">
    <w:p w14:paraId="02A74C98" w14:textId="14E8E775" w:rsidR="008875BC" w:rsidRDefault="008875BC">
      <w:pPr>
        <w:pStyle w:val="CommentText"/>
      </w:pPr>
      <w:r>
        <w:rPr>
          <w:rStyle w:val="CommentReference"/>
        </w:rPr>
        <w:annotationRef/>
      </w:r>
      <w:r w:rsidRPr="527F22B3">
        <w:t xml:space="preserve">Need to provide details of the medications, viral infections, &amp; comorbidities considered exclusionary need to be added to the Supplement </w:t>
      </w:r>
    </w:p>
  </w:comment>
  <w:comment w:id="6" w:author="Whelan, Christopher   [JRDUS]" w:date="2025-03-26T07:40:00Z" w:initials="W[">
    <w:p w14:paraId="1557F578" w14:textId="26EED087" w:rsidR="008875BC" w:rsidRDefault="008875BC">
      <w:pPr>
        <w:pStyle w:val="CommentText"/>
      </w:pPr>
      <w:r>
        <w:rPr>
          <w:rStyle w:val="CommentReference"/>
        </w:rPr>
        <w:annotationRef/>
      </w:r>
      <w:r>
        <w:fldChar w:fldCharType="begin"/>
      </w:r>
      <w:r>
        <w:instrText xml:space="preserve"> HYPERLINK "mailto:KBlighe1@its.jnj.com"</w:instrText>
      </w:r>
      <w:bookmarkStart w:id="10" w:name="_@_95A4D0C8FCD348AB8DA69E4960B8C407Z"/>
      <w:r>
        <w:fldChar w:fldCharType="separate"/>
      </w:r>
      <w:bookmarkEnd w:id="10"/>
      <w:r w:rsidRPr="6AA840B8">
        <w:rPr>
          <w:rStyle w:val="Mention"/>
          <w:noProof/>
        </w:rPr>
        <w:t>@Blighe, Kevin [JANUS Non-J&amp;J]</w:t>
      </w:r>
      <w:r>
        <w:fldChar w:fldCharType="end"/>
      </w:r>
      <w:r w:rsidRPr="5075A361">
        <w:t xml:space="preserve"> </w:t>
      </w:r>
      <w:r>
        <w:fldChar w:fldCharType="begin"/>
      </w:r>
      <w:r>
        <w:instrText xml:space="preserve"> HYPERLINK "mailto:MSpronk1@its.jnj.com"</w:instrText>
      </w:r>
      <w:bookmarkStart w:id="11" w:name="_@_31D5B9FD0FFF48A39001EB5D81F2B815Z"/>
      <w:r>
        <w:fldChar w:fldCharType="separate"/>
      </w:r>
      <w:bookmarkEnd w:id="11"/>
      <w:r w:rsidRPr="400A0DD9">
        <w:rPr>
          <w:rStyle w:val="Mention"/>
          <w:noProof/>
        </w:rPr>
        <w:t>@Spronk, Marjolein [JRDUS NON-J&amp;J]</w:t>
      </w:r>
      <w:r>
        <w:fldChar w:fldCharType="end"/>
      </w:r>
      <w:r w:rsidRPr="7FC88585">
        <w:t xml:space="preserve">  - per the above, please address in the supplementary materials if you have not done so already.</w:t>
      </w:r>
    </w:p>
  </w:comment>
  <w:comment w:id="7" w:author="Blighe, Kevin [JANUS Non-J&amp;J] [2]" w:date="2025-03-27T21:27:00Z" w:initials="KB">
    <w:p w14:paraId="7EB817A0" w14:textId="77777777" w:rsidR="0013776E" w:rsidRDefault="0013776E" w:rsidP="0013776E">
      <w:pPr>
        <w:pStyle w:val="CommentText"/>
      </w:pPr>
      <w:r>
        <w:rPr>
          <w:rStyle w:val="CommentReference"/>
        </w:rPr>
        <w:annotationRef/>
      </w:r>
      <w:r>
        <w:t>They are elaborated in the Supplementary</w:t>
      </w:r>
    </w:p>
  </w:comment>
  <w:comment w:id="12" w:author="Whelan, Christopher   [JRDUS]" w:date="2025-03-26T17:24:00Z" w:initials="W[">
    <w:p w14:paraId="11314BD6" w14:textId="249A96C3" w:rsidR="00DB12F2" w:rsidRDefault="00DB12F2">
      <w:pPr>
        <w:pStyle w:val="CommentText"/>
      </w:pPr>
      <w:r>
        <w:rPr>
          <w:rStyle w:val="CommentReference"/>
        </w:rPr>
        <w:annotationRef/>
      </w:r>
      <w:r>
        <w:fldChar w:fldCharType="begin"/>
      </w:r>
      <w:r>
        <w:instrText xml:space="preserve"> HYPERLINK "mailto:KBlighe1@its.jnj.com"</w:instrText>
      </w:r>
      <w:bookmarkStart w:id="14" w:name="_@_23CF174DAF704C109C0BBEEB42F72855Z"/>
      <w:r>
        <w:fldChar w:fldCharType="separate"/>
      </w:r>
      <w:bookmarkEnd w:id="14"/>
      <w:r w:rsidRPr="778AE5BC">
        <w:rPr>
          <w:rStyle w:val="Mention"/>
          <w:noProof/>
        </w:rPr>
        <w:t>@Blighe, Kevin [JANUS Non-J&amp;J].</w:t>
      </w:r>
      <w:r>
        <w:fldChar w:fldCharType="end"/>
      </w:r>
      <w:r w:rsidRPr="16005FDD">
        <w:t xml:space="preserve">  - question from Nhu: "Does this also consider excluding participants who self report MDD-like symptoms (i.e. anyone who would have been binned into the “broad MDD” phenotype based on Howard et al., 2018)? " </w:t>
      </w:r>
    </w:p>
  </w:comment>
  <w:comment w:id="13" w:author="Blighe, Kevin [JANUS Non-J&amp;J]" w:date="2025-03-26T23:36:00Z" w:initials="BN">
    <w:p w14:paraId="2676CA8D" w14:textId="3FD13C2C" w:rsidR="00C67581" w:rsidRDefault="00C67581">
      <w:pPr>
        <w:pStyle w:val="CommentText"/>
      </w:pPr>
      <w:r>
        <w:rPr>
          <w:rStyle w:val="CommentReference"/>
        </w:rPr>
        <w:annotationRef/>
      </w:r>
      <w:r w:rsidRPr="324DECDE">
        <w:t xml:space="preserve">I have to assign this to </w:t>
      </w:r>
      <w:r>
        <w:fldChar w:fldCharType="begin"/>
      </w:r>
      <w:r>
        <w:instrText xml:space="preserve"> HYPERLINK "mailto:MSpronk1@its.jnj.com"</w:instrText>
      </w:r>
      <w:bookmarkStart w:id="15" w:name="_@_C847103DC7DC46509A16CEFC9B9BFB47Z"/>
      <w:r>
        <w:fldChar w:fldCharType="separate"/>
      </w:r>
      <w:bookmarkEnd w:id="15"/>
      <w:r w:rsidRPr="66B46170">
        <w:rPr>
          <w:rStyle w:val="Mention"/>
          <w:noProof/>
        </w:rPr>
        <w:t>@Spronk, Marjolein [JRDUS NON-J&amp;J]</w:t>
      </w:r>
      <w:r>
        <w:fldChar w:fldCharType="end"/>
      </w:r>
      <w:r w:rsidRPr="289EE5B2">
        <w:t>, as I am unable to answer.</w:t>
      </w:r>
    </w:p>
  </w:comment>
  <w:comment w:id="18" w:author="Blighe, Kevin [JANUS Non-J&amp;J]" w:date="2025-03-11T21:53:00Z" w:initials="BN">
    <w:p w14:paraId="04EF7106" w14:textId="658E2E02" w:rsidR="00AF4AAF" w:rsidRDefault="00AF4AAF">
      <w:pPr>
        <w:pStyle w:val="CommentText"/>
      </w:pPr>
      <w:r>
        <w:rPr>
          <w:rStyle w:val="CommentReference"/>
        </w:rPr>
        <w:annotationRef/>
      </w:r>
      <w:r w:rsidRPr="4220FCEB">
        <w:t xml:space="preserve">For </w:t>
      </w:r>
      <w:r>
        <w:fldChar w:fldCharType="begin"/>
      </w:r>
      <w:r>
        <w:instrText xml:space="preserve"> HYPERLINK "mailto:MSpronk1@its.jnj.com"</w:instrText>
      </w:r>
      <w:bookmarkStart w:id="19" w:name="_@_79374A6D198740308E1F358E82A09419Z"/>
      <w:r>
        <w:fldChar w:fldCharType="separate"/>
      </w:r>
      <w:bookmarkEnd w:id="19"/>
      <w:r w:rsidRPr="48A4F869">
        <w:rPr>
          <w:rStyle w:val="Mention"/>
          <w:noProof/>
        </w:rPr>
        <w:t>@Spronk, Marjolein [JRDUS NON-J&amp;J]</w:t>
      </w:r>
      <w:r>
        <w:fldChar w:fldCharType="end"/>
      </w:r>
      <w:r w:rsidRPr="0D9C9FC9">
        <w:t xml:space="preserve"> </w:t>
      </w:r>
    </w:p>
  </w:comment>
  <w:comment w:id="16" w:author="Vairavan, Srinivasan [JRDUS]" w:date="2025-03-23T10:59:00Z" w:initials="VS">
    <w:p w14:paraId="2340F56D" w14:textId="62689454" w:rsidR="008875BC" w:rsidRDefault="008875BC">
      <w:pPr>
        <w:pStyle w:val="CommentText"/>
      </w:pPr>
      <w:r>
        <w:rPr>
          <w:rStyle w:val="CommentReference"/>
        </w:rPr>
        <w:annotationRef/>
      </w:r>
      <w:r w:rsidRPr="6126A84C">
        <w:t>Flow is bit jerky without context on the reason for RA dataset creation</w:t>
      </w:r>
    </w:p>
  </w:comment>
  <w:comment w:id="17" w:author="Whelan, Christopher   [JRDUS]" w:date="2025-03-26T08:21:00Z" w:initials="W[">
    <w:p w14:paraId="3CE606C3" w14:textId="14930D67" w:rsidR="008875BC" w:rsidRDefault="008875BC">
      <w:pPr>
        <w:pStyle w:val="CommentText"/>
      </w:pPr>
      <w:r>
        <w:rPr>
          <w:rStyle w:val="CommentReference"/>
        </w:rPr>
        <w:annotationRef/>
      </w:r>
      <w:r w:rsidRPr="474AC7EC">
        <w:t xml:space="preserve">Fixed - thanks, Srini. </w:t>
      </w:r>
    </w:p>
  </w:comment>
  <w:comment w:id="20" w:author="Whelan, Christopher   [JRDUS]" w:date="2025-03-01T16:34:00Z" w:initials="CW">
    <w:p w14:paraId="10BAC6A3" w14:textId="56443AF0" w:rsidR="00FF74A1" w:rsidRDefault="00FF74A1" w:rsidP="00FF74A1">
      <w:r>
        <w:rPr>
          <w:rStyle w:val="CommentReference"/>
        </w:rPr>
        <w:annotationRef/>
      </w:r>
      <w:r>
        <w:rPr>
          <w:color w:val="000000"/>
          <w:lang w:val="en-GB"/>
        </w:rPr>
        <w:t xml:space="preserve">I think we need to include a short paragraph describing how the MDD cohorts were defined in the main text. </w:t>
      </w:r>
    </w:p>
    <w:p w14:paraId="68632205" w14:textId="77777777" w:rsidR="00FF74A1" w:rsidRDefault="00FF74A1" w:rsidP="00FF74A1"/>
    <w:p w14:paraId="22ECF499" w14:textId="77777777" w:rsidR="00FF74A1" w:rsidRDefault="00FF74A1" w:rsidP="00FF74A1">
      <w:r>
        <w:rPr>
          <w:color w:val="000000"/>
          <w:lang w:val="en-GB"/>
        </w:rPr>
        <w:t xml:space="preserve">We also don’t mention anywhere the Rheumatoid Arthritis analysis. The first time it appears, it’s in the Results section, which is quite jarring. We might want to include a sentence in the same paragraph outlining how we also defined a Rheumatoid Arthritis cohort as a positive control. </w:t>
      </w:r>
    </w:p>
  </w:comment>
  <w:comment w:id="21" w:author="Blighe, Kevin [JANUS Non-J&amp;J]" w:date="2025-03-07T22:56:00Z" w:initials="BN">
    <w:p w14:paraId="41533871" w14:textId="40D913BD" w:rsidR="00515B4E" w:rsidRDefault="00515B4E">
      <w:pPr>
        <w:pStyle w:val="CommentText"/>
      </w:pPr>
      <w:r>
        <w:rPr>
          <w:rStyle w:val="CommentReference"/>
        </w:rPr>
        <w:annotationRef/>
      </w:r>
      <w:r w:rsidRPr="1D14DB8B">
        <w:t>Done - I have made them as brief as possible to save on word count. I've pinged Marjolein for the RA selection criteria methods.</w:t>
      </w:r>
    </w:p>
  </w:comment>
  <w:comment w:id="22" w:author="Whelan, Christopher   [JRDUS]" w:date="2025-03-01T16:24:00Z" w:initials="CW">
    <w:p w14:paraId="5CA530A2" w14:textId="0E11EC75" w:rsidR="000C196A" w:rsidRDefault="000C196A" w:rsidP="000C196A">
      <w:r>
        <w:rPr>
          <w:rStyle w:val="CommentReference"/>
        </w:rPr>
        <w:annotationRef/>
      </w:r>
      <w:r>
        <w:rPr>
          <w:color w:val="000000"/>
          <w:lang w:val="en-GB"/>
        </w:rPr>
        <w:t xml:space="preserve">What covariates? It’s unclear what this is referring to. </w:t>
      </w:r>
    </w:p>
  </w:comment>
  <w:comment w:id="23" w:author="Whelan, Christopher   [JRDUS]" w:date="2025-03-04T17:59:00Z" w:initials="CW">
    <w:p w14:paraId="58F6AD1C" w14:textId="77777777" w:rsidR="001B1C8F" w:rsidRDefault="001B1C8F" w:rsidP="001B1C8F">
      <w:r>
        <w:rPr>
          <w:rStyle w:val="CommentReference"/>
        </w:rPr>
        <w:annotationRef/>
      </w:r>
      <w:r>
        <w:rPr>
          <w:lang w:val="en-GB"/>
        </w:rPr>
        <w:t>Is this referring to the co-morbidity enrichment analyses? If so, shouldn’t it have its own heading?</w:t>
      </w:r>
    </w:p>
  </w:comment>
  <w:comment w:id="24" w:author="Blighe, Kevin [JANUS Non-J&amp;J]" w:date="2025-03-07T23:05:00Z" w:initials="BN">
    <w:p w14:paraId="5C8027B4" w14:textId="11414788" w:rsidR="004B50F6" w:rsidRDefault="004B50F6">
      <w:pPr>
        <w:pStyle w:val="CommentText"/>
      </w:pPr>
      <w:r>
        <w:rPr>
          <w:rStyle w:val="CommentReference"/>
        </w:rPr>
        <w:annotationRef/>
      </w:r>
      <w:r w:rsidRPr="6AF81AC6">
        <w:t>It was a sanity check to see if HYDRA did its job - added more clarity to the text.</w:t>
      </w:r>
    </w:p>
  </w:comment>
  <w:comment w:id="25" w:author="Whelan, Christopher   [JRDUS]" w:date="2025-03-01T16:28:00Z" w:initials="CW">
    <w:p w14:paraId="721288EC" w14:textId="52435828" w:rsidR="00F4122F" w:rsidRDefault="00F4122F" w:rsidP="00F4122F">
      <w:r>
        <w:rPr>
          <w:rStyle w:val="CommentReference"/>
        </w:rPr>
        <w:annotationRef/>
      </w:r>
      <w:r>
        <w:rPr>
          <w:color w:val="000000"/>
          <w:lang w:val="en-GB"/>
        </w:rPr>
        <w:t xml:space="preserve">Was this ABSOLUTE mean expression? </w:t>
      </w:r>
    </w:p>
  </w:comment>
  <w:comment w:id="26" w:author="Blighe, Kevin [JANUS Non-J&amp;J]" w:date="2025-03-07T23:07:00Z" w:initials="BN">
    <w:p w14:paraId="2190B942" w14:textId="4A3CA45A" w:rsidR="004B50F6" w:rsidRDefault="004B50F6">
      <w:pPr>
        <w:pStyle w:val="CommentText"/>
      </w:pPr>
      <w:r>
        <w:rPr>
          <w:rStyle w:val="CommentReference"/>
        </w:rPr>
        <w:annotationRef/>
      </w:r>
      <w:r w:rsidRPr="30596836">
        <w:t>Non-absolute - and this was then used to infer direction of effect during the enrichment. Added text to clarify this.</w:t>
      </w:r>
    </w:p>
  </w:comment>
  <w:comment w:id="28" w:author="Whelan, Christopher   [JRDUS]" w:date="2025-03-01T16:52:00Z" w:initials="CW">
    <w:p w14:paraId="707E6388" w14:textId="77777777" w:rsidR="00DC63BB" w:rsidRDefault="00DC63BB" w:rsidP="00DC63BB">
      <w:r>
        <w:rPr>
          <w:rStyle w:val="CommentReference"/>
        </w:rPr>
        <w:annotationRef/>
      </w:r>
      <w:r>
        <w:rPr>
          <w:color w:val="000000"/>
          <w:lang w:val="en-GB"/>
        </w:rPr>
        <w:t xml:space="preserve">Should we include a short paragraph on the pheCODE enrichments since those are outlined in the Results? </w:t>
      </w:r>
    </w:p>
  </w:comment>
  <w:comment w:id="29" w:author="Blighe, Kevin [JANUS Non-J&amp;J]" w:date="2025-03-08T21:16:00Z" w:initials="BN">
    <w:p w14:paraId="57528F1D" w14:textId="265AD1C8" w:rsidR="007B716A" w:rsidRDefault="007B716A">
      <w:pPr>
        <w:pStyle w:val="CommentText"/>
      </w:pPr>
      <w:r>
        <w:rPr>
          <w:rStyle w:val="CommentReference"/>
        </w:rPr>
        <w:annotationRef/>
      </w:r>
      <w:r w:rsidRPr="1DEE7555">
        <w:t>I really wanted to save on word count, so, pushed the methods for PheCode, Length of Depression, Medication Data, and MWB Questionnaire to Supplementary. I'll add brief results for each  in the main text though.</w:t>
      </w:r>
    </w:p>
  </w:comment>
  <w:comment w:id="30" w:author="Vairavan, Srinivasan [JRDUS]" w:date="2025-03-23T11:10:00Z" w:initials="VS">
    <w:p w14:paraId="4AC73AB9" w14:textId="0457C19B" w:rsidR="008875BC" w:rsidRDefault="008875BC">
      <w:pPr>
        <w:pStyle w:val="CommentText"/>
      </w:pPr>
      <w:r>
        <w:rPr>
          <w:rStyle w:val="CommentReference"/>
        </w:rPr>
        <w:annotationRef/>
      </w:r>
      <w:r w:rsidRPr="2D73BF7B">
        <w:t xml:space="preserve">We </w:t>
      </w:r>
      <w:r w:rsidRPr="2D73BF7B">
        <w:t>could keep it general as we have not described any result on the optimal clusters yet</w:t>
      </w:r>
    </w:p>
  </w:comment>
  <w:comment w:id="31" w:author="Vairavan, Srinivasan [JRDUS]" w:date="2025-03-23T11:14:00Z" w:initials="VS">
    <w:p w14:paraId="1E18B308" w14:textId="3BBE418C" w:rsidR="008875BC" w:rsidRDefault="008875BC">
      <w:pPr>
        <w:pStyle w:val="CommentText"/>
      </w:pPr>
      <w:r>
        <w:rPr>
          <w:rStyle w:val="CommentReference"/>
        </w:rPr>
        <w:annotationRef/>
      </w:r>
      <w:r w:rsidRPr="4EE06152">
        <w:t xml:space="preserve">I know we ddi predictions on Training but we don't have to show that results </w:t>
      </w:r>
    </w:p>
  </w:comment>
  <w:comment w:id="32" w:author="Vairavan, Srinivasan [JRDUS]" w:date="2025-03-23T11:16:00Z" w:initials="VS">
    <w:p w14:paraId="3F2E3461" w14:textId="58E9072E" w:rsidR="008875BC" w:rsidRDefault="008875BC">
      <w:pPr>
        <w:pStyle w:val="CommentText"/>
      </w:pPr>
      <w:r>
        <w:rPr>
          <w:rStyle w:val="CommentReference"/>
        </w:rPr>
        <w:annotationRef/>
      </w:r>
      <w:r w:rsidRPr="643813AE">
        <w:t>Same as before as we need not show training predictions</w:t>
      </w:r>
    </w:p>
  </w:comment>
  <w:comment w:id="33" w:author="Drevets, Wayne [JRDUS]" w:date="2025-03-24T08:13:00Z" w:initials="DW">
    <w:p w14:paraId="2F7D8F71" w14:textId="7A2DBBB2" w:rsidR="008875BC" w:rsidRDefault="008875BC">
      <w:pPr>
        <w:pStyle w:val="CommentText"/>
      </w:pPr>
      <w:r>
        <w:rPr>
          <w:rStyle w:val="CommentReference"/>
        </w:rPr>
        <w:annotationRef/>
      </w:r>
      <w:r w:rsidRPr="3DA66D3B">
        <w:t xml:space="preserve">How is this evident in the proteomic signature? The results should be limited to what was actually measured. Instead the description in the highlighted text seems to be a hypothesis regarding function that is inferred from the data, which should instead be moved to the Discussion section. </w:t>
      </w:r>
    </w:p>
  </w:comment>
  <w:comment w:id="34" w:author="Drevets, Wayne [JRDUS]" w:date="2025-03-24T08:14:00Z" w:initials="DW">
    <w:p w14:paraId="18FD9ADD" w14:textId="3476F426" w:rsidR="008875BC" w:rsidRDefault="008875BC">
      <w:pPr>
        <w:pStyle w:val="CommentText"/>
      </w:pPr>
      <w:r>
        <w:rPr>
          <w:rStyle w:val="CommentReference"/>
        </w:rPr>
        <w:annotationRef/>
      </w:r>
      <w:r w:rsidRPr="74CE104F">
        <w:t xml:space="preserve">Notably, this same comment pertains to all of the descriptors that are highlighted here. </w:t>
      </w:r>
    </w:p>
  </w:comment>
  <w:comment w:id="35" w:author="Blighe, Kevin [JANUS Non-J&amp;J] [2]" w:date="2025-03-27T21:30:00Z" w:initials="KB">
    <w:p w14:paraId="1EEFD446" w14:textId="77777777" w:rsidR="00A45566" w:rsidRDefault="00A45566" w:rsidP="00A45566">
      <w:pPr>
        <w:pStyle w:val="CommentText"/>
      </w:pPr>
      <w:r>
        <w:rPr>
          <w:rStyle w:val="CommentReference"/>
        </w:rPr>
        <w:annotationRef/>
      </w:r>
      <w:r>
        <w:t>These are actually direct results via gene enrichment methods; so, they are not yet part of a Discussion.</w:t>
      </w:r>
    </w:p>
  </w:comment>
  <w:comment w:id="36" w:author="Drevets, Wayne [JRDUS]" w:date="2025-03-24T09:26:00Z" w:initials="DW">
    <w:p w14:paraId="58A7908A" w14:textId="74819C4E" w:rsidR="008875BC" w:rsidRDefault="008875BC">
      <w:pPr>
        <w:pStyle w:val="CommentText"/>
      </w:pPr>
      <w:r>
        <w:rPr>
          <w:rStyle w:val="CommentReference"/>
        </w:rPr>
        <w:annotationRef/>
      </w:r>
      <w:r w:rsidRPr="4F723F50">
        <w:t xml:space="preserve">Do these proteins regulate each others protein translation or gene expression? If not, why include the highlighted phrase? </w:t>
      </w:r>
    </w:p>
  </w:comment>
  <w:comment w:id="37" w:author="Drevets, Wayne [JRDUS]" w:date="2025-03-24T09:27:00Z" w:initials="DW">
    <w:p w14:paraId="046C58FF" w14:textId="6E27551A" w:rsidR="008875BC" w:rsidRDefault="008875BC">
      <w:pPr>
        <w:pStyle w:val="CommentText"/>
      </w:pPr>
      <w:r>
        <w:rPr>
          <w:rStyle w:val="CommentReference"/>
        </w:rPr>
        <w:annotationRef/>
      </w:r>
      <w:r w:rsidRPr="0582E978">
        <w:t xml:space="preserve">List here what was actually measured wrt protein levels. </w:t>
      </w:r>
    </w:p>
  </w:comment>
  <w:comment w:id="38" w:author="Drevets, Wayne [JRDUS]" w:date="2025-03-24T09:28:00Z" w:initials="DW">
    <w:p w14:paraId="5815075D" w14:textId="5CCA1F84" w:rsidR="008875BC" w:rsidRDefault="008875BC">
      <w:pPr>
        <w:pStyle w:val="CommentText"/>
      </w:pPr>
      <w:r>
        <w:rPr>
          <w:rStyle w:val="CommentReference"/>
        </w:rPr>
        <w:annotationRef/>
      </w:r>
      <w:r w:rsidRPr="4E41CE35">
        <w:t>Same comment related to the corresponding phrase earlier in this paragraph</w:t>
      </w:r>
    </w:p>
  </w:comment>
  <w:comment w:id="40" w:author="Drevets, Wayne [JRDUS]" w:date="2025-03-24T12:34:00Z" w:initials="DW">
    <w:p w14:paraId="69EA2D00" w14:textId="6030FC08" w:rsidR="008875BC" w:rsidRDefault="008875BC">
      <w:pPr>
        <w:pStyle w:val="CommentText"/>
      </w:pPr>
      <w:r>
        <w:rPr>
          <w:rStyle w:val="CommentReference"/>
        </w:rPr>
        <w:annotationRef/>
      </w:r>
      <w:r w:rsidRPr="683A5423">
        <w:t xml:space="preserve">The description of the Questionnaire should be moved to Methods. Also the timing of the scales should be indicated either here or in the Results (in the discussion it is stated that there could be many years difference between the scale completion and the biosampling  </w:t>
      </w:r>
    </w:p>
  </w:comment>
  <w:comment w:id="39" w:author="Whelan, Christopher   [JRDUS]" w:date="2025-03-26T08:06:00Z" w:initials="W[">
    <w:p w14:paraId="5C3B0C34" w14:textId="6A1B3926" w:rsidR="008875BC" w:rsidRDefault="008875BC">
      <w:pPr>
        <w:pStyle w:val="CommentText"/>
      </w:pPr>
      <w:r>
        <w:rPr>
          <w:rStyle w:val="CommentReference"/>
        </w:rPr>
        <w:annotationRef/>
      </w:r>
      <w:r w:rsidRPr="35862497">
        <w:t xml:space="preserve">Agreed. </w:t>
      </w:r>
      <w:r>
        <w:fldChar w:fldCharType="begin"/>
      </w:r>
      <w:r>
        <w:instrText xml:space="preserve"> HYPERLINK "mailto:KBlighe1@its.jnj.com"</w:instrText>
      </w:r>
      <w:bookmarkStart w:id="42" w:name="_@_218C7D57C4BC48CB9B68ED2BB707E437Z"/>
      <w:r>
        <w:fldChar w:fldCharType="separate"/>
      </w:r>
      <w:bookmarkEnd w:id="42"/>
      <w:r w:rsidRPr="6BE50926">
        <w:rPr>
          <w:rStyle w:val="Mention"/>
          <w:noProof/>
        </w:rPr>
        <w:t>@Blighe, Kevin [JANUS Non-J&amp;J]</w:t>
      </w:r>
      <w:r>
        <w:fldChar w:fldCharType="end"/>
      </w:r>
      <w:r w:rsidRPr="3A46E94B">
        <w:t xml:space="preserve">  or </w:t>
      </w:r>
      <w:r>
        <w:fldChar w:fldCharType="begin"/>
      </w:r>
      <w:r>
        <w:instrText xml:space="preserve"> HYPERLINK "mailto:MSpronk1@its.jnj.com"</w:instrText>
      </w:r>
      <w:bookmarkStart w:id="43" w:name="_@_EE3D707902694852ACF0FD450898DB41Z"/>
      <w:r>
        <w:fldChar w:fldCharType="separate"/>
      </w:r>
      <w:bookmarkEnd w:id="43"/>
      <w:r w:rsidRPr="6B2B945D">
        <w:rPr>
          <w:rStyle w:val="Mention"/>
          <w:noProof/>
        </w:rPr>
        <w:t>@Spronk, Marjolein [JRDUS NON-J&amp;J]</w:t>
      </w:r>
      <w:r>
        <w:fldChar w:fldCharType="end"/>
      </w:r>
      <w:r w:rsidRPr="1CDC6276">
        <w:t xml:space="preserve">  - can you please include a paragraph on the Mental Wellbeing Questionnaire in the Methods?</w:t>
      </w:r>
    </w:p>
  </w:comment>
  <w:comment w:id="41" w:author="Blighe, Kevin [JANUS Non-J&amp;J] [2]" w:date="2025-03-26T23:43:00Z" w:initials="KB">
    <w:p w14:paraId="41B61A2E" w14:textId="77777777" w:rsidR="00D802AD" w:rsidRDefault="00D802AD" w:rsidP="00D802AD">
      <w:pPr>
        <w:pStyle w:val="CommentText"/>
      </w:pPr>
      <w:r>
        <w:rPr>
          <w:rStyle w:val="CommentReference"/>
        </w:rPr>
        <w:annotationRef/>
      </w:r>
      <w:r>
        <w:t>Done</w:t>
      </w:r>
    </w:p>
  </w:comment>
  <w:comment w:id="44" w:author="Whelan, Christopher   [JRDUS]" w:date="2025-03-01T16:49:00Z" w:initials="CW">
    <w:p w14:paraId="332F1E0B" w14:textId="4D0CC42C" w:rsidR="000C53CB" w:rsidRDefault="000C53CB" w:rsidP="000C53CB">
      <w:r>
        <w:rPr>
          <w:rStyle w:val="CommentReference"/>
        </w:rPr>
        <w:annotationRef/>
      </w:r>
      <w:r>
        <w:rPr>
          <w:color w:val="000000"/>
          <w:lang w:val="en-GB"/>
        </w:rPr>
        <w:t xml:space="preserve">Should this point to a table or a supplementary table that lists the statistically significant associations? </w:t>
      </w:r>
    </w:p>
  </w:comment>
  <w:comment w:id="45" w:author="Blighe, Kevin [JANUS Non-J&amp;J]" w:date="2025-03-08T21:31:00Z" w:initials="BN">
    <w:p w14:paraId="04ABB4CC" w14:textId="0ADD4B2D" w:rsidR="009A00AB" w:rsidRDefault="00006C44">
      <w:pPr>
        <w:pStyle w:val="CommentText"/>
      </w:pPr>
      <w:r>
        <w:rPr>
          <w:rStyle w:val="CommentReference"/>
        </w:rPr>
        <w:annotationRef/>
      </w:r>
      <w:r w:rsidRPr="6CAE2982">
        <w:t>I thought to just keep it descriptive and brief, as some of the enrichments in the table would just raise questions to reviewers. Let me know if you think otherwise and we should include a Supplementary Table.</w:t>
      </w:r>
    </w:p>
  </w:comment>
  <w:comment w:id="46" w:author="Whelan, Christopher   [JRDUS]" w:date="2025-03-13T21:35:00Z" w:initials="CW">
    <w:p w14:paraId="3540877B" w14:textId="77777777" w:rsidR="002915D4" w:rsidRDefault="002915D4" w:rsidP="002915D4">
      <w:r>
        <w:rPr>
          <w:rStyle w:val="CommentReference"/>
        </w:rPr>
        <w:annotationRef/>
      </w:r>
      <w:r>
        <w:rPr>
          <w:lang w:val="en-GB"/>
        </w:rPr>
        <w:t>I think we should probably include it in the supplementary materials</w:t>
      </w:r>
    </w:p>
  </w:comment>
  <w:comment w:id="47" w:author="Blighe, Kevin [JANUS Non-J&amp;J] [2]" w:date="2025-03-26T22:51:00Z" w:initials="KB">
    <w:p w14:paraId="0DC5C7F6" w14:textId="77777777" w:rsidR="00F964CF" w:rsidRDefault="00F964CF" w:rsidP="00F964CF">
      <w:pPr>
        <w:pStyle w:val="CommentText"/>
      </w:pPr>
      <w:r>
        <w:rPr>
          <w:rStyle w:val="CommentReference"/>
        </w:rPr>
        <w:annotationRef/>
      </w:r>
      <w:r>
        <w:t>A summarised version of these methods will be in the Main Methods shortly.</w:t>
      </w:r>
    </w:p>
  </w:comment>
  <w:comment w:id="48" w:author="Whelan, Christopher   [JRDUS]" w:date="2025-03-26T17:29:00Z" w:initials="W[">
    <w:p w14:paraId="0ABA4E34" w14:textId="0AD618E4" w:rsidR="00531A78" w:rsidRDefault="00531A78">
      <w:pPr>
        <w:pStyle w:val="CommentText"/>
      </w:pPr>
      <w:r>
        <w:rPr>
          <w:rStyle w:val="CommentReference"/>
        </w:rPr>
        <w:annotationRef/>
      </w:r>
      <w:r w:rsidRPr="66A60A9E">
        <w:t xml:space="preserve">Question from Nhu: </w:t>
      </w:r>
    </w:p>
    <w:p w14:paraId="67730D23" w14:textId="7750873D" w:rsidR="00531A78" w:rsidRDefault="00531A78">
      <w:pPr>
        <w:pStyle w:val="CommentText"/>
      </w:pPr>
    </w:p>
    <w:p w14:paraId="0F9E6376" w14:textId="55DA0963" w:rsidR="00531A78" w:rsidRDefault="00531A78">
      <w:pPr>
        <w:pStyle w:val="CommentText"/>
      </w:pPr>
      <w:r w:rsidRPr="69AB1729">
        <w:t xml:space="preserve">"Would this even pass multiple testing corrections? With 209 fields corresponding to 298 data columns, we are looking at a multiple testing correction of at least p &lt; 2.3 e-4" </w:t>
      </w:r>
    </w:p>
  </w:comment>
  <w:comment w:id="49" w:author="Blighe, Kevin [JANUS Non-J&amp;J] [2]" w:date="2025-03-27T21:42:00Z" w:initials="KB">
    <w:p w14:paraId="717D7188" w14:textId="77777777" w:rsidR="0093263C" w:rsidRDefault="0093263C" w:rsidP="0093263C">
      <w:pPr>
        <w:pStyle w:val="CommentText"/>
      </w:pPr>
      <w:r>
        <w:rPr>
          <w:rStyle w:val="CommentReference"/>
        </w:rPr>
        <w:annotationRef/>
      </w:r>
      <w:r>
        <w:t>Likely not, but this was just a Chi-square test, and I’m not accustomed to performing p-value adjustment for such tests. If a reviewer asks, we can adjust them, but it would be a minor point.</w:t>
      </w:r>
    </w:p>
  </w:comment>
  <w:comment w:id="50" w:author="Whelan, Christopher   [JRDUS]" w:date="2025-03-26T17:35:00Z" w:initials="W[">
    <w:p w14:paraId="37580C9B" w14:textId="24532574" w:rsidR="00D36C9F" w:rsidRDefault="00D36C9F">
      <w:pPr>
        <w:pStyle w:val="CommentText"/>
      </w:pPr>
      <w:r>
        <w:rPr>
          <w:rStyle w:val="CommentReference"/>
        </w:rPr>
        <w:annotationRef/>
      </w:r>
      <w:r w:rsidRPr="1AE8E4B9">
        <w:t>Comment from Nhu: 107 years for max years of self report depression seems unlikely. Could Kevin please double check this? Also, are these models adjusted for age? Just want to make sure that people in C1 are not generally older, while C3 are younger, which could artificially skew the results. </w:t>
      </w:r>
    </w:p>
    <w:p w14:paraId="0F8E88C7" w14:textId="7549FDD0" w:rsidR="00D36C9F" w:rsidRDefault="00D36C9F">
      <w:pPr>
        <w:pStyle w:val="CommentText"/>
      </w:pPr>
    </w:p>
    <w:p w14:paraId="4D762D9F" w14:textId="3680AFE1" w:rsidR="00D36C9F" w:rsidRDefault="00D36C9F">
      <w:pPr>
        <w:pStyle w:val="CommentText"/>
      </w:pPr>
      <w:r w:rsidRPr="1F25151D">
        <w:t>I also realize there is no description of the statistical models used for this evaluation in the main text or supplement, so unclear what covariates are included. </w:t>
      </w:r>
    </w:p>
  </w:comment>
  <w:comment w:id="51" w:author="Blighe, Kevin [JANUS Non-J&amp;J] [2]" w:date="2025-03-27T21:58:00Z" w:initials="KB">
    <w:p w14:paraId="2EBF2AEB" w14:textId="77777777" w:rsidR="002E1B72" w:rsidRDefault="002E1B72" w:rsidP="002E1B72">
      <w:pPr>
        <w:pStyle w:val="CommentText"/>
      </w:pPr>
      <w:r>
        <w:rPr>
          <w:rStyle w:val="CommentReference"/>
        </w:rPr>
        <w:annotationRef/>
      </w:r>
      <w:r>
        <w:t>Assumed outlier and removed. I have re-calculated the mean and max values.</w:t>
      </w:r>
    </w:p>
  </w:comment>
  <w:comment w:id="52" w:author="Whelan, Christopher   [JRDUS]" w:date="2025-03-27T18:54:00Z" w:initials="CW">
    <w:p w14:paraId="1D5ABFBB" w14:textId="77777777" w:rsidR="007F330E" w:rsidRDefault="007F330E" w:rsidP="007F330E">
      <w:r>
        <w:rPr>
          <w:rStyle w:val="CommentReference"/>
        </w:rPr>
        <w:annotationRef/>
      </w:r>
      <w:r>
        <w:rPr>
          <w:color w:val="000000"/>
          <w:lang w:val="en-GB"/>
        </w:rPr>
        <w:t>FOR JPUBS REVIEWER:</w:t>
      </w:r>
    </w:p>
    <w:p w14:paraId="3D7A3B0E" w14:textId="77777777" w:rsidR="007F330E" w:rsidRDefault="007F330E" w:rsidP="007F330E"/>
    <w:p w14:paraId="09A35B42" w14:textId="77777777" w:rsidR="007F330E" w:rsidRDefault="007F330E" w:rsidP="007F330E">
      <w:r>
        <w:rPr>
          <w:color w:val="000000"/>
          <w:lang w:val="en-GB"/>
        </w:rPr>
        <w:t xml:space="preserve">Please note that due to last-minute requests for revisions to the imaging analysis, this section may be expanded upon in later versions. I will provide J&amp;J legal with an updated version, incorporating any changes or additions to this section, as soon as it is ready (most likely, by the first week of April). Thank you for your patience. </w:t>
      </w:r>
    </w:p>
  </w:comment>
  <w:comment w:id="53" w:author="Whelan, Christopher   [JRDUS]" w:date="2025-03-26T08:29:00Z" w:initials="W[">
    <w:p w14:paraId="53197DC5" w14:textId="2F848D99" w:rsidR="008875BC" w:rsidRDefault="008875BC">
      <w:pPr>
        <w:pStyle w:val="CommentText"/>
      </w:pPr>
      <w:r>
        <w:rPr>
          <w:rStyle w:val="CommentReference"/>
        </w:rPr>
        <w:annotationRef/>
      </w:r>
      <w:r>
        <w:fldChar w:fldCharType="begin"/>
      </w:r>
      <w:r>
        <w:instrText xml:space="preserve"> HYPERLINK "mailto:KBlighe1@its.jnj.com"</w:instrText>
      </w:r>
      <w:bookmarkStart w:id="55" w:name="_@_C7A6B8D089F44DB886049E1AC71049C6Z"/>
      <w:r>
        <w:fldChar w:fldCharType="separate"/>
      </w:r>
      <w:bookmarkEnd w:id="55"/>
      <w:r w:rsidRPr="163558E7">
        <w:rPr>
          <w:rStyle w:val="Mention"/>
          <w:noProof/>
        </w:rPr>
        <w:t>@Blighe, Kevin [JANUS Non-J&amp;J]</w:t>
      </w:r>
      <w:r>
        <w:fldChar w:fldCharType="end"/>
      </w:r>
      <w:r w:rsidRPr="334CB169">
        <w:t xml:space="preserve">  would it be possible to expand this table to include the top 20 and bottom 20 proteins? If this would be unmanageable, let's discuss. My sense is that this table is not fully capturing the breadth of proteins that drive each subtype. </w:t>
      </w:r>
    </w:p>
  </w:comment>
  <w:comment w:id="54" w:author="Blighe, Kevin [JANUS Non-J&amp;J] [2]" w:date="2025-03-26T22:23:00Z" w:initials="KB">
    <w:p w14:paraId="57DC17B3" w14:textId="77777777" w:rsidR="008B3A62" w:rsidRDefault="008B3A62" w:rsidP="008B3A62">
      <w:pPr>
        <w:pStyle w:val="CommentText"/>
      </w:pPr>
      <w:r>
        <w:rPr>
          <w:rStyle w:val="CommentReference"/>
        </w:rPr>
        <w:annotationRef/>
      </w:r>
      <w:r>
        <w:t>Done. I am already seeing some key proteins in the expanded top 20 lists.</w:t>
      </w:r>
    </w:p>
  </w:comment>
  <w:comment w:id="56" w:author="Vairavan, Srinivasan [JRDUS]" w:date="2025-03-23T12:13:00Z" w:initials="VS">
    <w:p w14:paraId="372E97FC" w14:textId="5B88CBB0" w:rsidR="008875BC" w:rsidRDefault="008875BC">
      <w:pPr>
        <w:pStyle w:val="CommentText"/>
      </w:pPr>
      <w:r>
        <w:rPr>
          <w:rStyle w:val="CommentReference"/>
        </w:rPr>
        <w:annotationRef/>
      </w:r>
      <w:r w:rsidRPr="0FBA1B48">
        <w:t xml:space="preserve">If you are performing KS test, then it would be good to mention which cluster is </w:t>
      </w:r>
      <w:r w:rsidRPr="0FBA1B48">
        <w:t>enriched and what is the comparison clusters. Like ALT was compared C1 vs C2, was it significant was C1 dominant. Please correct this table, I would add a column "Cluster Comparison"</w:t>
      </w:r>
    </w:p>
  </w:comment>
  <w:comment w:id="57" w:author="Whelan, Christopher   [JRDUS]" w:date="2025-03-27T18:53:00Z" w:initials="CW">
    <w:p w14:paraId="28111B4D" w14:textId="77777777" w:rsidR="007F330E" w:rsidRDefault="007F330E" w:rsidP="007F330E">
      <w:r>
        <w:rPr>
          <w:rStyle w:val="CommentReference"/>
        </w:rPr>
        <w:annotationRef/>
      </w:r>
      <w:r>
        <w:rPr>
          <w:color w:val="000000"/>
          <w:lang w:val="en-GB"/>
        </w:rPr>
        <w:t>FOR JPUBS REVIEWER:</w:t>
      </w:r>
    </w:p>
    <w:p w14:paraId="33511EBB" w14:textId="77777777" w:rsidR="007F330E" w:rsidRDefault="007F330E" w:rsidP="007F330E"/>
    <w:p w14:paraId="66EF2C15" w14:textId="77777777" w:rsidR="007F330E" w:rsidRDefault="007F330E" w:rsidP="007F330E">
      <w:r>
        <w:rPr>
          <w:color w:val="000000"/>
          <w:lang w:val="en-GB"/>
        </w:rPr>
        <w:t xml:space="preserve">Please note that due to last-minute requests for revisions to the imaging analysis, Figure 3 needs to be re-generated. I will send a copy of this figure as son as it is generated. Apologies for any inconvenience.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72F1F2" w15:done="1"/>
  <w15:commentEx w15:paraId="2E692A4B" w15:done="1"/>
  <w15:commentEx w15:paraId="69FD655E" w15:done="1"/>
  <w15:commentEx w15:paraId="7765D763" w15:paraIdParent="69FD655E" w15:done="1"/>
  <w15:commentEx w15:paraId="45B47C06" w15:done="1"/>
  <w15:commentEx w15:paraId="605654A8" w15:done="1"/>
  <w15:commentEx w15:paraId="3D0BDFE4" w15:paraIdParent="605654A8" w15:done="1"/>
  <w15:commentEx w15:paraId="02A74C98" w15:done="1"/>
  <w15:commentEx w15:paraId="1557F578" w15:paraIdParent="02A74C98" w15:done="1"/>
  <w15:commentEx w15:paraId="7EB817A0" w15:paraIdParent="02A74C98" w15:done="1"/>
  <w15:commentEx w15:paraId="11314BD6" w15:done="0"/>
  <w15:commentEx w15:paraId="2676CA8D" w15:paraIdParent="11314BD6" w15:done="0"/>
  <w15:commentEx w15:paraId="04EF7106" w15:done="1"/>
  <w15:commentEx w15:paraId="2340F56D" w15:done="1"/>
  <w15:commentEx w15:paraId="3CE606C3" w15:paraIdParent="2340F56D" w15:done="1"/>
  <w15:commentEx w15:paraId="22ECF499" w15:done="1"/>
  <w15:commentEx w15:paraId="41533871" w15:paraIdParent="22ECF499" w15:done="1"/>
  <w15:commentEx w15:paraId="5CA530A2" w15:done="1"/>
  <w15:commentEx w15:paraId="58F6AD1C" w15:paraIdParent="5CA530A2" w15:done="1"/>
  <w15:commentEx w15:paraId="5C8027B4" w15:paraIdParent="5CA530A2" w15:done="1"/>
  <w15:commentEx w15:paraId="721288EC" w15:done="1"/>
  <w15:commentEx w15:paraId="2190B942" w15:paraIdParent="721288EC" w15:done="1"/>
  <w15:commentEx w15:paraId="707E6388" w15:done="1"/>
  <w15:commentEx w15:paraId="57528F1D" w15:paraIdParent="707E6388" w15:done="1"/>
  <w15:commentEx w15:paraId="4AC73AB9" w15:done="1"/>
  <w15:commentEx w15:paraId="1E18B308" w15:done="1"/>
  <w15:commentEx w15:paraId="3F2E3461" w15:done="1"/>
  <w15:commentEx w15:paraId="2F7D8F71" w15:done="1"/>
  <w15:commentEx w15:paraId="18FD9ADD" w15:paraIdParent="2F7D8F71" w15:done="1"/>
  <w15:commentEx w15:paraId="1EEFD446" w15:paraIdParent="2F7D8F71" w15:done="1"/>
  <w15:commentEx w15:paraId="58A7908A" w15:done="1"/>
  <w15:commentEx w15:paraId="046C58FF" w15:done="1"/>
  <w15:commentEx w15:paraId="5815075D" w15:done="1"/>
  <w15:commentEx w15:paraId="69EA2D00" w15:done="1"/>
  <w15:commentEx w15:paraId="5C3B0C34" w15:paraIdParent="69EA2D00" w15:done="1"/>
  <w15:commentEx w15:paraId="41B61A2E" w15:paraIdParent="69EA2D00" w15:done="1"/>
  <w15:commentEx w15:paraId="332F1E0B" w15:done="1"/>
  <w15:commentEx w15:paraId="04ABB4CC" w15:paraIdParent="332F1E0B" w15:done="1"/>
  <w15:commentEx w15:paraId="3540877B" w15:paraIdParent="332F1E0B" w15:done="1"/>
  <w15:commentEx w15:paraId="0DC5C7F6" w15:paraIdParent="332F1E0B" w15:done="1"/>
  <w15:commentEx w15:paraId="0F9E6376" w15:done="1"/>
  <w15:commentEx w15:paraId="717D7188" w15:paraIdParent="0F9E6376" w15:done="1"/>
  <w15:commentEx w15:paraId="4D762D9F" w15:done="1"/>
  <w15:commentEx w15:paraId="2EBF2AEB" w15:paraIdParent="4D762D9F" w15:done="1"/>
  <w15:commentEx w15:paraId="09A35B42" w15:done="0"/>
  <w15:commentEx w15:paraId="53197DC5" w15:done="1"/>
  <w15:commentEx w15:paraId="57DC17B3" w15:paraIdParent="53197DC5" w15:done="1"/>
  <w15:commentEx w15:paraId="372E97FC" w15:done="1"/>
  <w15:commentEx w15:paraId="66EF2C1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069E9A" w16cex:dateUtc="2025-03-24T14:23:00Z">
    <w16cex:extLst>
      <w16:ext w16:uri="{CE6994B0-6A32-4C9F-8C6B-6E91EDA988CE}">
        <cr:reactions xmlns:cr="http://schemas.microsoft.com/office/comments/2020/reactions">
          <cr:reaction reactionType="1">
            <cr:reactionInfo dateUtc="2025-03-24T14:47:28Z">
              <cr:user userId="S::cwhelan4@its.jnj.com::1f3e1228-9746-4599-a660-68f50125a861" userProvider="AD" userName="Whelan, Christopher   [JRDUS]"/>
            </cr:reactionInfo>
          </cr:reaction>
        </cr:reactions>
      </w16:ext>
    </w16cex:extLst>
  </w16cex:commentExtensible>
  <w16cex:commentExtensible w16cex:durableId="745E44A7" w16cex:dateUtc="2025-03-24T14:26:00Z"/>
  <w16cex:commentExtensible w16cex:durableId="04400BA5" w16cex:dateUtc="2025-03-02T20:17:00Z"/>
  <w16cex:commentExtensible w16cex:durableId="78524B8B" w16cex:dateUtc="2025-03-08T19:08:00Z"/>
  <w16cex:commentExtensible w16cex:durableId="6CFCEDEF" w16cex:dateUtc="2025-03-24T14:52:00Z"/>
  <w16cex:commentExtensible w16cex:durableId="0CFD9654" w16cex:dateUtc="2025-03-24T14:41:00Z"/>
  <w16cex:commentExtensible w16cex:durableId="4EAB33CF" w16cex:dateUtc="2025-03-26T11:41:00Z"/>
  <w16cex:commentExtensible w16cex:durableId="0954886C" w16cex:dateUtc="2025-03-24T14:45:00Z"/>
  <w16cex:commentExtensible w16cex:durableId="2A70D322" w16cex:dateUtc="2025-03-26T11:40:00Z"/>
  <w16cex:commentExtensible w16cex:durableId="162C9E04" w16cex:dateUtc="2025-03-27T19:27:00Z"/>
  <w16cex:commentExtensible w16cex:durableId="0FADEE2F" w16cex:dateUtc="2025-03-26T21:24:00Z"/>
  <w16cex:commentExtensible w16cex:durableId="7AD17819" w16cex:dateUtc="2025-03-26T21:36:00Z"/>
  <w16cex:commentExtensible w16cex:durableId="33A5C4CE" w16cex:dateUtc="2025-03-11T19:53:00Z"/>
  <w16cex:commentExtensible w16cex:durableId="6447FA17" w16cex:dateUtc="2025-03-23T14:59:00Z"/>
  <w16cex:commentExtensible w16cex:durableId="0DB73A1E" w16cex:dateUtc="2025-03-26T12:21:00Z"/>
  <w16cex:commentExtensible w16cex:durableId="2F32668F" w16cex:dateUtc="2025-03-01T21:34:00Z"/>
  <w16cex:commentExtensible w16cex:durableId="191829BA" w16cex:dateUtc="2025-03-07T20:56:00Z"/>
  <w16cex:commentExtensible w16cex:durableId="63C79A60" w16cex:dateUtc="2025-03-01T21:24:00Z"/>
  <w16cex:commentExtensible w16cex:durableId="28BC6C07" w16cex:dateUtc="2025-03-04T22:59:00Z"/>
  <w16cex:commentExtensible w16cex:durableId="548B14B6" w16cex:dateUtc="2025-03-07T21:05:00Z"/>
  <w16cex:commentExtensible w16cex:durableId="68384334" w16cex:dateUtc="2025-03-01T21:28:00Z"/>
  <w16cex:commentExtensible w16cex:durableId="0B1BF23F" w16cex:dateUtc="2025-03-07T21:07:00Z"/>
  <w16cex:commentExtensible w16cex:durableId="516EFEB5" w16cex:dateUtc="2025-03-01T21:52:00Z"/>
  <w16cex:commentExtensible w16cex:durableId="58B1A04A" w16cex:dateUtc="2025-03-08T19:16:00Z"/>
  <w16cex:commentExtensible w16cex:durableId="5A841975" w16cex:dateUtc="2025-03-23T15:10:00Z"/>
  <w16cex:commentExtensible w16cex:durableId="782B56B6" w16cex:dateUtc="2025-03-23T15:14:00Z"/>
  <w16cex:commentExtensible w16cex:durableId="0C2E336C" w16cex:dateUtc="2025-03-23T15:16:00Z"/>
  <w16cex:commentExtensible w16cex:durableId="0FAA0A24" w16cex:dateUtc="2025-03-24T15:13:00Z"/>
  <w16cex:commentExtensible w16cex:durableId="4B9CEC61" w16cex:dateUtc="2025-03-24T15:14:00Z"/>
  <w16cex:commentExtensible w16cex:durableId="5E4DAAD8" w16cex:dateUtc="2025-03-27T19:30:00Z"/>
  <w16cex:commentExtensible w16cex:durableId="3FDAF1F0" w16cex:dateUtc="2025-03-24T16:26:00Z"/>
  <w16cex:commentExtensible w16cex:durableId="3A31EAC8" w16cex:dateUtc="2025-03-24T16:27:00Z"/>
  <w16cex:commentExtensible w16cex:durableId="0C3AEBF6" w16cex:dateUtc="2025-03-24T16:28:00Z"/>
  <w16cex:commentExtensible w16cex:durableId="10AF2732" w16cex:dateUtc="2025-03-24T19:34:00Z"/>
  <w16cex:commentExtensible w16cex:durableId="22FF763B" w16cex:dateUtc="2025-03-26T12:06:00Z"/>
  <w16cex:commentExtensible w16cex:durableId="50C765E9" w16cex:dateUtc="2025-03-26T21:43:00Z"/>
  <w16cex:commentExtensible w16cex:durableId="03258C73" w16cex:dateUtc="2025-03-01T21:49:00Z"/>
  <w16cex:commentExtensible w16cex:durableId="29513C5F" w16cex:dateUtc="2025-03-08T19:31:00Z"/>
  <w16cex:commentExtensible w16cex:durableId="275C1B10" w16cex:dateUtc="2025-03-14T01:35:00Z"/>
  <w16cex:commentExtensible w16cex:durableId="6B53AD41" w16cex:dateUtc="2025-03-26T20:51:00Z"/>
  <w16cex:commentExtensible w16cex:durableId="261A74EB" w16cex:dateUtc="2025-03-26T21:29:00Z"/>
  <w16cex:commentExtensible w16cex:durableId="402C2E00" w16cex:dateUtc="2025-03-27T19:42:00Z"/>
  <w16cex:commentExtensible w16cex:durableId="0B123906" w16cex:dateUtc="2025-03-26T21:35:00Z"/>
  <w16cex:commentExtensible w16cex:durableId="4291180A" w16cex:dateUtc="2025-03-27T19:58:00Z"/>
  <w16cex:commentExtensible w16cex:durableId="219A61A9" w16cex:dateUtc="2025-03-27T22:54:00Z"/>
  <w16cex:commentExtensible w16cex:durableId="3F794810" w16cex:dateUtc="2025-03-26T12:29:00Z"/>
  <w16cex:commentExtensible w16cex:durableId="1DD43369" w16cex:dateUtc="2025-03-26T20:23:00Z"/>
  <w16cex:commentExtensible w16cex:durableId="1B4D3ABD" w16cex:dateUtc="2025-03-23T16:13:00Z"/>
  <w16cex:commentExtensible w16cex:durableId="50229AED" w16cex:dateUtc="2025-03-27T22: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72F1F2" w16cid:durableId="3B069E9A"/>
  <w16cid:commentId w16cid:paraId="2E692A4B" w16cid:durableId="745E44A7"/>
  <w16cid:commentId w16cid:paraId="69FD655E" w16cid:durableId="04400BA5"/>
  <w16cid:commentId w16cid:paraId="7765D763" w16cid:durableId="78524B8B"/>
  <w16cid:commentId w16cid:paraId="45B47C06" w16cid:durableId="6CFCEDEF"/>
  <w16cid:commentId w16cid:paraId="605654A8" w16cid:durableId="0CFD9654"/>
  <w16cid:commentId w16cid:paraId="3D0BDFE4" w16cid:durableId="4EAB33CF"/>
  <w16cid:commentId w16cid:paraId="02A74C98" w16cid:durableId="0954886C"/>
  <w16cid:commentId w16cid:paraId="1557F578" w16cid:durableId="2A70D322"/>
  <w16cid:commentId w16cid:paraId="7EB817A0" w16cid:durableId="162C9E04"/>
  <w16cid:commentId w16cid:paraId="11314BD6" w16cid:durableId="0FADEE2F"/>
  <w16cid:commentId w16cid:paraId="2676CA8D" w16cid:durableId="7AD17819"/>
  <w16cid:commentId w16cid:paraId="04EF7106" w16cid:durableId="33A5C4CE"/>
  <w16cid:commentId w16cid:paraId="2340F56D" w16cid:durableId="6447FA17"/>
  <w16cid:commentId w16cid:paraId="3CE606C3" w16cid:durableId="0DB73A1E"/>
  <w16cid:commentId w16cid:paraId="22ECF499" w16cid:durableId="2F32668F"/>
  <w16cid:commentId w16cid:paraId="41533871" w16cid:durableId="191829BA"/>
  <w16cid:commentId w16cid:paraId="5CA530A2" w16cid:durableId="63C79A60"/>
  <w16cid:commentId w16cid:paraId="58F6AD1C" w16cid:durableId="28BC6C07"/>
  <w16cid:commentId w16cid:paraId="5C8027B4" w16cid:durableId="548B14B6"/>
  <w16cid:commentId w16cid:paraId="721288EC" w16cid:durableId="68384334"/>
  <w16cid:commentId w16cid:paraId="2190B942" w16cid:durableId="0B1BF23F"/>
  <w16cid:commentId w16cid:paraId="707E6388" w16cid:durableId="516EFEB5"/>
  <w16cid:commentId w16cid:paraId="57528F1D" w16cid:durableId="58B1A04A"/>
  <w16cid:commentId w16cid:paraId="4AC73AB9" w16cid:durableId="5A841975"/>
  <w16cid:commentId w16cid:paraId="1E18B308" w16cid:durableId="782B56B6"/>
  <w16cid:commentId w16cid:paraId="3F2E3461" w16cid:durableId="0C2E336C"/>
  <w16cid:commentId w16cid:paraId="2F7D8F71" w16cid:durableId="0FAA0A24"/>
  <w16cid:commentId w16cid:paraId="18FD9ADD" w16cid:durableId="4B9CEC61"/>
  <w16cid:commentId w16cid:paraId="1EEFD446" w16cid:durableId="5E4DAAD8"/>
  <w16cid:commentId w16cid:paraId="58A7908A" w16cid:durableId="3FDAF1F0"/>
  <w16cid:commentId w16cid:paraId="046C58FF" w16cid:durableId="3A31EAC8"/>
  <w16cid:commentId w16cid:paraId="5815075D" w16cid:durableId="0C3AEBF6"/>
  <w16cid:commentId w16cid:paraId="69EA2D00" w16cid:durableId="10AF2732"/>
  <w16cid:commentId w16cid:paraId="5C3B0C34" w16cid:durableId="22FF763B"/>
  <w16cid:commentId w16cid:paraId="41B61A2E" w16cid:durableId="50C765E9"/>
  <w16cid:commentId w16cid:paraId="332F1E0B" w16cid:durableId="03258C73"/>
  <w16cid:commentId w16cid:paraId="04ABB4CC" w16cid:durableId="29513C5F"/>
  <w16cid:commentId w16cid:paraId="3540877B" w16cid:durableId="275C1B10"/>
  <w16cid:commentId w16cid:paraId="0DC5C7F6" w16cid:durableId="6B53AD41"/>
  <w16cid:commentId w16cid:paraId="0F9E6376" w16cid:durableId="261A74EB"/>
  <w16cid:commentId w16cid:paraId="717D7188" w16cid:durableId="402C2E00"/>
  <w16cid:commentId w16cid:paraId="4D762D9F" w16cid:durableId="0B123906"/>
  <w16cid:commentId w16cid:paraId="2EBF2AEB" w16cid:durableId="4291180A"/>
  <w16cid:commentId w16cid:paraId="09A35B42" w16cid:durableId="219A61A9"/>
  <w16cid:commentId w16cid:paraId="53197DC5" w16cid:durableId="3F794810"/>
  <w16cid:commentId w16cid:paraId="57DC17B3" w16cid:durableId="1DD43369"/>
  <w16cid:commentId w16cid:paraId="372E97FC" w16cid:durableId="1B4D3ABD"/>
  <w16cid:commentId w16cid:paraId="66EF2C15" w16cid:durableId="50229AE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4E164" w14:textId="77777777" w:rsidR="00FF1A55" w:rsidRDefault="00FF1A55" w:rsidP="00104830">
      <w:r>
        <w:separator/>
      </w:r>
    </w:p>
    <w:p w14:paraId="0FB78D67" w14:textId="77777777" w:rsidR="00FF1A55" w:rsidRDefault="00FF1A55"/>
  </w:endnote>
  <w:endnote w:type="continuationSeparator" w:id="0">
    <w:p w14:paraId="2D84FF0E" w14:textId="77777777" w:rsidR="00FF1A55" w:rsidRDefault="00FF1A55" w:rsidP="00104830">
      <w:r>
        <w:continuationSeparator/>
      </w:r>
    </w:p>
    <w:p w14:paraId="623993D3" w14:textId="77777777" w:rsidR="00FF1A55" w:rsidRDefault="00FF1A55"/>
  </w:endnote>
  <w:endnote w:type="continuationNotice" w:id="1">
    <w:p w14:paraId="65DAA804" w14:textId="77777777" w:rsidR="00FF1A55" w:rsidRDefault="00FF1A55"/>
    <w:p w14:paraId="106C8B8E" w14:textId="77777777" w:rsidR="00FF1A55" w:rsidRDefault="00FF1A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FreeSans">
    <w:panose1 w:val="020B0604020202020204"/>
    <w:charset w:val="00"/>
    <w:family w:val="roman"/>
    <w:pitch w:val="default"/>
  </w:font>
  <w:font w:name="Times">
    <w:altName w:val="Times New Roman"/>
    <w:panose1 w:val="00000500000000020000"/>
    <w:charset w:val="00"/>
    <w:family w:val="roman"/>
    <w:pitch w:val="variable"/>
    <w:sig w:usb0="E0002EFF" w:usb1="C000785B"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2643056"/>
      <w:docPartObj>
        <w:docPartGallery w:val="Page Numbers (Bottom of Page)"/>
        <w:docPartUnique/>
      </w:docPartObj>
    </w:sdtPr>
    <w:sdtContent>
      <w:p w14:paraId="449F234D" w14:textId="34F78D57" w:rsidR="006164B9" w:rsidRDefault="006164B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36</w:t>
        </w:r>
        <w:r>
          <w:rPr>
            <w:rStyle w:val="PageNumber"/>
          </w:rPr>
          <w:fldChar w:fldCharType="end"/>
        </w:r>
      </w:p>
    </w:sdtContent>
  </w:sdt>
  <w:p w14:paraId="546D7643" w14:textId="655B767D" w:rsidR="00783326" w:rsidRDefault="00783326" w:rsidP="006164B9">
    <w:pPr>
      <w:ind w:right="360"/>
    </w:pPr>
  </w:p>
  <w:p w14:paraId="065ED703" w14:textId="77777777" w:rsidR="00783326" w:rsidRDefault="007833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09973" w14:textId="77777777" w:rsidR="00FF1A55" w:rsidRDefault="00FF1A55" w:rsidP="00104830">
      <w:r>
        <w:separator/>
      </w:r>
    </w:p>
    <w:p w14:paraId="484B8141" w14:textId="77777777" w:rsidR="00FF1A55" w:rsidRDefault="00FF1A55"/>
  </w:footnote>
  <w:footnote w:type="continuationSeparator" w:id="0">
    <w:p w14:paraId="1041D549" w14:textId="77777777" w:rsidR="00FF1A55" w:rsidRDefault="00FF1A55" w:rsidP="00104830">
      <w:r>
        <w:continuationSeparator/>
      </w:r>
    </w:p>
    <w:p w14:paraId="48A010C2" w14:textId="77777777" w:rsidR="00FF1A55" w:rsidRDefault="00FF1A55"/>
  </w:footnote>
  <w:footnote w:type="continuationNotice" w:id="1">
    <w:p w14:paraId="5598ACEC" w14:textId="77777777" w:rsidR="00FF1A55" w:rsidRDefault="00FF1A55"/>
    <w:p w14:paraId="5D2EBC6A" w14:textId="77777777" w:rsidR="00FF1A55" w:rsidRDefault="00FF1A55"/>
  </w:footnote>
</w:footnotes>
</file>

<file path=word/intelligence2.xml><?xml version="1.0" encoding="utf-8"?>
<int2:intelligence xmlns:int2="http://schemas.microsoft.com/office/intelligence/2020/intelligence" xmlns:oel="http://schemas.microsoft.com/office/2019/extlst">
  <int2:observations>
    <int2:textHash int2:hashCode="IkmDHKJ9lfCgWe" int2:id="2ZzSHBmE">
      <int2:state int2:value="Rejected" int2:type="AugLoop_Text_Critique"/>
    </int2:textHash>
    <int2:textHash int2:hashCode="I2i/Vos+LFel1u" int2:id="mqDgVozj">
      <int2:state int2:value="Rejected" int2:type="AugLoop_Text_Critique"/>
    </int2:textHash>
    <int2:textHash int2:hashCode="iJreovBDxca6lh" int2:id="qrYVvuas">
      <int2:state int2:value="Rejected" int2:type="AugLoop_Text_Critique"/>
    </int2:textHash>
    <int2:textHash int2:hashCode="LJnO+aPPzgaK3A" int2:id="rXP7imrr">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decimal"/>
      <w:lvlText w:val="%1."/>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CD82CE"/>
    <w:multiLevelType w:val="hybridMultilevel"/>
    <w:tmpl w:val="640479A2"/>
    <w:lvl w:ilvl="0" w:tplc="C4D6BD94">
      <w:start w:val="1"/>
      <w:numFmt w:val="bullet"/>
      <w:lvlText w:val=""/>
      <w:lvlJc w:val="left"/>
      <w:pPr>
        <w:ind w:left="720" w:hanging="360"/>
      </w:pPr>
      <w:rPr>
        <w:rFonts w:ascii="Symbol" w:hAnsi="Symbol" w:hint="default"/>
      </w:rPr>
    </w:lvl>
    <w:lvl w:ilvl="1" w:tplc="70944B1E">
      <w:start w:val="1"/>
      <w:numFmt w:val="bullet"/>
      <w:lvlText w:val="o"/>
      <w:lvlJc w:val="left"/>
      <w:pPr>
        <w:ind w:left="1440" w:hanging="360"/>
      </w:pPr>
      <w:rPr>
        <w:rFonts w:ascii="Courier New" w:hAnsi="Courier New" w:hint="default"/>
      </w:rPr>
    </w:lvl>
    <w:lvl w:ilvl="2" w:tplc="19BA3634">
      <w:start w:val="1"/>
      <w:numFmt w:val="bullet"/>
      <w:lvlText w:val=""/>
      <w:lvlJc w:val="left"/>
      <w:pPr>
        <w:ind w:left="2160" w:hanging="360"/>
      </w:pPr>
      <w:rPr>
        <w:rFonts w:ascii="Wingdings" w:hAnsi="Wingdings" w:hint="default"/>
      </w:rPr>
    </w:lvl>
    <w:lvl w:ilvl="3" w:tplc="B3DC7DD8">
      <w:start w:val="1"/>
      <w:numFmt w:val="bullet"/>
      <w:lvlText w:val=""/>
      <w:lvlJc w:val="left"/>
      <w:pPr>
        <w:ind w:left="2880" w:hanging="360"/>
      </w:pPr>
      <w:rPr>
        <w:rFonts w:ascii="Symbol" w:hAnsi="Symbol" w:hint="default"/>
      </w:rPr>
    </w:lvl>
    <w:lvl w:ilvl="4" w:tplc="64765942">
      <w:start w:val="1"/>
      <w:numFmt w:val="bullet"/>
      <w:lvlText w:val="o"/>
      <w:lvlJc w:val="left"/>
      <w:pPr>
        <w:ind w:left="3600" w:hanging="360"/>
      </w:pPr>
      <w:rPr>
        <w:rFonts w:ascii="Courier New" w:hAnsi="Courier New" w:hint="default"/>
      </w:rPr>
    </w:lvl>
    <w:lvl w:ilvl="5" w:tplc="AAC4D28A">
      <w:start w:val="1"/>
      <w:numFmt w:val="bullet"/>
      <w:lvlText w:val=""/>
      <w:lvlJc w:val="left"/>
      <w:pPr>
        <w:ind w:left="4320" w:hanging="360"/>
      </w:pPr>
      <w:rPr>
        <w:rFonts w:ascii="Wingdings" w:hAnsi="Wingdings" w:hint="default"/>
      </w:rPr>
    </w:lvl>
    <w:lvl w:ilvl="6" w:tplc="8D14CE92">
      <w:start w:val="1"/>
      <w:numFmt w:val="bullet"/>
      <w:lvlText w:val=""/>
      <w:lvlJc w:val="left"/>
      <w:pPr>
        <w:ind w:left="5040" w:hanging="360"/>
      </w:pPr>
      <w:rPr>
        <w:rFonts w:ascii="Symbol" w:hAnsi="Symbol" w:hint="default"/>
      </w:rPr>
    </w:lvl>
    <w:lvl w:ilvl="7" w:tplc="691270E0">
      <w:start w:val="1"/>
      <w:numFmt w:val="bullet"/>
      <w:lvlText w:val="o"/>
      <w:lvlJc w:val="left"/>
      <w:pPr>
        <w:ind w:left="5760" w:hanging="360"/>
      </w:pPr>
      <w:rPr>
        <w:rFonts w:ascii="Courier New" w:hAnsi="Courier New" w:hint="default"/>
      </w:rPr>
    </w:lvl>
    <w:lvl w:ilvl="8" w:tplc="E4288B16">
      <w:start w:val="1"/>
      <w:numFmt w:val="bullet"/>
      <w:lvlText w:val=""/>
      <w:lvlJc w:val="left"/>
      <w:pPr>
        <w:ind w:left="6480" w:hanging="360"/>
      </w:pPr>
      <w:rPr>
        <w:rFonts w:ascii="Wingdings" w:hAnsi="Wingdings" w:hint="default"/>
      </w:rPr>
    </w:lvl>
  </w:abstractNum>
  <w:abstractNum w:abstractNumId="2" w15:restartNumberingAfterBreak="0">
    <w:nsid w:val="05CA17DA"/>
    <w:multiLevelType w:val="hybridMultilevel"/>
    <w:tmpl w:val="06204DDE"/>
    <w:lvl w:ilvl="0" w:tplc="A7A05296">
      <w:start w:val="1"/>
      <w:numFmt w:val="bullet"/>
      <w:lvlText w:val=""/>
      <w:lvlJc w:val="left"/>
      <w:pPr>
        <w:ind w:left="720" w:hanging="360"/>
      </w:pPr>
      <w:rPr>
        <w:rFonts w:ascii="Symbol" w:hAnsi="Symbol" w:hint="default"/>
      </w:rPr>
    </w:lvl>
    <w:lvl w:ilvl="1" w:tplc="C9E4D4F8">
      <w:start w:val="1"/>
      <w:numFmt w:val="bullet"/>
      <w:lvlText w:val="o"/>
      <w:lvlJc w:val="left"/>
      <w:pPr>
        <w:ind w:left="1440" w:hanging="360"/>
      </w:pPr>
      <w:rPr>
        <w:rFonts w:ascii="Courier New" w:hAnsi="Courier New" w:hint="default"/>
      </w:rPr>
    </w:lvl>
    <w:lvl w:ilvl="2" w:tplc="EB663474">
      <w:start w:val="1"/>
      <w:numFmt w:val="bullet"/>
      <w:lvlText w:val=""/>
      <w:lvlJc w:val="left"/>
      <w:pPr>
        <w:ind w:left="2160" w:hanging="360"/>
      </w:pPr>
      <w:rPr>
        <w:rFonts w:ascii="Wingdings" w:hAnsi="Wingdings" w:hint="default"/>
      </w:rPr>
    </w:lvl>
    <w:lvl w:ilvl="3" w:tplc="BD2E44E6">
      <w:start w:val="1"/>
      <w:numFmt w:val="bullet"/>
      <w:lvlText w:val=""/>
      <w:lvlJc w:val="left"/>
      <w:pPr>
        <w:ind w:left="2880" w:hanging="360"/>
      </w:pPr>
      <w:rPr>
        <w:rFonts w:ascii="Symbol" w:hAnsi="Symbol" w:hint="default"/>
      </w:rPr>
    </w:lvl>
    <w:lvl w:ilvl="4" w:tplc="C07616DA">
      <w:start w:val="1"/>
      <w:numFmt w:val="bullet"/>
      <w:lvlText w:val="o"/>
      <w:lvlJc w:val="left"/>
      <w:pPr>
        <w:ind w:left="3600" w:hanging="360"/>
      </w:pPr>
      <w:rPr>
        <w:rFonts w:ascii="Courier New" w:hAnsi="Courier New" w:hint="default"/>
      </w:rPr>
    </w:lvl>
    <w:lvl w:ilvl="5" w:tplc="2056EE5A">
      <w:start w:val="1"/>
      <w:numFmt w:val="bullet"/>
      <w:lvlText w:val=""/>
      <w:lvlJc w:val="left"/>
      <w:pPr>
        <w:ind w:left="4320" w:hanging="360"/>
      </w:pPr>
      <w:rPr>
        <w:rFonts w:ascii="Wingdings" w:hAnsi="Wingdings" w:hint="default"/>
      </w:rPr>
    </w:lvl>
    <w:lvl w:ilvl="6" w:tplc="763A1AEC">
      <w:start w:val="1"/>
      <w:numFmt w:val="bullet"/>
      <w:lvlText w:val=""/>
      <w:lvlJc w:val="left"/>
      <w:pPr>
        <w:ind w:left="5040" w:hanging="360"/>
      </w:pPr>
      <w:rPr>
        <w:rFonts w:ascii="Symbol" w:hAnsi="Symbol" w:hint="default"/>
      </w:rPr>
    </w:lvl>
    <w:lvl w:ilvl="7" w:tplc="337210D4">
      <w:start w:val="1"/>
      <w:numFmt w:val="bullet"/>
      <w:lvlText w:val="o"/>
      <w:lvlJc w:val="left"/>
      <w:pPr>
        <w:ind w:left="5760" w:hanging="360"/>
      </w:pPr>
      <w:rPr>
        <w:rFonts w:ascii="Courier New" w:hAnsi="Courier New" w:hint="default"/>
      </w:rPr>
    </w:lvl>
    <w:lvl w:ilvl="8" w:tplc="DC6812CE">
      <w:start w:val="1"/>
      <w:numFmt w:val="bullet"/>
      <w:lvlText w:val=""/>
      <w:lvlJc w:val="left"/>
      <w:pPr>
        <w:ind w:left="6480" w:hanging="360"/>
      </w:pPr>
      <w:rPr>
        <w:rFonts w:ascii="Wingdings" w:hAnsi="Wingdings" w:hint="default"/>
      </w:rPr>
    </w:lvl>
  </w:abstractNum>
  <w:abstractNum w:abstractNumId="3" w15:restartNumberingAfterBreak="0">
    <w:nsid w:val="09187F7C"/>
    <w:multiLevelType w:val="hybridMultilevel"/>
    <w:tmpl w:val="39AE32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EE6FC3"/>
    <w:multiLevelType w:val="hybridMultilevel"/>
    <w:tmpl w:val="FFFFFFFF"/>
    <w:lvl w:ilvl="0" w:tplc="86B2E2EA">
      <w:start w:val="1"/>
      <w:numFmt w:val="bullet"/>
      <w:lvlText w:val=""/>
      <w:lvlJc w:val="left"/>
      <w:pPr>
        <w:ind w:left="720" w:hanging="360"/>
      </w:pPr>
      <w:rPr>
        <w:rFonts w:ascii="Symbol" w:hAnsi="Symbol" w:hint="default"/>
      </w:rPr>
    </w:lvl>
    <w:lvl w:ilvl="1" w:tplc="E5A45DB2">
      <w:start w:val="1"/>
      <w:numFmt w:val="bullet"/>
      <w:lvlText w:val="o"/>
      <w:lvlJc w:val="left"/>
      <w:pPr>
        <w:ind w:left="1440" w:hanging="360"/>
      </w:pPr>
      <w:rPr>
        <w:rFonts w:ascii="Courier New" w:hAnsi="Courier New" w:hint="default"/>
      </w:rPr>
    </w:lvl>
    <w:lvl w:ilvl="2" w:tplc="E37EE2DC">
      <w:start w:val="1"/>
      <w:numFmt w:val="bullet"/>
      <w:lvlText w:val=""/>
      <w:lvlJc w:val="left"/>
      <w:pPr>
        <w:ind w:left="2160" w:hanging="360"/>
      </w:pPr>
      <w:rPr>
        <w:rFonts w:ascii="Wingdings" w:hAnsi="Wingdings" w:hint="default"/>
      </w:rPr>
    </w:lvl>
    <w:lvl w:ilvl="3" w:tplc="CA5A7CE4">
      <w:start w:val="1"/>
      <w:numFmt w:val="bullet"/>
      <w:lvlText w:val=""/>
      <w:lvlJc w:val="left"/>
      <w:pPr>
        <w:ind w:left="2880" w:hanging="360"/>
      </w:pPr>
      <w:rPr>
        <w:rFonts w:ascii="Symbol" w:hAnsi="Symbol" w:hint="default"/>
      </w:rPr>
    </w:lvl>
    <w:lvl w:ilvl="4" w:tplc="CA56BC8C">
      <w:start w:val="1"/>
      <w:numFmt w:val="bullet"/>
      <w:lvlText w:val="o"/>
      <w:lvlJc w:val="left"/>
      <w:pPr>
        <w:ind w:left="3600" w:hanging="360"/>
      </w:pPr>
      <w:rPr>
        <w:rFonts w:ascii="Courier New" w:hAnsi="Courier New" w:hint="default"/>
      </w:rPr>
    </w:lvl>
    <w:lvl w:ilvl="5" w:tplc="DE76FF00">
      <w:start w:val="1"/>
      <w:numFmt w:val="bullet"/>
      <w:lvlText w:val=""/>
      <w:lvlJc w:val="left"/>
      <w:pPr>
        <w:ind w:left="4320" w:hanging="360"/>
      </w:pPr>
      <w:rPr>
        <w:rFonts w:ascii="Wingdings" w:hAnsi="Wingdings" w:hint="default"/>
      </w:rPr>
    </w:lvl>
    <w:lvl w:ilvl="6" w:tplc="48CE6C56">
      <w:start w:val="1"/>
      <w:numFmt w:val="bullet"/>
      <w:lvlText w:val=""/>
      <w:lvlJc w:val="left"/>
      <w:pPr>
        <w:ind w:left="5040" w:hanging="360"/>
      </w:pPr>
      <w:rPr>
        <w:rFonts w:ascii="Symbol" w:hAnsi="Symbol" w:hint="default"/>
      </w:rPr>
    </w:lvl>
    <w:lvl w:ilvl="7" w:tplc="901852CE">
      <w:start w:val="1"/>
      <w:numFmt w:val="bullet"/>
      <w:lvlText w:val="o"/>
      <w:lvlJc w:val="left"/>
      <w:pPr>
        <w:ind w:left="5760" w:hanging="360"/>
      </w:pPr>
      <w:rPr>
        <w:rFonts w:ascii="Courier New" w:hAnsi="Courier New" w:hint="default"/>
      </w:rPr>
    </w:lvl>
    <w:lvl w:ilvl="8" w:tplc="0BB6A7EC">
      <w:start w:val="1"/>
      <w:numFmt w:val="bullet"/>
      <w:lvlText w:val=""/>
      <w:lvlJc w:val="left"/>
      <w:pPr>
        <w:ind w:left="6480" w:hanging="360"/>
      </w:pPr>
      <w:rPr>
        <w:rFonts w:ascii="Wingdings" w:hAnsi="Wingdings" w:hint="default"/>
      </w:rPr>
    </w:lvl>
  </w:abstractNum>
  <w:abstractNum w:abstractNumId="5" w15:restartNumberingAfterBreak="0">
    <w:nsid w:val="0E84D116"/>
    <w:multiLevelType w:val="hybridMultilevel"/>
    <w:tmpl w:val="FFFFFFFF"/>
    <w:lvl w:ilvl="0" w:tplc="1D58314A">
      <w:start w:val="1"/>
      <w:numFmt w:val="bullet"/>
      <w:lvlText w:val=""/>
      <w:lvlJc w:val="left"/>
      <w:pPr>
        <w:ind w:left="720" w:hanging="360"/>
      </w:pPr>
      <w:rPr>
        <w:rFonts w:ascii="Symbol" w:hAnsi="Symbol" w:hint="default"/>
      </w:rPr>
    </w:lvl>
    <w:lvl w:ilvl="1" w:tplc="30C69A0E">
      <w:start w:val="1"/>
      <w:numFmt w:val="bullet"/>
      <w:lvlText w:val="o"/>
      <w:lvlJc w:val="left"/>
      <w:pPr>
        <w:ind w:left="1440" w:hanging="360"/>
      </w:pPr>
      <w:rPr>
        <w:rFonts w:ascii="Courier New" w:hAnsi="Courier New" w:hint="default"/>
      </w:rPr>
    </w:lvl>
    <w:lvl w:ilvl="2" w:tplc="7BD0814A">
      <w:start w:val="1"/>
      <w:numFmt w:val="bullet"/>
      <w:lvlText w:val=""/>
      <w:lvlJc w:val="left"/>
      <w:pPr>
        <w:ind w:left="2160" w:hanging="360"/>
      </w:pPr>
      <w:rPr>
        <w:rFonts w:ascii="Wingdings" w:hAnsi="Wingdings" w:hint="default"/>
      </w:rPr>
    </w:lvl>
    <w:lvl w:ilvl="3" w:tplc="9A040FBE">
      <w:start w:val="1"/>
      <w:numFmt w:val="bullet"/>
      <w:lvlText w:val=""/>
      <w:lvlJc w:val="left"/>
      <w:pPr>
        <w:ind w:left="2880" w:hanging="360"/>
      </w:pPr>
      <w:rPr>
        <w:rFonts w:ascii="Symbol" w:hAnsi="Symbol" w:hint="default"/>
      </w:rPr>
    </w:lvl>
    <w:lvl w:ilvl="4" w:tplc="285A549E">
      <w:start w:val="1"/>
      <w:numFmt w:val="bullet"/>
      <w:lvlText w:val="o"/>
      <w:lvlJc w:val="left"/>
      <w:pPr>
        <w:ind w:left="3600" w:hanging="360"/>
      </w:pPr>
      <w:rPr>
        <w:rFonts w:ascii="Courier New" w:hAnsi="Courier New" w:hint="default"/>
      </w:rPr>
    </w:lvl>
    <w:lvl w:ilvl="5" w:tplc="C0C4CD60">
      <w:start w:val="1"/>
      <w:numFmt w:val="bullet"/>
      <w:lvlText w:val=""/>
      <w:lvlJc w:val="left"/>
      <w:pPr>
        <w:ind w:left="4320" w:hanging="360"/>
      </w:pPr>
      <w:rPr>
        <w:rFonts w:ascii="Wingdings" w:hAnsi="Wingdings" w:hint="default"/>
      </w:rPr>
    </w:lvl>
    <w:lvl w:ilvl="6" w:tplc="6D3628F6">
      <w:start w:val="1"/>
      <w:numFmt w:val="bullet"/>
      <w:lvlText w:val=""/>
      <w:lvlJc w:val="left"/>
      <w:pPr>
        <w:ind w:left="5040" w:hanging="360"/>
      </w:pPr>
      <w:rPr>
        <w:rFonts w:ascii="Symbol" w:hAnsi="Symbol" w:hint="default"/>
      </w:rPr>
    </w:lvl>
    <w:lvl w:ilvl="7" w:tplc="AAC2783E">
      <w:start w:val="1"/>
      <w:numFmt w:val="bullet"/>
      <w:lvlText w:val="o"/>
      <w:lvlJc w:val="left"/>
      <w:pPr>
        <w:ind w:left="5760" w:hanging="360"/>
      </w:pPr>
      <w:rPr>
        <w:rFonts w:ascii="Courier New" w:hAnsi="Courier New" w:hint="default"/>
      </w:rPr>
    </w:lvl>
    <w:lvl w:ilvl="8" w:tplc="81F4F5FC">
      <w:start w:val="1"/>
      <w:numFmt w:val="bullet"/>
      <w:lvlText w:val=""/>
      <w:lvlJc w:val="left"/>
      <w:pPr>
        <w:ind w:left="6480" w:hanging="360"/>
      </w:pPr>
      <w:rPr>
        <w:rFonts w:ascii="Wingdings" w:hAnsi="Wingdings" w:hint="default"/>
      </w:rPr>
    </w:lvl>
  </w:abstractNum>
  <w:abstractNum w:abstractNumId="6" w15:restartNumberingAfterBreak="0">
    <w:nsid w:val="0EECE3ED"/>
    <w:multiLevelType w:val="hybridMultilevel"/>
    <w:tmpl w:val="97AC18FE"/>
    <w:lvl w:ilvl="0" w:tplc="412C8434">
      <w:start w:val="1"/>
      <w:numFmt w:val="bullet"/>
      <w:lvlText w:val=""/>
      <w:lvlJc w:val="left"/>
      <w:pPr>
        <w:ind w:left="720" w:hanging="360"/>
      </w:pPr>
      <w:rPr>
        <w:rFonts w:ascii="Symbol" w:hAnsi="Symbol" w:hint="default"/>
      </w:rPr>
    </w:lvl>
    <w:lvl w:ilvl="1" w:tplc="27D8DDCA">
      <w:start w:val="1"/>
      <w:numFmt w:val="bullet"/>
      <w:lvlText w:val="o"/>
      <w:lvlJc w:val="left"/>
      <w:pPr>
        <w:ind w:left="1440" w:hanging="360"/>
      </w:pPr>
      <w:rPr>
        <w:rFonts w:ascii="Courier New" w:hAnsi="Courier New" w:hint="default"/>
      </w:rPr>
    </w:lvl>
    <w:lvl w:ilvl="2" w:tplc="1562A4DA">
      <w:start w:val="1"/>
      <w:numFmt w:val="bullet"/>
      <w:lvlText w:val=""/>
      <w:lvlJc w:val="left"/>
      <w:pPr>
        <w:ind w:left="2160" w:hanging="360"/>
      </w:pPr>
      <w:rPr>
        <w:rFonts w:ascii="Wingdings" w:hAnsi="Wingdings" w:hint="default"/>
      </w:rPr>
    </w:lvl>
    <w:lvl w:ilvl="3" w:tplc="F230D2FC">
      <w:start w:val="1"/>
      <w:numFmt w:val="bullet"/>
      <w:lvlText w:val=""/>
      <w:lvlJc w:val="left"/>
      <w:pPr>
        <w:ind w:left="2880" w:hanging="360"/>
      </w:pPr>
      <w:rPr>
        <w:rFonts w:ascii="Symbol" w:hAnsi="Symbol" w:hint="default"/>
      </w:rPr>
    </w:lvl>
    <w:lvl w:ilvl="4" w:tplc="95543B0C">
      <w:start w:val="1"/>
      <w:numFmt w:val="bullet"/>
      <w:lvlText w:val="o"/>
      <w:lvlJc w:val="left"/>
      <w:pPr>
        <w:ind w:left="3600" w:hanging="360"/>
      </w:pPr>
      <w:rPr>
        <w:rFonts w:ascii="Courier New" w:hAnsi="Courier New" w:hint="default"/>
      </w:rPr>
    </w:lvl>
    <w:lvl w:ilvl="5" w:tplc="8B8AB4AC">
      <w:start w:val="1"/>
      <w:numFmt w:val="bullet"/>
      <w:lvlText w:val=""/>
      <w:lvlJc w:val="left"/>
      <w:pPr>
        <w:ind w:left="4320" w:hanging="360"/>
      </w:pPr>
      <w:rPr>
        <w:rFonts w:ascii="Wingdings" w:hAnsi="Wingdings" w:hint="default"/>
      </w:rPr>
    </w:lvl>
    <w:lvl w:ilvl="6" w:tplc="A6466C8C">
      <w:start w:val="1"/>
      <w:numFmt w:val="bullet"/>
      <w:lvlText w:val=""/>
      <w:lvlJc w:val="left"/>
      <w:pPr>
        <w:ind w:left="5040" w:hanging="360"/>
      </w:pPr>
      <w:rPr>
        <w:rFonts w:ascii="Symbol" w:hAnsi="Symbol" w:hint="default"/>
      </w:rPr>
    </w:lvl>
    <w:lvl w:ilvl="7" w:tplc="993E5398">
      <w:start w:val="1"/>
      <w:numFmt w:val="bullet"/>
      <w:lvlText w:val="o"/>
      <w:lvlJc w:val="left"/>
      <w:pPr>
        <w:ind w:left="5760" w:hanging="360"/>
      </w:pPr>
      <w:rPr>
        <w:rFonts w:ascii="Courier New" w:hAnsi="Courier New" w:hint="default"/>
      </w:rPr>
    </w:lvl>
    <w:lvl w:ilvl="8" w:tplc="864E02D0">
      <w:start w:val="1"/>
      <w:numFmt w:val="bullet"/>
      <w:lvlText w:val=""/>
      <w:lvlJc w:val="left"/>
      <w:pPr>
        <w:ind w:left="6480" w:hanging="360"/>
      </w:pPr>
      <w:rPr>
        <w:rFonts w:ascii="Wingdings" w:hAnsi="Wingdings" w:hint="default"/>
      </w:rPr>
    </w:lvl>
  </w:abstractNum>
  <w:abstractNum w:abstractNumId="7" w15:restartNumberingAfterBreak="0">
    <w:nsid w:val="0F2E3401"/>
    <w:multiLevelType w:val="hybridMultilevel"/>
    <w:tmpl w:val="942CF1B6"/>
    <w:lvl w:ilvl="0" w:tplc="58AC4C42">
      <w:start w:val="1"/>
      <w:numFmt w:val="bullet"/>
      <w:lvlText w:val=""/>
      <w:lvlJc w:val="left"/>
      <w:pPr>
        <w:ind w:left="720" w:hanging="360"/>
      </w:pPr>
      <w:rPr>
        <w:rFonts w:ascii="Symbol" w:hAnsi="Symbol" w:hint="default"/>
      </w:rPr>
    </w:lvl>
    <w:lvl w:ilvl="1" w:tplc="D43ED64E">
      <w:start w:val="1"/>
      <w:numFmt w:val="bullet"/>
      <w:lvlText w:val="o"/>
      <w:lvlJc w:val="left"/>
      <w:pPr>
        <w:ind w:left="1440" w:hanging="360"/>
      </w:pPr>
      <w:rPr>
        <w:rFonts w:ascii="Courier New" w:hAnsi="Courier New" w:hint="default"/>
      </w:rPr>
    </w:lvl>
    <w:lvl w:ilvl="2" w:tplc="1DD6FEEE">
      <w:start w:val="1"/>
      <w:numFmt w:val="bullet"/>
      <w:lvlText w:val=""/>
      <w:lvlJc w:val="left"/>
      <w:pPr>
        <w:ind w:left="2160" w:hanging="360"/>
      </w:pPr>
      <w:rPr>
        <w:rFonts w:ascii="Wingdings" w:hAnsi="Wingdings" w:hint="default"/>
      </w:rPr>
    </w:lvl>
    <w:lvl w:ilvl="3" w:tplc="BCE8ACBE">
      <w:start w:val="1"/>
      <w:numFmt w:val="bullet"/>
      <w:lvlText w:val=""/>
      <w:lvlJc w:val="left"/>
      <w:pPr>
        <w:ind w:left="2880" w:hanging="360"/>
      </w:pPr>
      <w:rPr>
        <w:rFonts w:ascii="Symbol" w:hAnsi="Symbol" w:hint="default"/>
      </w:rPr>
    </w:lvl>
    <w:lvl w:ilvl="4" w:tplc="A844D312">
      <w:start w:val="1"/>
      <w:numFmt w:val="bullet"/>
      <w:lvlText w:val="o"/>
      <w:lvlJc w:val="left"/>
      <w:pPr>
        <w:ind w:left="3600" w:hanging="360"/>
      </w:pPr>
      <w:rPr>
        <w:rFonts w:ascii="Courier New" w:hAnsi="Courier New" w:hint="default"/>
      </w:rPr>
    </w:lvl>
    <w:lvl w:ilvl="5" w:tplc="01E40096">
      <w:start w:val="1"/>
      <w:numFmt w:val="bullet"/>
      <w:lvlText w:val=""/>
      <w:lvlJc w:val="left"/>
      <w:pPr>
        <w:ind w:left="4320" w:hanging="360"/>
      </w:pPr>
      <w:rPr>
        <w:rFonts w:ascii="Wingdings" w:hAnsi="Wingdings" w:hint="default"/>
      </w:rPr>
    </w:lvl>
    <w:lvl w:ilvl="6" w:tplc="B31CD7EC">
      <w:start w:val="1"/>
      <w:numFmt w:val="bullet"/>
      <w:lvlText w:val=""/>
      <w:lvlJc w:val="left"/>
      <w:pPr>
        <w:ind w:left="5040" w:hanging="360"/>
      </w:pPr>
      <w:rPr>
        <w:rFonts w:ascii="Symbol" w:hAnsi="Symbol" w:hint="default"/>
      </w:rPr>
    </w:lvl>
    <w:lvl w:ilvl="7" w:tplc="07AE18A8">
      <w:start w:val="1"/>
      <w:numFmt w:val="bullet"/>
      <w:lvlText w:val="o"/>
      <w:lvlJc w:val="left"/>
      <w:pPr>
        <w:ind w:left="5760" w:hanging="360"/>
      </w:pPr>
      <w:rPr>
        <w:rFonts w:ascii="Courier New" w:hAnsi="Courier New" w:hint="default"/>
      </w:rPr>
    </w:lvl>
    <w:lvl w:ilvl="8" w:tplc="45DC707A">
      <w:start w:val="1"/>
      <w:numFmt w:val="bullet"/>
      <w:lvlText w:val=""/>
      <w:lvlJc w:val="left"/>
      <w:pPr>
        <w:ind w:left="6480" w:hanging="360"/>
      </w:pPr>
      <w:rPr>
        <w:rFonts w:ascii="Wingdings" w:hAnsi="Wingdings" w:hint="default"/>
      </w:rPr>
    </w:lvl>
  </w:abstractNum>
  <w:abstractNum w:abstractNumId="8" w15:restartNumberingAfterBreak="0">
    <w:nsid w:val="124F6C67"/>
    <w:multiLevelType w:val="hybridMultilevel"/>
    <w:tmpl w:val="FFFFFFFF"/>
    <w:lvl w:ilvl="0" w:tplc="25DE27CC">
      <w:start w:val="1"/>
      <w:numFmt w:val="bullet"/>
      <w:lvlText w:val="-"/>
      <w:lvlJc w:val="left"/>
      <w:pPr>
        <w:ind w:left="720" w:hanging="360"/>
      </w:pPr>
      <w:rPr>
        <w:rFonts w:ascii="Aptos" w:hAnsi="Aptos" w:hint="default"/>
      </w:rPr>
    </w:lvl>
    <w:lvl w:ilvl="1" w:tplc="3326AC3C">
      <w:start w:val="1"/>
      <w:numFmt w:val="bullet"/>
      <w:lvlText w:val="o"/>
      <w:lvlJc w:val="left"/>
      <w:pPr>
        <w:ind w:left="1440" w:hanging="360"/>
      </w:pPr>
      <w:rPr>
        <w:rFonts w:ascii="Courier New" w:hAnsi="Courier New" w:hint="default"/>
      </w:rPr>
    </w:lvl>
    <w:lvl w:ilvl="2" w:tplc="1E2E22DC">
      <w:start w:val="1"/>
      <w:numFmt w:val="bullet"/>
      <w:lvlText w:val=""/>
      <w:lvlJc w:val="left"/>
      <w:pPr>
        <w:ind w:left="2160" w:hanging="360"/>
      </w:pPr>
      <w:rPr>
        <w:rFonts w:ascii="Wingdings" w:hAnsi="Wingdings" w:hint="default"/>
      </w:rPr>
    </w:lvl>
    <w:lvl w:ilvl="3" w:tplc="97229D50">
      <w:start w:val="1"/>
      <w:numFmt w:val="bullet"/>
      <w:lvlText w:val=""/>
      <w:lvlJc w:val="left"/>
      <w:pPr>
        <w:ind w:left="2880" w:hanging="360"/>
      </w:pPr>
      <w:rPr>
        <w:rFonts w:ascii="Symbol" w:hAnsi="Symbol" w:hint="default"/>
      </w:rPr>
    </w:lvl>
    <w:lvl w:ilvl="4" w:tplc="96CEDAEA">
      <w:start w:val="1"/>
      <w:numFmt w:val="bullet"/>
      <w:lvlText w:val="o"/>
      <w:lvlJc w:val="left"/>
      <w:pPr>
        <w:ind w:left="3600" w:hanging="360"/>
      </w:pPr>
      <w:rPr>
        <w:rFonts w:ascii="Courier New" w:hAnsi="Courier New" w:hint="default"/>
      </w:rPr>
    </w:lvl>
    <w:lvl w:ilvl="5" w:tplc="C584D5F2">
      <w:start w:val="1"/>
      <w:numFmt w:val="bullet"/>
      <w:lvlText w:val=""/>
      <w:lvlJc w:val="left"/>
      <w:pPr>
        <w:ind w:left="4320" w:hanging="360"/>
      </w:pPr>
      <w:rPr>
        <w:rFonts w:ascii="Wingdings" w:hAnsi="Wingdings" w:hint="default"/>
      </w:rPr>
    </w:lvl>
    <w:lvl w:ilvl="6" w:tplc="50B6B528">
      <w:start w:val="1"/>
      <w:numFmt w:val="bullet"/>
      <w:lvlText w:val=""/>
      <w:lvlJc w:val="left"/>
      <w:pPr>
        <w:ind w:left="5040" w:hanging="360"/>
      </w:pPr>
      <w:rPr>
        <w:rFonts w:ascii="Symbol" w:hAnsi="Symbol" w:hint="default"/>
      </w:rPr>
    </w:lvl>
    <w:lvl w:ilvl="7" w:tplc="64AC9596">
      <w:start w:val="1"/>
      <w:numFmt w:val="bullet"/>
      <w:lvlText w:val="o"/>
      <w:lvlJc w:val="left"/>
      <w:pPr>
        <w:ind w:left="5760" w:hanging="360"/>
      </w:pPr>
      <w:rPr>
        <w:rFonts w:ascii="Courier New" w:hAnsi="Courier New" w:hint="default"/>
      </w:rPr>
    </w:lvl>
    <w:lvl w:ilvl="8" w:tplc="2712361C">
      <w:start w:val="1"/>
      <w:numFmt w:val="bullet"/>
      <w:lvlText w:val=""/>
      <w:lvlJc w:val="left"/>
      <w:pPr>
        <w:ind w:left="6480" w:hanging="360"/>
      </w:pPr>
      <w:rPr>
        <w:rFonts w:ascii="Wingdings" w:hAnsi="Wingdings" w:hint="default"/>
      </w:rPr>
    </w:lvl>
  </w:abstractNum>
  <w:abstractNum w:abstractNumId="9" w15:restartNumberingAfterBreak="0">
    <w:nsid w:val="21CE245F"/>
    <w:multiLevelType w:val="multilevel"/>
    <w:tmpl w:val="F1A4C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553FF1"/>
    <w:multiLevelType w:val="hybridMultilevel"/>
    <w:tmpl w:val="3F82CE88"/>
    <w:lvl w:ilvl="0" w:tplc="DA1AADCE">
      <w:start w:val="1"/>
      <w:numFmt w:val="bullet"/>
      <w:lvlText w:val=""/>
      <w:lvlJc w:val="left"/>
      <w:pPr>
        <w:ind w:left="720" w:hanging="360"/>
      </w:pPr>
      <w:rPr>
        <w:rFonts w:ascii="Symbol" w:hAnsi="Symbol" w:hint="default"/>
      </w:rPr>
    </w:lvl>
    <w:lvl w:ilvl="1" w:tplc="600E59F8">
      <w:start w:val="1"/>
      <w:numFmt w:val="bullet"/>
      <w:lvlText w:val="o"/>
      <w:lvlJc w:val="left"/>
      <w:pPr>
        <w:ind w:left="1440" w:hanging="360"/>
      </w:pPr>
      <w:rPr>
        <w:rFonts w:ascii="Courier New" w:hAnsi="Courier New" w:hint="default"/>
      </w:rPr>
    </w:lvl>
    <w:lvl w:ilvl="2" w:tplc="04BC1B4E">
      <w:start w:val="1"/>
      <w:numFmt w:val="bullet"/>
      <w:lvlText w:val=""/>
      <w:lvlJc w:val="left"/>
      <w:pPr>
        <w:ind w:left="2160" w:hanging="360"/>
      </w:pPr>
      <w:rPr>
        <w:rFonts w:ascii="Wingdings" w:hAnsi="Wingdings" w:hint="default"/>
      </w:rPr>
    </w:lvl>
    <w:lvl w:ilvl="3" w:tplc="D84C58AA">
      <w:start w:val="1"/>
      <w:numFmt w:val="bullet"/>
      <w:lvlText w:val=""/>
      <w:lvlJc w:val="left"/>
      <w:pPr>
        <w:ind w:left="2880" w:hanging="360"/>
      </w:pPr>
      <w:rPr>
        <w:rFonts w:ascii="Symbol" w:hAnsi="Symbol" w:hint="default"/>
      </w:rPr>
    </w:lvl>
    <w:lvl w:ilvl="4" w:tplc="051A2816">
      <w:start w:val="1"/>
      <w:numFmt w:val="bullet"/>
      <w:lvlText w:val="o"/>
      <w:lvlJc w:val="left"/>
      <w:pPr>
        <w:ind w:left="3600" w:hanging="360"/>
      </w:pPr>
      <w:rPr>
        <w:rFonts w:ascii="Courier New" w:hAnsi="Courier New" w:hint="default"/>
      </w:rPr>
    </w:lvl>
    <w:lvl w:ilvl="5" w:tplc="451EE0D4">
      <w:start w:val="1"/>
      <w:numFmt w:val="bullet"/>
      <w:lvlText w:val=""/>
      <w:lvlJc w:val="left"/>
      <w:pPr>
        <w:ind w:left="4320" w:hanging="360"/>
      </w:pPr>
      <w:rPr>
        <w:rFonts w:ascii="Wingdings" w:hAnsi="Wingdings" w:hint="default"/>
      </w:rPr>
    </w:lvl>
    <w:lvl w:ilvl="6" w:tplc="B784FCB8">
      <w:start w:val="1"/>
      <w:numFmt w:val="bullet"/>
      <w:lvlText w:val=""/>
      <w:lvlJc w:val="left"/>
      <w:pPr>
        <w:ind w:left="5040" w:hanging="360"/>
      </w:pPr>
      <w:rPr>
        <w:rFonts w:ascii="Symbol" w:hAnsi="Symbol" w:hint="default"/>
      </w:rPr>
    </w:lvl>
    <w:lvl w:ilvl="7" w:tplc="AF6A155E">
      <w:start w:val="1"/>
      <w:numFmt w:val="bullet"/>
      <w:lvlText w:val="o"/>
      <w:lvlJc w:val="left"/>
      <w:pPr>
        <w:ind w:left="5760" w:hanging="360"/>
      </w:pPr>
      <w:rPr>
        <w:rFonts w:ascii="Courier New" w:hAnsi="Courier New" w:hint="default"/>
      </w:rPr>
    </w:lvl>
    <w:lvl w:ilvl="8" w:tplc="2D269758">
      <w:start w:val="1"/>
      <w:numFmt w:val="bullet"/>
      <w:lvlText w:val=""/>
      <w:lvlJc w:val="left"/>
      <w:pPr>
        <w:ind w:left="6480" w:hanging="360"/>
      </w:pPr>
      <w:rPr>
        <w:rFonts w:ascii="Wingdings" w:hAnsi="Wingdings" w:hint="default"/>
      </w:rPr>
    </w:lvl>
  </w:abstractNum>
  <w:abstractNum w:abstractNumId="11" w15:restartNumberingAfterBreak="0">
    <w:nsid w:val="2531DECC"/>
    <w:multiLevelType w:val="hybridMultilevel"/>
    <w:tmpl w:val="FFFFFFFF"/>
    <w:lvl w:ilvl="0" w:tplc="17185BD4">
      <w:start w:val="1"/>
      <w:numFmt w:val="bullet"/>
      <w:lvlText w:val=""/>
      <w:lvlJc w:val="left"/>
      <w:pPr>
        <w:ind w:left="720" w:hanging="360"/>
      </w:pPr>
      <w:rPr>
        <w:rFonts w:ascii="Symbol" w:hAnsi="Symbol" w:hint="default"/>
      </w:rPr>
    </w:lvl>
    <w:lvl w:ilvl="1" w:tplc="5E52E8D4">
      <w:start w:val="1"/>
      <w:numFmt w:val="bullet"/>
      <w:lvlText w:val="o"/>
      <w:lvlJc w:val="left"/>
      <w:pPr>
        <w:ind w:left="1440" w:hanging="360"/>
      </w:pPr>
      <w:rPr>
        <w:rFonts w:ascii="Courier New" w:hAnsi="Courier New" w:hint="default"/>
      </w:rPr>
    </w:lvl>
    <w:lvl w:ilvl="2" w:tplc="9F841D9A">
      <w:start w:val="1"/>
      <w:numFmt w:val="bullet"/>
      <w:lvlText w:val=""/>
      <w:lvlJc w:val="left"/>
      <w:pPr>
        <w:ind w:left="2160" w:hanging="360"/>
      </w:pPr>
      <w:rPr>
        <w:rFonts w:ascii="Wingdings" w:hAnsi="Wingdings" w:hint="default"/>
      </w:rPr>
    </w:lvl>
    <w:lvl w:ilvl="3" w:tplc="112E73E4">
      <w:start w:val="1"/>
      <w:numFmt w:val="bullet"/>
      <w:lvlText w:val=""/>
      <w:lvlJc w:val="left"/>
      <w:pPr>
        <w:ind w:left="2880" w:hanging="360"/>
      </w:pPr>
      <w:rPr>
        <w:rFonts w:ascii="Symbol" w:hAnsi="Symbol" w:hint="default"/>
      </w:rPr>
    </w:lvl>
    <w:lvl w:ilvl="4" w:tplc="6D642A26">
      <w:start w:val="1"/>
      <w:numFmt w:val="bullet"/>
      <w:lvlText w:val="o"/>
      <w:lvlJc w:val="left"/>
      <w:pPr>
        <w:ind w:left="3600" w:hanging="360"/>
      </w:pPr>
      <w:rPr>
        <w:rFonts w:ascii="Courier New" w:hAnsi="Courier New" w:hint="default"/>
      </w:rPr>
    </w:lvl>
    <w:lvl w:ilvl="5" w:tplc="52C6E3BE">
      <w:start w:val="1"/>
      <w:numFmt w:val="bullet"/>
      <w:lvlText w:val=""/>
      <w:lvlJc w:val="left"/>
      <w:pPr>
        <w:ind w:left="4320" w:hanging="360"/>
      </w:pPr>
      <w:rPr>
        <w:rFonts w:ascii="Wingdings" w:hAnsi="Wingdings" w:hint="default"/>
      </w:rPr>
    </w:lvl>
    <w:lvl w:ilvl="6" w:tplc="8A16F3FE">
      <w:start w:val="1"/>
      <w:numFmt w:val="bullet"/>
      <w:lvlText w:val=""/>
      <w:lvlJc w:val="left"/>
      <w:pPr>
        <w:ind w:left="5040" w:hanging="360"/>
      </w:pPr>
      <w:rPr>
        <w:rFonts w:ascii="Symbol" w:hAnsi="Symbol" w:hint="default"/>
      </w:rPr>
    </w:lvl>
    <w:lvl w:ilvl="7" w:tplc="E0409FFE">
      <w:start w:val="1"/>
      <w:numFmt w:val="bullet"/>
      <w:lvlText w:val="o"/>
      <w:lvlJc w:val="left"/>
      <w:pPr>
        <w:ind w:left="5760" w:hanging="360"/>
      </w:pPr>
      <w:rPr>
        <w:rFonts w:ascii="Courier New" w:hAnsi="Courier New" w:hint="default"/>
      </w:rPr>
    </w:lvl>
    <w:lvl w:ilvl="8" w:tplc="46D600AA">
      <w:start w:val="1"/>
      <w:numFmt w:val="bullet"/>
      <w:lvlText w:val=""/>
      <w:lvlJc w:val="left"/>
      <w:pPr>
        <w:ind w:left="6480" w:hanging="360"/>
      </w:pPr>
      <w:rPr>
        <w:rFonts w:ascii="Wingdings" w:hAnsi="Wingdings" w:hint="default"/>
      </w:rPr>
    </w:lvl>
  </w:abstractNum>
  <w:abstractNum w:abstractNumId="12" w15:restartNumberingAfterBreak="0">
    <w:nsid w:val="27B867D3"/>
    <w:multiLevelType w:val="multilevel"/>
    <w:tmpl w:val="D3B0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0C1936"/>
    <w:multiLevelType w:val="hybridMultilevel"/>
    <w:tmpl w:val="FFFFFFFF"/>
    <w:lvl w:ilvl="0" w:tplc="99585D3C">
      <w:start w:val="1"/>
      <w:numFmt w:val="bullet"/>
      <w:lvlText w:val=""/>
      <w:lvlJc w:val="left"/>
      <w:pPr>
        <w:ind w:left="720" w:hanging="360"/>
      </w:pPr>
      <w:rPr>
        <w:rFonts w:ascii="Symbol" w:hAnsi="Symbol" w:hint="default"/>
      </w:rPr>
    </w:lvl>
    <w:lvl w:ilvl="1" w:tplc="2EF4D18E">
      <w:start w:val="1"/>
      <w:numFmt w:val="bullet"/>
      <w:lvlText w:val="o"/>
      <w:lvlJc w:val="left"/>
      <w:pPr>
        <w:ind w:left="1440" w:hanging="360"/>
      </w:pPr>
      <w:rPr>
        <w:rFonts w:ascii="Courier New" w:hAnsi="Courier New" w:hint="default"/>
      </w:rPr>
    </w:lvl>
    <w:lvl w:ilvl="2" w:tplc="E790470E">
      <w:start w:val="1"/>
      <w:numFmt w:val="bullet"/>
      <w:lvlText w:val=""/>
      <w:lvlJc w:val="left"/>
      <w:pPr>
        <w:ind w:left="2160" w:hanging="360"/>
      </w:pPr>
      <w:rPr>
        <w:rFonts w:ascii="Wingdings" w:hAnsi="Wingdings" w:hint="default"/>
      </w:rPr>
    </w:lvl>
    <w:lvl w:ilvl="3" w:tplc="7298AA08">
      <w:start w:val="1"/>
      <w:numFmt w:val="bullet"/>
      <w:lvlText w:val=""/>
      <w:lvlJc w:val="left"/>
      <w:pPr>
        <w:ind w:left="2880" w:hanging="360"/>
      </w:pPr>
      <w:rPr>
        <w:rFonts w:ascii="Symbol" w:hAnsi="Symbol" w:hint="default"/>
      </w:rPr>
    </w:lvl>
    <w:lvl w:ilvl="4" w:tplc="9E023F46">
      <w:start w:val="1"/>
      <w:numFmt w:val="bullet"/>
      <w:lvlText w:val="o"/>
      <w:lvlJc w:val="left"/>
      <w:pPr>
        <w:ind w:left="3600" w:hanging="360"/>
      </w:pPr>
      <w:rPr>
        <w:rFonts w:ascii="Courier New" w:hAnsi="Courier New" w:hint="default"/>
      </w:rPr>
    </w:lvl>
    <w:lvl w:ilvl="5" w:tplc="BE323D3E">
      <w:start w:val="1"/>
      <w:numFmt w:val="bullet"/>
      <w:lvlText w:val=""/>
      <w:lvlJc w:val="left"/>
      <w:pPr>
        <w:ind w:left="4320" w:hanging="360"/>
      </w:pPr>
      <w:rPr>
        <w:rFonts w:ascii="Wingdings" w:hAnsi="Wingdings" w:hint="default"/>
      </w:rPr>
    </w:lvl>
    <w:lvl w:ilvl="6" w:tplc="F944460A">
      <w:start w:val="1"/>
      <w:numFmt w:val="bullet"/>
      <w:lvlText w:val=""/>
      <w:lvlJc w:val="left"/>
      <w:pPr>
        <w:ind w:left="5040" w:hanging="360"/>
      </w:pPr>
      <w:rPr>
        <w:rFonts w:ascii="Symbol" w:hAnsi="Symbol" w:hint="default"/>
      </w:rPr>
    </w:lvl>
    <w:lvl w:ilvl="7" w:tplc="447A5274">
      <w:start w:val="1"/>
      <w:numFmt w:val="bullet"/>
      <w:lvlText w:val="o"/>
      <w:lvlJc w:val="left"/>
      <w:pPr>
        <w:ind w:left="5760" w:hanging="360"/>
      </w:pPr>
      <w:rPr>
        <w:rFonts w:ascii="Courier New" w:hAnsi="Courier New" w:hint="default"/>
      </w:rPr>
    </w:lvl>
    <w:lvl w:ilvl="8" w:tplc="9B7676B2">
      <w:start w:val="1"/>
      <w:numFmt w:val="bullet"/>
      <w:lvlText w:val=""/>
      <w:lvlJc w:val="left"/>
      <w:pPr>
        <w:ind w:left="6480" w:hanging="360"/>
      </w:pPr>
      <w:rPr>
        <w:rFonts w:ascii="Wingdings" w:hAnsi="Wingdings" w:hint="default"/>
      </w:rPr>
    </w:lvl>
  </w:abstractNum>
  <w:abstractNum w:abstractNumId="14" w15:restartNumberingAfterBreak="0">
    <w:nsid w:val="362FB00C"/>
    <w:multiLevelType w:val="hybridMultilevel"/>
    <w:tmpl w:val="D138CD5A"/>
    <w:lvl w:ilvl="0" w:tplc="80D4C75C">
      <w:start w:val="1"/>
      <w:numFmt w:val="bullet"/>
      <w:lvlText w:val=""/>
      <w:lvlJc w:val="left"/>
      <w:pPr>
        <w:ind w:left="720" w:hanging="360"/>
      </w:pPr>
      <w:rPr>
        <w:rFonts w:ascii="Symbol" w:hAnsi="Symbol" w:hint="default"/>
      </w:rPr>
    </w:lvl>
    <w:lvl w:ilvl="1" w:tplc="AD74EFBE">
      <w:start w:val="1"/>
      <w:numFmt w:val="bullet"/>
      <w:lvlText w:val="o"/>
      <w:lvlJc w:val="left"/>
      <w:pPr>
        <w:ind w:left="1440" w:hanging="360"/>
      </w:pPr>
      <w:rPr>
        <w:rFonts w:ascii="Courier New" w:hAnsi="Courier New" w:hint="default"/>
      </w:rPr>
    </w:lvl>
    <w:lvl w:ilvl="2" w:tplc="EAB81358">
      <w:start w:val="1"/>
      <w:numFmt w:val="bullet"/>
      <w:lvlText w:val=""/>
      <w:lvlJc w:val="left"/>
      <w:pPr>
        <w:ind w:left="2160" w:hanging="360"/>
      </w:pPr>
      <w:rPr>
        <w:rFonts w:ascii="Wingdings" w:hAnsi="Wingdings" w:hint="default"/>
      </w:rPr>
    </w:lvl>
    <w:lvl w:ilvl="3" w:tplc="988CAB70">
      <w:start w:val="1"/>
      <w:numFmt w:val="bullet"/>
      <w:lvlText w:val=""/>
      <w:lvlJc w:val="left"/>
      <w:pPr>
        <w:ind w:left="2880" w:hanging="360"/>
      </w:pPr>
      <w:rPr>
        <w:rFonts w:ascii="Symbol" w:hAnsi="Symbol" w:hint="default"/>
      </w:rPr>
    </w:lvl>
    <w:lvl w:ilvl="4" w:tplc="92E61FEE">
      <w:start w:val="1"/>
      <w:numFmt w:val="bullet"/>
      <w:lvlText w:val="o"/>
      <w:lvlJc w:val="left"/>
      <w:pPr>
        <w:ind w:left="3600" w:hanging="360"/>
      </w:pPr>
      <w:rPr>
        <w:rFonts w:ascii="Courier New" w:hAnsi="Courier New" w:hint="default"/>
      </w:rPr>
    </w:lvl>
    <w:lvl w:ilvl="5" w:tplc="5164BA14">
      <w:start w:val="1"/>
      <w:numFmt w:val="bullet"/>
      <w:lvlText w:val=""/>
      <w:lvlJc w:val="left"/>
      <w:pPr>
        <w:ind w:left="4320" w:hanging="360"/>
      </w:pPr>
      <w:rPr>
        <w:rFonts w:ascii="Wingdings" w:hAnsi="Wingdings" w:hint="default"/>
      </w:rPr>
    </w:lvl>
    <w:lvl w:ilvl="6" w:tplc="19D2FDEA">
      <w:start w:val="1"/>
      <w:numFmt w:val="bullet"/>
      <w:lvlText w:val=""/>
      <w:lvlJc w:val="left"/>
      <w:pPr>
        <w:ind w:left="5040" w:hanging="360"/>
      </w:pPr>
      <w:rPr>
        <w:rFonts w:ascii="Symbol" w:hAnsi="Symbol" w:hint="default"/>
      </w:rPr>
    </w:lvl>
    <w:lvl w:ilvl="7" w:tplc="AE0CA986">
      <w:start w:val="1"/>
      <w:numFmt w:val="bullet"/>
      <w:lvlText w:val="o"/>
      <w:lvlJc w:val="left"/>
      <w:pPr>
        <w:ind w:left="5760" w:hanging="360"/>
      </w:pPr>
      <w:rPr>
        <w:rFonts w:ascii="Courier New" w:hAnsi="Courier New" w:hint="default"/>
      </w:rPr>
    </w:lvl>
    <w:lvl w:ilvl="8" w:tplc="119CEE92">
      <w:start w:val="1"/>
      <w:numFmt w:val="bullet"/>
      <w:lvlText w:val=""/>
      <w:lvlJc w:val="left"/>
      <w:pPr>
        <w:ind w:left="6480" w:hanging="360"/>
      </w:pPr>
      <w:rPr>
        <w:rFonts w:ascii="Wingdings" w:hAnsi="Wingdings" w:hint="default"/>
      </w:rPr>
    </w:lvl>
  </w:abstractNum>
  <w:abstractNum w:abstractNumId="15" w15:restartNumberingAfterBreak="0">
    <w:nsid w:val="4244E2C2"/>
    <w:multiLevelType w:val="hybridMultilevel"/>
    <w:tmpl w:val="11EC08F2"/>
    <w:lvl w:ilvl="0" w:tplc="7DC0C8BE">
      <w:start w:val="1"/>
      <w:numFmt w:val="bullet"/>
      <w:lvlText w:val=""/>
      <w:lvlJc w:val="left"/>
      <w:pPr>
        <w:ind w:left="720" w:hanging="360"/>
      </w:pPr>
      <w:rPr>
        <w:rFonts w:ascii="Symbol" w:hAnsi="Symbol" w:hint="default"/>
      </w:rPr>
    </w:lvl>
    <w:lvl w:ilvl="1" w:tplc="A09054A4">
      <w:start w:val="1"/>
      <w:numFmt w:val="bullet"/>
      <w:lvlText w:val="o"/>
      <w:lvlJc w:val="left"/>
      <w:pPr>
        <w:ind w:left="1440" w:hanging="360"/>
      </w:pPr>
      <w:rPr>
        <w:rFonts w:ascii="Courier New" w:hAnsi="Courier New" w:hint="default"/>
      </w:rPr>
    </w:lvl>
    <w:lvl w:ilvl="2" w:tplc="73701E68">
      <w:start w:val="1"/>
      <w:numFmt w:val="bullet"/>
      <w:lvlText w:val=""/>
      <w:lvlJc w:val="left"/>
      <w:pPr>
        <w:ind w:left="2160" w:hanging="360"/>
      </w:pPr>
      <w:rPr>
        <w:rFonts w:ascii="Wingdings" w:hAnsi="Wingdings" w:hint="default"/>
      </w:rPr>
    </w:lvl>
    <w:lvl w:ilvl="3" w:tplc="C5BEC2A0">
      <w:start w:val="1"/>
      <w:numFmt w:val="bullet"/>
      <w:lvlText w:val=""/>
      <w:lvlJc w:val="left"/>
      <w:pPr>
        <w:ind w:left="2880" w:hanging="360"/>
      </w:pPr>
      <w:rPr>
        <w:rFonts w:ascii="Symbol" w:hAnsi="Symbol" w:hint="default"/>
      </w:rPr>
    </w:lvl>
    <w:lvl w:ilvl="4" w:tplc="0FA6B404">
      <w:start w:val="1"/>
      <w:numFmt w:val="bullet"/>
      <w:lvlText w:val="o"/>
      <w:lvlJc w:val="left"/>
      <w:pPr>
        <w:ind w:left="3600" w:hanging="360"/>
      </w:pPr>
      <w:rPr>
        <w:rFonts w:ascii="Courier New" w:hAnsi="Courier New" w:hint="default"/>
      </w:rPr>
    </w:lvl>
    <w:lvl w:ilvl="5" w:tplc="B2C0FFD6">
      <w:start w:val="1"/>
      <w:numFmt w:val="bullet"/>
      <w:lvlText w:val=""/>
      <w:lvlJc w:val="left"/>
      <w:pPr>
        <w:ind w:left="4320" w:hanging="360"/>
      </w:pPr>
      <w:rPr>
        <w:rFonts w:ascii="Wingdings" w:hAnsi="Wingdings" w:hint="default"/>
      </w:rPr>
    </w:lvl>
    <w:lvl w:ilvl="6" w:tplc="4D541C90">
      <w:start w:val="1"/>
      <w:numFmt w:val="bullet"/>
      <w:lvlText w:val=""/>
      <w:lvlJc w:val="left"/>
      <w:pPr>
        <w:ind w:left="5040" w:hanging="360"/>
      </w:pPr>
      <w:rPr>
        <w:rFonts w:ascii="Symbol" w:hAnsi="Symbol" w:hint="default"/>
      </w:rPr>
    </w:lvl>
    <w:lvl w:ilvl="7" w:tplc="00C6F758">
      <w:start w:val="1"/>
      <w:numFmt w:val="bullet"/>
      <w:lvlText w:val="o"/>
      <w:lvlJc w:val="left"/>
      <w:pPr>
        <w:ind w:left="5760" w:hanging="360"/>
      </w:pPr>
      <w:rPr>
        <w:rFonts w:ascii="Courier New" w:hAnsi="Courier New" w:hint="default"/>
      </w:rPr>
    </w:lvl>
    <w:lvl w:ilvl="8" w:tplc="9AF04DCA">
      <w:start w:val="1"/>
      <w:numFmt w:val="bullet"/>
      <w:lvlText w:val=""/>
      <w:lvlJc w:val="left"/>
      <w:pPr>
        <w:ind w:left="6480" w:hanging="360"/>
      </w:pPr>
      <w:rPr>
        <w:rFonts w:ascii="Wingdings" w:hAnsi="Wingdings" w:hint="default"/>
      </w:rPr>
    </w:lvl>
  </w:abstractNum>
  <w:abstractNum w:abstractNumId="16" w15:restartNumberingAfterBreak="0">
    <w:nsid w:val="44455D30"/>
    <w:multiLevelType w:val="multilevel"/>
    <w:tmpl w:val="7A1031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A63A54"/>
    <w:multiLevelType w:val="hybridMultilevel"/>
    <w:tmpl w:val="FFFFFFFF"/>
    <w:lvl w:ilvl="0" w:tplc="35C88982">
      <w:start w:val="1"/>
      <w:numFmt w:val="bullet"/>
      <w:lvlText w:val=""/>
      <w:lvlJc w:val="left"/>
      <w:pPr>
        <w:ind w:left="720" w:hanging="360"/>
      </w:pPr>
      <w:rPr>
        <w:rFonts w:ascii="Symbol" w:hAnsi="Symbol" w:hint="default"/>
      </w:rPr>
    </w:lvl>
    <w:lvl w:ilvl="1" w:tplc="EA8ED56C">
      <w:start w:val="1"/>
      <w:numFmt w:val="bullet"/>
      <w:lvlText w:val="o"/>
      <w:lvlJc w:val="left"/>
      <w:pPr>
        <w:ind w:left="1440" w:hanging="360"/>
      </w:pPr>
      <w:rPr>
        <w:rFonts w:ascii="Courier New" w:hAnsi="Courier New" w:hint="default"/>
      </w:rPr>
    </w:lvl>
    <w:lvl w:ilvl="2" w:tplc="46FA395A">
      <w:start w:val="1"/>
      <w:numFmt w:val="bullet"/>
      <w:lvlText w:val=""/>
      <w:lvlJc w:val="left"/>
      <w:pPr>
        <w:ind w:left="2160" w:hanging="360"/>
      </w:pPr>
      <w:rPr>
        <w:rFonts w:ascii="Wingdings" w:hAnsi="Wingdings" w:hint="default"/>
      </w:rPr>
    </w:lvl>
    <w:lvl w:ilvl="3" w:tplc="AFDC1690">
      <w:start w:val="1"/>
      <w:numFmt w:val="bullet"/>
      <w:lvlText w:val=""/>
      <w:lvlJc w:val="left"/>
      <w:pPr>
        <w:ind w:left="2880" w:hanging="360"/>
      </w:pPr>
      <w:rPr>
        <w:rFonts w:ascii="Symbol" w:hAnsi="Symbol" w:hint="default"/>
      </w:rPr>
    </w:lvl>
    <w:lvl w:ilvl="4" w:tplc="D0AE2FF0">
      <w:start w:val="1"/>
      <w:numFmt w:val="bullet"/>
      <w:lvlText w:val="o"/>
      <w:lvlJc w:val="left"/>
      <w:pPr>
        <w:ind w:left="3600" w:hanging="360"/>
      </w:pPr>
      <w:rPr>
        <w:rFonts w:ascii="Courier New" w:hAnsi="Courier New" w:hint="default"/>
      </w:rPr>
    </w:lvl>
    <w:lvl w:ilvl="5" w:tplc="58285BCC">
      <w:start w:val="1"/>
      <w:numFmt w:val="bullet"/>
      <w:lvlText w:val=""/>
      <w:lvlJc w:val="left"/>
      <w:pPr>
        <w:ind w:left="4320" w:hanging="360"/>
      </w:pPr>
      <w:rPr>
        <w:rFonts w:ascii="Wingdings" w:hAnsi="Wingdings" w:hint="default"/>
      </w:rPr>
    </w:lvl>
    <w:lvl w:ilvl="6" w:tplc="2E5E4AA0">
      <w:start w:val="1"/>
      <w:numFmt w:val="bullet"/>
      <w:lvlText w:val=""/>
      <w:lvlJc w:val="left"/>
      <w:pPr>
        <w:ind w:left="5040" w:hanging="360"/>
      </w:pPr>
      <w:rPr>
        <w:rFonts w:ascii="Symbol" w:hAnsi="Symbol" w:hint="default"/>
      </w:rPr>
    </w:lvl>
    <w:lvl w:ilvl="7" w:tplc="6150C3A2">
      <w:start w:val="1"/>
      <w:numFmt w:val="bullet"/>
      <w:lvlText w:val="o"/>
      <w:lvlJc w:val="left"/>
      <w:pPr>
        <w:ind w:left="5760" w:hanging="360"/>
      </w:pPr>
      <w:rPr>
        <w:rFonts w:ascii="Courier New" w:hAnsi="Courier New" w:hint="default"/>
      </w:rPr>
    </w:lvl>
    <w:lvl w:ilvl="8" w:tplc="C5D63074">
      <w:start w:val="1"/>
      <w:numFmt w:val="bullet"/>
      <w:lvlText w:val=""/>
      <w:lvlJc w:val="left"/>
      <w:pPr>
        <w:ind w:left="6480" w:hanging="360"/>
      </w:pPr>
      <w:rPr>
        <w:rFonts w:ascii="Wingdings" w:hAnsi="Wingdings" w:hint="default"/>
      </w:rPr>
    </w:lvl>
  </w:abstractNum>
  <w:abstractNum w:abstractNumId="18" w15:restartNumberingAfterBreak="0">
    <w:nsid w:val="487BAC42"/>
    <w:multiLevelType w:val="hybridMultilevel"/>
    <w:tmpl w:val="685C02DE"/>
    <w:lvl w:ilvl="0" w:tplc="4582EE78">
      <w:start w:val="1"/>
      <w:numFmt w:val="bullet"/>
      <w:lvlText w:val=""/>
      <w:lvlJc w:val="left"/>
      <w:pPr>
        <w:ind w:left="720" w:hanging="360"/>
      </w:pPr>
      <w:rPr>
        <w:rFonts w:ascii="Symbol" w:hAnsi="Symbol" w:hint="default"/>
      </w:rPr>
    </w:lvl>
    <w:lvl w:ilvl="1" w:tplc="F33E5460">
      <w:start w:val="1"/>
      <w:numFmt w:val="bullet"/>
      <w:lvlText w:val="o"/>
      <w:lvlJc w:val="left"/>
      <w:pPr>
        <w:ind w:left="1440" w:hanging="360"/>
      </w:pPr>
      <w:rPr>
        <w:rFonts w:ascii="Courier New" w:hAnsi="Courier New" w:hint="default"/>
      </w:rPr>
    </w:lvl>
    <w:lvl w:ilvl="2" w:tplc="573E56C0">
      <w:start w:val="1"/>
      <w:numFmt w:val="bullet"/>
      <w:lvlText w:val=""/>
      <w:lvlJc w:val="left"/>
      <w:pPr>
        <w:ind w:left="2160" w:hanging="360"/>
      </w:pPr>
      <w:rPr>
        <w:rFonts w:ascii="Wingdings" w:hAnsi="Wingdings" w:hint="default"/>
      </w:rPr>
    </w:lvl>
    <w:lvl w:ilvl="3" w:tplc="9E523DBE">
      <w:start w:val="1"/>
      <w:numFmt w:val="bullet"/>
      <w:lvlText w:val=""/>
      <w:lvlJc w:val="left"/>
      <w:pPr>
        <w:ind w:left="2880" w:hanging="360"/>
      </w:pPr>
      <w:rPr>
        <w:rFonts w:ascii="Symbol" w:hAnsi="Symbol" w:hint="default"/>
      </w:rPr>
    </w:lvl>
    <w:lvl w:ilvl="4" w:tplc="05249EA4">
      <w:start w:val="1"/>
      <w:numFmt w:val="bullet"/>
      <w:lvlText w:val="o"/>
      <w:lvlJc w:val="left"/>
      <w:pPr>
        <w:ind w:left="3600" w:hanging="360"/>
      </w:pPr>
      <w:rPr>
        <w:rFonts w:ascii="Courier New" w:hAnsi="Courier New" w:hint="default"/>
      </w:rPr>
    </w:lvl>
    <w:lvl w:ilvl="5" w:tplc="92D8DC32">
      <w:start w:val="1"/>
      <w:numFmt w:val="bullet"/>
      <w:lvlText w:val=""/>
      <w:lvlJc w:val="left"/>
      <w:pPr>
        <w:ind w:left="4320" w:hanging="360"/>
      </w:pPr>
      <w:rPr>
        <w:rFonts w:ascii="Wingdings" w:hAnsi="Wingdings" w:hint="default"/>
      </w:rPr>
    </w:lvl>
    <w:lvl w:ilvl="6" w:tplc="ED94DAA6">
      <w:start w:val="1"/>
      <w:numFmt w:val="bullet"/>
      <w:lvlText w:val=""/>
      <w:lvlJc w:val="left"/>
      <w:pPr>
        <w:ind w:left="5040" w:hanging="360"/>
      </w:pPr>
      <w:rPr>
        <w:rFonts w:ascii="Symbol" w:hAnsi="Symbol" w:hint="default"/>
      </w:rPr>
    </w:lvl>
    <w:lvl w:ilvl="7" w:tplc="C92A028C">
      <w:start w:val="1"/>
      <w:numFmt w:val="bullet"/>
      <w:lvlText w:val="o"/>
      <w:lvlJc w:val="left"/>
      <w:pPr>
        <w:ind w:left="5760" w:hanging="360"/>
      </w:pPr>
      <w:rPr>
        <w:rFonts w:ascii="Courier New" w:hAnsi="Courier New" w:hint="default"/>
      </w:rPr>
    </w:lvl>
    <w:lvl w:ilvl="8" w:tplc="3320A11C">
      <w:start w:val="1"/>
      <w:numFmt w:val="bullet"/>
      <w:lvlText w:val=""/>
      <w:lvlJc w:val="left"/>
      <w:pPr>
        <w:ind w:left="6480" w:hanging="360"/>
      </w:pPr>
      <w:rPr>
        <w:rFonts w:ascii="Wingdings" w:hAnsi="Wingdings" w:hint="default"/>
      </w:rPr>
    </w:lvl>
  </w:abstractNum>
  <w:abstractNum w:abstractNumId="19" w15:restartNumberingAfterBreak="0">
    <w:nsid w:val="4A536DDB"/>
    <w:multiLevelType w:val="hybridMultilevel"/>
    <w:tmpl w:val="DFF44B72"/>
    <w:lvl w:ilvl="0" w:tplc="DEC24DFE">
      <w:start w:val="1"/>
      <w:numFmt w:val="bullet"/>
      <w:lvlText w:val=""/>
      <w:lvlJc w:val="left"/>
      <w:pPr>
        <w:ind w:left="720" w:hanging="360"/>
      </w:pPr>
      <w:rPr>
        <w:rFonts w:ascii="Symbol" w:hAnsi="Symbol" w:hint="default"/>
      </w:rPr>
    </w:lvl>
    <w:lvl w:ilvl="1" w:tplc="909C266A">
      <w:start w:val="1"/>
      <w:numFmt w:val="bullet"/>
      <w:lvlText w:val="o"/>
      <w:lvlJc w:val="left"/>
      <w:pPr>
        <w:ind w:left="1440" w:hanging="360"/>
      </w:pPr>
      <w:rPr>
        <w:rFonts w:ascii="Courier New" w:hAnsi="Courier New" w:hint="default"/>
      </w:rPr>
    </w:lvl>
    <w:lvl w:ilvl="2" w:tplc="35C63624">
      <w:start w:val="1"/>
      <w:numFmt w:val="bullet"/>
      <w:lvlText w:val=""/>
      <w:lvlJc w:val="left"/>
      <w:pPr>
        <w:ind w:left="2160" w:hanging="360"/>
      </w:pPr>
      <w:rPr>
        <w:rFonts w:ascii="Wingdings" w:hAnsi="Wingdings" w:hint="default"/>
      </w:rPr>
    </w:lvl>
    <w:lvl w:ilvl="3" w:tplc="931E635A">
      <w:start w:val="1"/>
      <w:numFmt w:val="bullet"/>
      <w:lvlText w:val=""/>
      <w:lvlJc w:val="left"/>
      <w:pPr>
        <w:ind w:left="2880" w:hanging="360"/>
      </w:pPr>
      <w:rPr>
        <w:rFonts w:ascii="Symbol" w:hAnsi="Symbol" w:hint="default"/>
      </w:rPr>
    </w:lvl>
    <w:lvl w:ilvl="4" w:tplc="D7CC2B28">
      <w:start w:val="1"/>
      <w:numFmt w:val="bullet"/>
      <w:lvlText w:val="o"/>
      <w:lvlJc w:val="left"/>
      <w:pPr>
        <w:ind w:left="3600" w:hanging="360"/>
      </w:pPr>
      <w:rPr>
        <w:rFonts w:ascii="Courier New" w:hAnsi="Courier New" w:hint="default"/>
      </w:rPr>
    </w:lvl>
    <w:lvl w:ilvl="5" w:tplc="ED4030D0">
      <w:start w:val="1"/>
      <w:numFmt w:val="bullet"/>
      <w:lvlText w:val=""/>
      <w:lvlJc w:val="left"/>
      <w:pPr>
        <w:ind w:left="4320" w:hanging="360"/>
      </w:pPr>
      <w:rPr>
        <w:rFonts w:ascii="Wingdings" w:hAnsi="Wingdings" w:hint="default"/>
      </w:rPr>
    </w:lvl>
    <w:lvl w:ilvl="6" w:tplc="29D2BD12">
      <w:start w:val="1"/>
      <w:numFmt w:val="bullet"/>
      <w:lvlText w:val=""/>
      <w:lvlJc w:val="left"/>
      <w:pPr>
        <w:ind w:left="5040" w:hanging="360"/>
      </w:pPr>
      <w:rPr>
        <w:rFonts w:ascii="Symbol" w:hAnsi="Symbol" w:hint="default"/>
      </w:rPr>
    </w:lvl>
    <w:lvl w:ilvl="7" w:tplc="E1BA5904">
      <w:start w:val="1"/>
      <w:numFmt w:val="bullet"/>
      <w:lvlText w:val="o"/>
      <w:lvlJc w:val="left"/>
      <w:pPr>
        <w:ind w:left="5760" w:hanging="360"/>
      </w:pPr>
      <w:rPr>
        <w:rFonts w:ascii="Courier New" w:hAnsi="Courier New" w:hint="default"/>
      </w:rPr>
    </w:lvl>
    <w:lvl w:ilvl="8" w:tplc="57642406">
      <w:start w:val="1"/>
      <w:numFmt w:val="bullet"/>
      <w:lvlText w:val=""/>
      <w:lvlJc w:val="left"/>
      <w:pPr>
        <w:ind w:left="6480" w:hanging="360"/>
      </w:pPr>
      <w:rPr>
        <w:rFonts w:ascii="Wingdings" w:hAnsi="Wingdings" w:hint="default"/>
      </w:rPr>
    </w:lvl>
  </w:abstractNum>
  <w:abstractNum w:abstractNumId="20" w15:restartNumberingAfterBreak="0">
    <w:nsid w:val="4B42BCFA"/>
    <w:multiLevelType w:val="hybridMultilevel"/>
    <w:tmpl w:val="139CB048"/>
    <w:lvl w:ilvl="0" w:tplc="33EC69EC">
      <w:start w:val="1"/>
      <w:numFmt w:val="bullet"/>
      <w:lvlText w:val=""/>
      <w:lvlJc w:val="left"/>
      <w:pPr>
        <w:ind w:left="720" w:hanging="360"/>
      </w:pPr>
      <w:rPr>
        <w:rFonts w:ascii="Symbol" w:hAnsi="Symbol" w:hint="default"/>
      </w:rPr>
    </w:lvl>
    <w:lvl w:ilvl="1" w:tplc="0E3ECBA0">
      <w:start w:val="1"/>
      <w:numFmt w:val="bullet"/>
      <w:lvlText w:val="o"/>
      <w:lvlJc w:val="left"/>
      <w:pPr>
        <w:ind w:left="1440" w:hanging="360"/>
      </w:pPr>
      <w:rPr>
        <w:rFonts w:ascii="Courier New" w:hAnsi="Courier New" w:hint="default"/>
      </w:rPr>
    </w:lvl>
    <w:lvl w:ilvl="2" w:tplc="72C6727E">
      <w:start w:val="1"/>
      <w:numFmt w:val="bullet"/>
      <w:lvlText w:val=""/>
      <w:lvlJc w:val="left"/>
      <w:pPr>
        <w:ind w:left="2160" w:hanging="360"/>
      </w:pPr>
      <w:rPr>
        <w:rFonts w:ascii="Wingdings" w:hAnsi="Wingdings" w:hint="default"/>
      </w:rPr>
    </w:lvl>
    <w:lvl w:ilvl="3" w:tplc="D374AEAE">
      <w:start w:val="1"/>
      <w:numFmt w:val="bullet"/>
      <w:lvlText w:val=""/>
      <w:lvlJc w:val="left"/>
      <w:pPr>
        <w:ind w:left="2880" w:hanging="360"/>
      </w:pPr>
      <w:rPr>
        <w:rFonts w:ascii="Symbol" w:hAnsi="Symbol" w:hint="default"/>
      </w:rPr>
    </w:lvl>
    <w:lvl w:ilvl="4" w:tplc="FCF4D454">
      <w:start w:val="1"/>
      <w:numFmt w:val="bullet"/>
      <w:lvlText w:val="o"/>
      <w:lvlJc w:val="left"/>
      <w:pPr>
        <w:ind w:left="3600" w:hanging="360"/>
      </w:pPr>
      <w:rPr>
        <w:rFonts w:ascii="Courier New" w:hAnsi="Courier New" w:hint="default"/>
      </w:rPr>
    </w:lvl>
    <w:lvl w:ilvl="5" w:tplc="396AEDEE">
      <w:start w:val="1"/>
      <w:numFmt w:val="bullet"/>
      <w:lvlText w:val=""/>
      <w:lvlJc w:val="left"/>
      <w:pPr>
        <w:ind w:left="4320" w:hanging="360"/>
      </w:pPr>
      <w:rPr>
        <w:rFonts w:ascii="Wingdings" w:hAnsi="Wingdings" w:hint="default"/>
      </w:rPr>
    </w:lvl>
    <w:lvl w:ilvl="6" w:tplc="509A8718">
      <w:start w:val="1"/>
      <w:numFmt w:val="bullet"/>
      <w:lvlText w:val=""/>
      <w:lvlJc w:val="left"/>
      <w:pPr>
        <w:ind w:left="5040" w:hanging="360"/>
      </w:pPr>
      <w:rPr>
        <w:rFonts w:ascii="Symbol" w:hAnsi="Symbol" w:hint="default"/>
      </w:rPr>
    </w:lvl>
    <w:lvl w:ilvl="7" w:tplc="161EBFD6">
      <w:start w:val="1"/>
      <w:numFmt w:val="bullet"/>
      <w:lvlText w:val="o"/>
      <w:lvlJc w:val="left"/>
      <w:pPr>
        <w:ind w:left="5760" w:hanging="360"/>
      </w:pPr>
      <w:rPr>
        <w:rFonts w:ascii="Courier New" w:hAnsi="Courier New" w:hint="default"/>
      </w:rPr>
    </w:lvl>
    <w:lvl w:ilvl="8" w:tplc="2E94470E">
      <w:start w:val="1"/>
      <w:numFmt w:val="bullet"/>
      <w:lvlText w:val=""/>
      <w:lvlJc w:val="left"/>
      <w:pPr>
        <w:ind w:left="6480" w:hanging="360"/>
      </w:pPr>
      <w:rPr>
        <w:rFonts w:ascii="Wingdings" w:hAnsi="Wingdings" w:hint="default"/>
      </w:rPr>
    </w:lvl>
  </w:abstractNum>
  <w:abstractNum w:abstractNumId="21" w15:restartNumberingAfterBreak="0">
    <w:nsid w:val="4BD4A24D"/>
    <w:multiLevelType w:val="hybridMultilevel"/>
    <w:tmpl w:val="FFFFFFFF"/>
    <w:lvl w:ilvl="0" w:tplc="EFD445DE">
      <w:start w:val="1"/>
      <w:numFmt w:val="bullet"/>
      <w:lvlText w:val=""/>
      <w:lvlJc w:val="left"/>
      <w:pPr>
        <w:ind w:left="720" w:hanging="360"/>
      </w:pPr>
      <w:rPr>
        <w:rFonts w:ascii="Symbol" w:hAnsi="Symbol" w:hint="default"/>
      </w:rPr>
    </w:lvl>
    <w:lvl w:ilvl="1" w:tplc="A2A8B364">
      <w:start w:val="1"/>
      <w:numFmt w:val="bullet"/>
      <w:lvlText w:val="o"/>
      <w:lvlJc w:val="left"/>
      <w:pPr>
        <w:ind w:left="1440" w:hanging="360"/>
      </w:pPr>
      <w:rPr>
        <w:rFonts w:ascii="Courier New" w:hAnsi="Courier New" w:hint="default"/>
      </w:rPr>
    </w:lvl>
    <w:lvl w:ilvl="2" w:tplc="9FC8683A">
      <w:start w:val="1"/>
      <w:numFmt w:val="bullet"/>
      <w:lvlText w:val=""/>
      <w:lvlJc w:val="left"/>
      <w:pPr>
        <w:ind w:left="2160" w:hanging="360"/>
      </w:pPr>
      <w:rPr>
        <w:rFonts w:ascii="Wingdings" w:hAnsi="Wingdings" w:hint="default"/>
      </w:rPr>
    </w:lvl>
    <w:lvl w:ilvl="3" w:tplc="D0666ED8">
      <w:start w:val="1"/>
      <w:numFmt w:val="bullet"/>
      <w:lvlText w:val=""/>
      <w:lvlJc w:val="left"/>
      <w:pPr>
        <w:ind w:left="2880" w:hanging="360"/>
      </w:pPr>
      <w:rPr>
        <w:rFonts w:ascii="Symbol" w:hAnsi="Symbol" w:hint="default"/>
      </w:rPr>
    </w:lvl>
    <w:lvl w:ilvl="4" w:tplc="EE76CE0A">
      <w:start w:val="1"/>
      <w:numFmt w:val="bullet"/>
      <w:lvlText w:val="o"/>
      <w:lvlJc w:val="left"/>
      <w:pPr>
        <w:ind w:left="3600" w:hanging="360"/>
      </w:pPr>
      <w:rPr>
        <w:rFonts w:ascii="Courier New" w:hAnsi="Courier New" w:hint="default"/>
      </w:rPr>
    </w:lvl>
    <w:lvl w:ilvl="5" w:tplc="0E02B562">
      <w:start w:val="1"/>
      <w:numFmt w:val="bullet"/>
      <w:lvlText w:val=""/>
      <w:lvlJc w:val="left"/>
      <w:pPr>
        <w:ind w:left="4320" w:hanging="360"/>
      </w:pPr>
      <w:rPr>
        <w:rFonts w:ascii="Wingdings" w:hAnsi="Wingdings" w:hint="default"/>
      </w:rPr>
    </w:lvl>
    <w:lvl w:ilvl="6" w:tplc="F34E7A48">
      <w:start w:val="1"/>
      <w:numFmt w:val="bullet"/>
      <w:lvlText w:val=""/>
      <w:lvlJc w:val="left"/>
      <w:pPr>
        <w:ind w:left="5040" w:hanging="360"/>
      </w:pPr>
      <w:rPr>
        <w:rFonts w:ascii="Symbol" w:hAnsi="Symbol" w:hint="default"/>
      </w:rPr>
    </w:lvl>
    <w:lvl w:ilvl="7" w:tplc="B22826CA">
      <w:start w:val="1"/>
      <w:numFmt w:val="bullet"/>
      <w:lvlText w:val="o"/>
      <w:lvlJc w:val="left"/>
      <w:pPr>
        <w:ind w:left="5760" w:hanging="360"/>
      </w:pPr>
      <w:rPr>
        <w:rFonts w:ascii="Courier New" w:hAnsi="Courier New" w:hint="default"/>
      </w:rPr>
    </w:lvl>
    <w:lvl w:ilvl="8" w:tplc="8E4EC13E">
      <w:start w:val="1"/>
      <w:numFmt w:val="bullet"/>
      <w:lvlText w:val=""/>
      <w:lvlJc w:val="left"/>
      <w:pPr>
        <w:ind w:left="6480" w:hanging="360"/>
      </w:pPr>
      <w:rPr>
        <w:rFonts w:ascii="Wingdings" w:hAnsi="Wingdings" w:hint="default"/>
      </w:rPr>
    </w:lvl>
  </w:abstractNum>
  <w:abstractNum w:abstractNumId="22" w15:restartNumberingAfterBreak="0">
    <w:nsid w:val="50256822"/>
    <w:multiLevelType w:val="multilevel"/>
    <w:tmpl w:val="5C164ED4"/>
    <w:lvl w:ilvl="0">
      <w:start w:val="1"/>
      <w:numFmt w:val="lowerLetter"/>
      <w:lvlText w:val="%1."/>
      <w:lvlJc w:val="left"/>
      <w:pPr>
        <w:tabs>
          <w:tab w:val="num" w:pos="1080"/>
        </w:tabs>
        <w:ind w:left="1080" w:hanging="360"/>
      </w:pPr>
    </w:lvl>
    <w:lvl w:ilvl="1" w:tentative="1">
      <w:start w:val="1"/>
      <w:numFmt w:val="lowerLetter"/>
      <w:lvlText w:val="%2."/>
      <w:lvlJc w:val="left"/>
      <w:pPr>
        <w:tabs>
          <w:tab w:val="num" w:pos="1800"/>
        </w:tabs>
        <w:ind w:left="1800" w:hanging="360"/>
      </w:pPr>
    </w:lvl>
    <w:lvl w:ilvl="2" w:tentative="1">
      <w:start w:val="1"/>
      <w:numFmt w:val="lowerLetter"/>
      <w:lvlText w:val="%3."/>
      <w:lvlJc w:val="left"/>
      <w:pPr>
        <w:tabs>
          <w:tab w:val="num" w:pos="2520"/>
        </w:tabs>
        <w:ind w:left="2520" w:hanging="360"/>
      </w:pPr>
    </w:lvl>
    <w:lvl w:ilvl="3" w:tentative="1">
      <w:start w:val="1"/>
      <w:numFmt w:val="lowerLetter"/>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Letter"/>
      <w:lvlText w:val="%6."/>
      <w:lvlJc w:val="left"/>
      <w:pPr>
        <w:tabs>
          <w:tab w:val="num" w:pos="4680"/>
        </w:tabs>
        <w:ind w:left="4680" w:hanging="360"/>
      </w:pPr>
    </w:lvl>
    <w:lvl w:ilvl="6" w:tentative="1">
      <w:start w:val="1"/>
      <w:numFmt w:val="lowerLetter"/>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Letter"/>
      <w:lvlText w:val="%9."/>
      <w:lvlJc w:val="left"/>
      <w:pPr>
        <w:tabs>
          <w:tab w:val="num" w:pos="6840"/>
        </w:tabs>
        <w:ind w:left="6840" w:hanging="360"/>
      </w:pPr>
    </w:lvl>
  </w:abstractNum>
  <w:abstractNum w:abstractNumId="23" w15:restartNumberingAfterBreak="0">
    <w:nsid w:val="5424FCE3"/>
    <w:multiLevelType w:val="hybridMultilevel"/>
    <w:tmpl w:val="FFFFFFFF"/>
    <w:lvl w:ilvl="0" w:tplc="6582B5A0">
      <w:start w:val="1"/>
      <w:numFmt w:val="bullet"/>
      <w:lvlText w:val=""/>
      <w:lvlJc w:val="left"/>
      <w:pPr>
        <w:ind w:left="720" w:hanging="360"/>
      </w:pPr>
      <w:rPr>
        <w:rFonts w:ascii="Symbol" w:hAnsi="Symbol" w:hint="default"/>
      </w:rPr>
    </w:lvl>
    <w:lvl w:ilvl="1" w:tplc="6BCE4D90">
      <w:start w:val="1"/>
      <w:numFmt w:val="bullet"/>
      <w:lvlText w:val="o"/>
      <w:lvlJc w:val="left"/>
      <w:pPr>
        <w:ind w:left="1440" w:hanging="360"/>
      </w:pPr>
      <w:rPr>
        <w:rFonts w:ascii="Courier New" w:hAnsi="Courier New" w:hint="default"/>
      </w:rPr>
    </w:lvl>
    <w:lvl w:ilvl="2" w:tplc="FB6CFCA2">
      <w:start w:val="1"/>
      <w:numFmt w:val="bullet"/>
      <w:lvlText w:val=""/>
      <w:lvlJc w:val="left"/>
      <w:pPr>
        <w:ind w:left="2160" w:hanging="360"/>
      </w:pPr>
      <w:rPr>
        <w:rFonts w:ascii="Wingdings" w:hAnsi="Wingdings" w:hint="default"/>
      </w:rPr>
    </w:lvl>
    <w:lvl w:ilvl="3" w:tplc="70FE252A">
      <w:start w:val="1"/>
      <w:numFmt w:val="bullet"/>
      <w:lvlText w:val=""/>
      <w:lvlJc w:val="left"/>
      <w:pPr>
        <w:ind w:left="2880" w:hanging="360"/>
      </w:pPr>
      <w:rPr>
        <w:rFonts w:ascii="Symbol" w:hAnsi="Symbol" w:hint="default"/>
      </w:rPr>
    </w:lvl>
    <w:lvl w:ilvl="4" w:tplc="3D9C076E">
      <w:start w:val="1"/>
      <w:numFmt w:val="bullet"/>
      <w:lvlText w:val="o"/>
      <w:lvlJc w:val="left"/>
      <w:pPr>
        <w:ind w:left="3600" w:hanging="360"/>
      </w:pPr>
      <w:rPr>
        <w:rFonts w:ascii="Courier New" w:hAnsi="Courier New" w:hint="default"/>
      </w:rPr>
    </w:lvl>
    <w:lvl w:ilvl="5" w:tplc="7D6C21A6">
      <w:start w:val="1"/>
      <w:numFmt w:val="bullet"/>
      <w:lvlText w:val=""/>
      <w:lvlJc w:val="left"/>
      <w:pPr>
        <w:ind w:left="4320" w:hanging="360"/>
      </w:pPr>
      <w:rPr>
        <w:rFonts w:ascii="Wingdings" w:hAnsi="Wingdings" w:hint="default"/>
      </w:rPr>
    </w:lvl>
    <w:lvl w:ilvl="6" w:tplc="2F5AE9DC">
      <w:start w:val="1"/>
      <w:numFmt w:val="bullet"/>
      <w:lvlText w:val=""/>
      <w:lvlJc w:val="left"/>
      <w:pPr>
        <w:ind w:left="5040" w:hanging="360"/>
      </w:pPr>
      <w:rPr>
        <w:rFonts w:ascii="Symbol" w:hAnsi="Symbol" w:hint="default"/>
      </w:rPr>
    </w:lvl>
    <w:lvl w:ilvl="7" w:tplc="22E8973C">
      <w:start w:val="1"/>
      <w:numFmt w:val="bullet"/>
      <w:lvlText w:val="o"/>
      <w:lvlJc w:val="left"/>
      <w:pPr>
        <w:ind w:left="5760" w:hanging="360"/>
      </w:pPr>
      <w:rPr>
        <w:rFonts w:ascii="Courier New" w:hAnsi="Courier New" w:hint="default"/>
      </w:rPr>
    </w:lvl>
    <w:lvl w:ilvl="8" w:tplc="4334ABF0">
      <w:start w:val="1"/>
      <w:numFmt w:val="bullet"/>
      <w:lvlText w:val=""/>
      <w:lvlJc w:val="left"/>
      <w:pPr>
        <w:ind w:left="6480" w:hanging="360"/>
      </w:pPr>
      <w:rPr>
        <w:rFonts w:ascii="Wingdings" w:hAnsi="Wingdings" w:hint="default"/>
      </w:rPr>
    </w:lvl>
  </w:abstractNum>
  <w:abstractNum w:abstractNumId="24" w15:restartNumberingAfterBreak="0">
    <w:nsid w:val="54534D5A"/>
    <w:multiLevelType w:val="multilevel"/>
    <w:tmpl w:val="9B22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A7688F2"/>
    <w:multiLevelType w:val="hybridMultilevel"/>
    <w:tmpl w:val="DA966D94"/>
    <w:lvl w:ilvl="0" w:tplc="5B927E6A">
      <w:start w:val="1"/>
      <w:numFmt w:val="bullet"/>
      <w:lvlText w:val=""/>
      <w:lvlJc w:val="left"/>
      <w:pPr>
        <w:ind w:left="720" w:hanging="360"/>
      </w:pPr>
      <w:rPr>
        <w:rFonts w:ascii="Symbol" w:hAnsi="Symbol" w:hint="default"/>
      </w:rPr>
    </w:lvl>
    <w:lvl w:ilvl="1" w:tplc="47145608">
      <w:start w:val="1"/>
      <w:numFmt w:val="bullet"/>
      <w:lvlText w:val="o"/>
      <w:lvlJc w:val="left"/>
      <w:pPr>
        <w:ind w:left="1440" w:hanging="360"/>
      </w:pPr>
      <w:rPr>
        <w:rFonts w:ascii="Courier New" w:hAnsi="Courier New" w:hint="default"/>
      </w:rPr>
    </w:lvl>
    <w:lvl w:ilvl="2" w:tplc="DAE40876">
      <w:start w:val="1"/>
      <w:numFmt w:val="bullet"/>
      <w:lvlText w:val=""/>
      <w:lvlJc w:val="left"/>
      <w:pPr>
        <w:ind w:left="2160" w:hanging="360"/>
      </w:pPr>
      <w:rPr>
        <w:rFonts w:ascii="Wingdings" w:hAnsi="Wingdings" w:hint="default"/>
      </w:rPr>
    </w:lvl>
    <w:lvl w:ilvl="3" w:tplc="EA6CD6B2">
      <w:start w:val="1"/>
      <w:numFmt w:val="bullet"/>
      <w:lvlText w:val=""/>
      <w:lvlJc w:val="left"/>
      <w:pPr>
        <w:ind w:left="2880" w:hanging="360"/>
      </w:pPr>
      <w:rPr>
        <w:rFonts w:ascii="Symbol" w:hAnsi="Symbol" w:hint="default"/>
      </w:rPr>
    </w:lvl>
    <w:lvl w:ilvl="4" w:tplc="1BEC932C">
      <w:start w:val="1"/>
      <w:numFmt w:val="bullet"/>
      <w:lvlText w:val="o"/>
      <w:lvlJc w:val="left"/>
      <w:pPr>
        <w:ind w:left="3600" w:hanging="360"/>
      </w:pPr>
      <w:rPr>
        <w:rFonts w:ascii="Courier New" w:hAnsi="Courier New" w:hint="default"/>
      </w:rPr>
    </w:lvl>
    <w:lvl w:ilvl="5" w:tplc="900A3284">
      <w:start w:val="1"/>
      <w:numFmt w:val="bullet"/>
      <w:lvlText w:val=""/>
      <w:lvlJc w:val="left"/>
      <w:pPr>
        <w:ind w:left="4320" w:hanging="360"/>
      </w:pPr>
      <w:rPr>
        <w:rFonts w:ascii="Wingdings" w:hAnsi="Wingdings" w:hint="default"/>
      </w:rPr>
    </w:lvl>
    <w:lvl w:ilvl="6" w:tplc="70643550">
      <w:start w:val="1"/>
      <w:numFmt w:val="bullet"/>
      <w:lvlText w:val=""/>
      <w:lvlJc w:val="left"/>
      <w:pPr>
        <w:ind w:left="5040" w:hanging="360"/>
      </w:pPr>
      <w:rPr>
        <w:rFonts w:ascii="Symbol" w:hAnsi="Symbol" w:hint="default"/>
      </w:rPr>
    </w:lvl>
    <w:lvl w:ilvl="7" w:tplc="B7E0A2C6">
      <w:start w:val="1"/>
      <w:numFmt w:val="bullet"/>
      <w:lvlText w:val="o"/>
      <w:lvlJc w:val="left"/>
      <w:pPr>
        <w:ind w:left="5760" w:hanging="360"/>
      </w:pPr>
      <w:rPr>
        <w:rFonts w:ascii="Courier New" w:hAnsi="Courier New" w:hint="default"/>
      </w:rPr>
    </w:lvl>
    <w:lvl w:ilvl="8" w:tplc="11F691E6">
      <w:start w:val="1"/>
      <w:numFmt w:val="bullet"/>
      <w:lvlText w:val=""/>
      <w:lvlJc w:val="left"/>
      <w:pPr>
        <w:ind w:left="6480" w:hanging="360"/>
      </w:pPr>
      <w:rPr>
        <w:rFonts w:ascii="Wingdings" w:hAnsi="Wingdings" w:hint="default"/>
      </w:rPr>
    </w:lvl>
  </w:abstractNum>
  <w:abstractNum w:abstractNumId="26" w15:restartNumberingAfterBreak="0">
    <w:nsid w:val="5C8E72E4"/>
    <w:multiLevelType w:val="hybridMultilevel"/>
    <w:tmpl w:val="C6D8E8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E1E2823"/>
    <w:multiLevelType w:val="hybridMultilevel"/>
    <w:tmpl w:val="F8A0D10C"/>
    <w:lvl w:ilvl="0" w:tplc="5BF08E22">
      <w:start w:val="1"/>
      <w:numFmt w:val="bullet"/>
      <w:lvlText w:val=""/>
      <w:lvlJc w:val="left"/>
      <w:pPr>
        <w:ind w:left="720" w:hanging="360"/>
      </w:pPr>
      <w:rPr>
        <w:rFonts w:ascii="Symbol" w:hAnsi="Symbol" w:hint="default"/>
      </w:rPr>
    </w:lvl>
    <w:lvl w:ilvl="1" w:tplc="370E786C">
      <w:start w:val="1"/>
      <w:numFmt w:val="bullet"/>
      <w:lvlText w:val="o"/>
      <w:lvlJc w:val="left"/>
      <w:pPr>
        <w:ind w:left="1440" w:hanging="360"/>
      </w:pPr>
      <w:rPr>
        <w:rFonts w:ascii="Courier New" w:hAnsi="Courier New" w:hint="default"/>
      </w:rPr>
    </w:lvl>
    <w:lvl w:ilvl="2" w:tplc="5396F300">
      <w:start w:val="1"/>
      <w:numFmt w:val="bullet"/>
      <w:lvlText w:val=""/>
      <w:lvlJc w:val="left"/>
      <w:pPr>
        <w:ind w:left="2160" w:hanging="360"/>
      </w:pPr>
      <w:rPr>
        <w:rFonts w:ascii="Wingdings" w:hAnsi="Wingdings" w:hint="default"/>
      </w:rPr>
    </w:lvl>
    <w:lvl w:ilvl="3" w:tplc="DD9A0812">
      <w:start w:val="1"/>
      <w:numFmt w:val="bullet"/>
      <w:lvlText w:val=""/>
      <w:lvlJc w:val="left"/>
      <w:pPr>
        <w:ind w:left="2880" w:hanging="360"/>
      </w:pPr>
      <w:rPr>
        <w:rFonts w:ascii="Symbol" w:hAnsi="Symbol" w:hint="default"/>
      </w:rPr>
    </w:lvl>
    <w:lvl w:ilvl="4" w:tplc="F5F441B6">
      <w:start w:val="1"/>
      <w:numFmt w:val="bullet"/>
      <w:lvlText w:val="o"/>
      <w:lvlJc w:val="left"/>
      <w:pPr>
        <w:ind w:left="3600" w:hanging="360"/>
      </w:pPr>
      <w:rPr>
        <w:rFonts w:ascii="Courier New" w:hAnsi="Courier New" w:hint="default"/>
      </w:rPr>
    </w:lvl>
    <w:lvl w:ilvl="5" w:tplc="40C2DDB0">
      <w:start w:val="1"/>
      <w:numFmt w:val="bullet"/>
      <w:lvlText w:val=""/>
      <w:lvlJc w:val="left"/>
      <w:pPr>
        <w:ind w:left="4320" w:hanging="360"/>
      </w:pPr>
      <w:rPr>
        <w:rFonts w:ascii="Wingdings" w:hAnsi="Wingdings" w:hint="default"/>
      </w:rPr>
    </w:lvl>
    <w:lvl w:ilvl="6" w:tplc="3A042A4E">
      <w:start w:val="1"/>
      <w:numFmt w:val="bullet"/>
      <w:lvlText w:val=""/>
      <w:lvlJc w:val="left"/>
      <w:pPr>
        <w:ind w:left="5040" w:hanging="360"/>
      </w:pPr>
      <w:rPr>
        <w:rFonts w:ascii="Symbol" w:hAnsi="Symbol" w:hint="default"/>
      </w:rPr>
    </w:lvl>
    <w:lvl w:ilvl="7" w:tplc="3C7832EC">
      <w:start w:val="1"/>
      <w:numFmt w:val="bullet"/>
      <w:lvlText w:val="o"/>
      <w:lvlJc w:val="left"/>
      <w:pPr>
        <w:ind w:left="5760" w:hanging="360"/>
      </w:pPr>
      <w:rPr>
        <w:rFonts w:ascii="Courier New" w:hAnsi="Courier New" w:hint="default"/>
      </w:rPr>
    </w:lvl>
    <w:lvl w:ilvl="8" w:tplc="EAFA067A">
      <w:start w:val="1"/>
      <w:numFmt w:val="bullet"/>
      <w:lvlText w:val=""/>
      <w:lvlJc w:val="left"/>
      <w:pPr>
        <w:ind w:left="6480" w:hanging="360"/>
      </w:pPr>
      <w:rPr>
        <w:rFonts w:ascii="Wingdings" w:hAnsi="Wingdings" w:hint="default"/>
      </w:rPr>
    </w:lvl>
  </w:abstractNum>
  <w:abstractNum w:abstractNumId="28" w15:restartNumberingAfterBreak="0">
    <w:nsid w:val="66538B74"/>
    <w:multiLevelType w:val="hybridMultilevel"/>
    <w:tmpl w:val="FFFFFFFF"/>
    <w:lvl w:ilvl="0" w:tplc="9850B136">
      <w:start w:val="1"/>
      <w:numFmt w:val="bullet"/>
      <w:lvlText w:val=""/>
      <w:lvlJc w:val="left"/>
      <w:pPr>
        <w:ind w:left="720" w:hanging="360"/>
      </w:pPr>
      <w:rPr>
        <w:rFonts w:ascii="Symbol" w:hAnsi="Symbol" w:hint="default"/>
      </w:rPr>
    </w:lvl>
    <w:lvl w:ilvl="1" w:tplc="F918AE1C">
      <w:start w:val="1"/>
      <w:numFmt w:val="bullet"/>
      <w:lvlText w:val="o"/>
      <w:lvlJc w:val="left"/>
      <w:pPr>
        <w:ind w:left="1440" w:hanging="360"/>
      </w:pPr>
      <w:rPr>
        <w:rFonts w:ascii="Courier New" w:hAnsi="Courier New" w:hint="default"/>
      </w:rPr>
    </w:lvl>
    <w:lvl w:ilvl="2" w:tplc="03CCFEE4">
      <w:start w:val="1"/>
      <w:numFmt w:val="bullet"/>
      <w:lvlText w:val=""/>
      <w:lvlJc w:val="left"/>
      <w:pPr>
        <w:ind w:left="2160" w:hanging="360"/>
      </w:pPr>
      <w:rPr>
        <w:rFonts w:ascii="Wingdings" w:hAnsi="Wingdings" w:hint="default"/>
      </w:rPr>
    </w:lvl>
    <w:lvl w:ilvl="3" w:tplc="0DCE0870">
      <w:start w:val="1"/>
      <w:numFmt w:val="bullet"/>
      <w:lvlText w:val=""/>
      <w:lvlJc w:val="left"/>
      <w:pPr>
        <w:ind w:left="2880" w:hanging="360"/>
      </w:pPr>
      <w:rPr>
        <w:rFonts w:ascii="Symbol" w:hAnsi="Symbol" w:hint="default"/>
      </w:rPr>
    </w:lvl>
    <w:lvl w:ilvl="4" w:tplc="3200802A">
      <w:start w:val="1"/>
      <w:numFmt w:val="bullet"/>
      <w:lvlText w:val="o"/>
      <w:lvlJc w:val="left"/>
      <w:pPr>
        <w:ind w:left="3600" w:hanging="360"/>
      </w:pPr>
      <w:rPr>
        <w:rFonts w:ascii="Courier New" w:hAnsi="Courier New" w:hint="default"/>
      </w:rPr>
    </w:lvl>
    <w:lvl w:ilvl="5" w:tplc="567C3FDA">
      <w:start w:val="1"/>
      <w:numFmt w:val="bullet"/>
      <w:lvlText w:val=""/>
      <w:lvlJc w:val="left"/>
      <w:pPr>
        <w:ind w:left="4320" w:hanging="360"/>
      </w:pPr>
      <w:rPr>
        <w:rFonts w:ascii="Wingdings" w:hAnsi="Wingdings" w:hint="default"/>
      </w:rPr>
    </w:lvl>
    <w:lvl w:ilvl="6" w:tplc="15CA4B50">
      <w:start w:val="1"/>
      <w:numFmt w:val="bullet"/>
      <w:lvlText w:val=""/>
      <w:lvlJc w:val="left"/>
      <w:pPr>
        <w:ind w:left="5040" w:hanging="360"/>
      </w:pPr>
      <w:rPr>
        <w:rFonts w:ascii="Symbol" w:hAnsi="Symbol" w:hint="default"/>
      </w:rPr>
    </w:lvl>
    <w:lvl w:ilvl="7" w:tplc="9E72FE48">
      <w:start w:val="1"/>
      <w:numFmt w:val="bullet"/>
      <w:lvlText w:val="o"/>
      <w:lvlJc w:val="left"/>
      <w:pPr>
        <w:ind w:left="5760" w:hanging="360"/>
      </w:pPr>
      <w:rPr>
        <w:rFonts w:ascii="Courier New" w:hAnsi="Courier New" w:hint="default"/>
      </w:rPr>
    </w:lvl>
    <w:lvl w:ilvl="8" w:tplc="BEA8B7B8">
      <w:start w:val="1"/>
      <w:numFmt w:val="bullet"/>
      <w:lvlText w:val=""/>
      <w:lvlJc w:val="left"/>
      <w:pPr>
        <w:ind w:left="6480" w:hanging="360"/>
      </w:pPr>
      <w:rPr>
        <w:rFonts w:ascii="Wingdings" w:hAnsi="Wingdings" w:hint="default"/>
      </w:rPr>
    </w:lvl>
  </w:abstractNum>
  <w:abstractNum w:abstractNumId="29" w15:restartNumberingAfterBreak="0">
    <w:nsid w:val="6AA7E7F2"/>
    <w:multiLevelType w:val="hybridMultilevel"/>
    <w:tmpl w:val="FFFFFFFF"/>
    <w:lvl w:ilvl="0" w:tplc="2C1A39AC">
      <w:start w:val="1"/>
      <w:numFmt w:val="bullet"/>
      <w:lvlText w:val=""/>
      <w:lvlJc w:val="left"/>
      <w:pPr>
        <w:ind w:left="720" w:hanging="360"/>
      </w:pPr>
      <w:rPr>
        <w:rFonts w:ascii="Symbol" w:hAnsi="Symbol" w:hint="default"/>
      </w:rPr>
    </w:lvl>
    <w:lvl w:ilvl="1" w:tplc="DB54DA4A">
      <w:start w:val="1"/>
      <w:numFmt w:val="bullet"/>
      <w:lvlText w:val="o"/>
      <w:lvlJc w:val="left"/>
      <w:pPr>
        <w:ind w:left="1440" w:hanging="360"/>
      </w:pPr>
      <w:rPr>
        <w:rFonts w:ascii="Courier New" w:hAnsi="Courier New" w:hint="default"/>
      </w:rPr>
    </w:lvl>
    <w:lvl w:ilvl="2" w:tplc="CD40B4C0">
      <w:start w:val="1"/>
      <w:numFmt w:val="bullet"/>
      <w:lvlText w:val=""/>
      <w:lvlJc w:val="left"/>
      <w:pPr>
        <w:ind w:left="2160" w:hanging="360"/>
      </w:pPr>
      <w:rPr>
        <w:rFonts w:ascii="Wingdings" w:hAnsi="Wingdings" w:hint="default"/>
      </w:rPr>
    </w:lvl>
    <w:lvl w:ilvl="3" w:tplc="B4E41DEC">
      <w:start w:val="1"/>
      <w:numFmt w:val="bullet"/>
      <w:lvlText w:val=""/>
      <w:lvlJc w:val="left"/>
      <w:pPr>
        <w:ind w:left="2880" w:hanging="360"/>
      </w:pPr>
      <w:rPr>
        <w:rFonts w:ascii="Symbol" w:hAnsi="Symbol" w:hint="default"/>
      </w:rPr>
    </w:lvl>
    <w:lvl w:ilvl="4" w:tplc="32148B44">
      <w:start w:val="1"/>
      <w:numFmt w:val="bullet"/>
      <w:lvlText w:val="o"/>
      <w:lvlJc w:val="left"/>
      <w:pPr>
        <w:ind w:left="3600" w:hanging="360"/>
      </w:pPr>
      <w:rPr>
        <w:rFonts w:ascii="Courier New" w:hAnsi="Courier New" w:hint="default"/>
      </w:rPr>
    </w:lvl>
    <w:lvl w:ilvl="5" w:tplc="5A56FB30">
      <w:start w:val="1"/>
      <w:numFmt w:val="bullet"/>
      <w:lvlText w:val=""/>
      <w:lvlJc w:val="left"/>
      <w:pPr>
        <w:ind w:left="4320" w:hanging="360"/>
      </w:pPr>
      <w:rPr>
        <w:rFonts w:ascii="Wingdings" w:hAnsi="Wingdings" w:hint="default"/>
      </w:rPr>
    </w:lvl>
    <w:lvl w:ilvl="6" w:tplc="F3C68A78">
      <w:start w:val="1"/>
      <w:numFmt w:val="bullet"/>
      <w:lvlText w:val=""/>
      <w:lvlJc w:val="left"/>
      <w:pPr>
        <w:ind w:left="5040" w:hanging="360"/>
      </w:pPr>
      <w:rPr>
        <w:rFonts w:ascii="Symbol" w:hAnsi="Symbol" w:hint="default"/>
      </w:rPr>
    </w:lvl>
    <w:lvl w:ilvl="7" w:tplc="8E98ED6C">
      <w:start w:val="1"/>
      <w:numFmt w:val="bullet"/>
      <w:lvlText w:val="o"/>
      <w:lvlJc w:val="left"/>
      <w:pPr>
        <w:ind w:left="5760" w:hanging="360"/>
      </w:pPr>
      <w:rPr>
        <w:rFonts w:ascii="Courier New" w:hAnsi="Courier New" w:hint="default"/>
      </w:rPr>
    </w:lvl>
    <w:lvl w:ilvl="8" w:tplc="E29E5032">
      <w:start w:val="1"/>
      <w:numFmt w:val="bullet"/>
      <w:lvlText w:val=""/>
      <w:lvlJc w:val="left"/>
      <w:pPr>
        <w:ind w:left="6480" w:hanging="360"/>
      </w:pPr>
      <w:rPr>
        <w:rFonts w:ascii="Wingdings" w:hAnsi="Wingdings" w:hint="default"/>
      </w:rPr>
    </w:lvl>
  </w:abstractNum>
  <w:abstractNum w:abstractNumId="30" w15:restartNumberingAfterBreak="0">
    <w:nsid w:val="6FBF9B19"/>
    <w:multiLevelType w:val="hybridMultilevel"/>
    <w:tmpl w:val="FFFFFFFF"/>
    <w:lvl w:ilvl="0" w:tplc="ED66016A">
      <w:start w:val="1"/>
      <w:numFmt w:val="bullet"/>
      <w:lvlText w:val=""/>
      <w:lvlJc w:val="left"/>
      <w:pPr>
        <w:ind w:left="720" w:hanging="360"/>
      </w:pPr>
      <w:rPr>
        <w:rFonts w:ascii="Symbol" w:hAnsi="Symbol" w:hint="default"/>
      </w:rPr>
    </w:lvl>
    <w:lvl w:ilvl="1" w:tplc="7C30AD7E">
      <w:start w:val="1"/>
      <w:numFmt w:val="bullet"/>
      <w:lvlText w:val="o"/>
      <w:lvlJc w:val="left"/>
      <w:pPr>
        <w:ind w:left="1440" w:hanging="360"/>
      </w:pPr>
      <w:rPr>
        <w:rFonts w:ascii="Courier New" w:hAnsi="Courier New" w:hint="default"/>
      </w:rPr>
    </w:lvl>
    <w:lvl w:ilvl="2" w:tplc="6590B2FC">
      <w:start w:val="1"/>
      <w:numFmt w:val="bullet"/>
      <w:lvlText w:val=""/>
      <w:lvlJc w:val="left"/>
      <w:pPr>
        <w:ind w:left="2160" w:hanging="360"/>
      </w:pPr>
      <w:rPr>
        <w:rFonts w:ascii="Wingdings" w:hAnsi="Wingdings" w:hint="default"/>
      </w:rPr>
    </w:lvl>
    <w:lvl w:ilvl="3" w:tplc="F2065A4A">
      <w:start w:val="1"/>
      <w:numFmt w:val="bullet"/>
      <w:lvlText w:val=""/>
      <w:lvlJc w:val="left"/>
      <w:pPr>
        <w:ind w:left="2880" w:hanging="360"/>
      </w:pPr>
      <w:rPr>
        <w:rFonts w:ascii="Symbol" w:hAnsi="Symbol" w:hint="default"/>
      </w:rPr>
    </w:lvl>
    <w:lvl w:ilvl="4" w:tplc="1EACF780">
      <w:start w:val="1"/>
      <w:numFmt w:val="bullet"/>
      <w:lvlText w:val="o"/>
      <w:lvlJc w:val="left"/>
      <w:pPr>
        <w:ind w:left="3600" w:hanging="360"/>
      </w:pPr>
      <w:rPr>
        <w:rFonts w:ascii="Courier New" w:hAnsi="Courier New" w:hint="default"/>
      </w:rPr>
    </w:lvl>
    <w:lvl w:ilvl="5" w:tplc="6CBA790E">
      <w:start w:val="1"/>
      <w:numFmt w:val="bullet"/>
      <w:lvlText w:val=""/>
      <w:lvlJc w:val="left"/>
      <w:pPr>
        <w:ind w:left="4320" w:hanging="360"/>
      </w:pPr>
      <w:rPr>
        <w:rFonts w:ascii="Wingdings" w:hAnsi="Wingdings" w:hint="default"/>
      </w:rPr>
    </w:lvl>
    <w:lvl w:ilvl="6" w:tplc="8D2C5228">
      <w:start w:val="1"/>
      <w:numFmt w:val="bullet"/>
      <w:lvlText w:val=""/>
      <w:lvlJc w:val="left"/>
      <w:pPr>
        <w:ind w:left="5040" w:hanging="360"/>
      </w:pPr>
      <w:rPr>
        <w:rFonts w:ascii="Symbol" w:hAnsi="Symbol" w:hint="default"/>
      </w:rPr>
    </w:lvl>
    <w:lvl w:ilvl="7" w:tplc="4F3E907C">
      <w:start w:val="1"/>
      <w:numFmt w:val="bullet"/>
      <w:lvlText w:val="o"/>
      <w:lvlJc w:val="left"/>
      <w:pPr>
        <w:ind w:left="5760" w:hanging="360"/>
      </w:pPr>
      <w:rPr>
        <w:rFonts w:ascii="Courier New" w:hAnsi="Courier New" w:hint="default"/>
      </w:rPr>
    </w:lvl>
    <w:lvl w:ilvl="8" w:tplc="5AC25A96">
      <w:start w:val="1"/>
      <w:numFmt w:val="bullet"/>
      <w:lvlText w:val=""/>
      <w:lvlJc w:val="left"/>
      <w:pPr>
        <w:ind w:left="6480" w:hanging="360"/>
      </w:pPr>
      <w:rPr>
        <w:rFonts w:ascii="Wingdings" w:hAnsi="Wingdings" w:hint="default"/>
      </w:rPr>
    </w:lvl>
  </w:abstractNum>
  <w:abstractNum w:abstractNumId="31" w15:restartNumberingAfterBreak="0">
    <w:nsid w:val="701350A2"/>
    <w:multiLevelType w:val="hybridMultilevel"/>
    <w:tmpl w:val="FFFFFFFF"/>
    <w:lvl w:ilvl="0" w:tplc="FA62343A">
      <w:start w:val="1"/>
      <w:numFmt w:val="bullet"/>
      <w:lvlText w:val=""/>
      <w:lvlJc w:val="left"/>
      <w:pPr>
        <w:ind w:left="720" w:hanging="360"/>
      </w:pPr>
      <w:rPr>
        <w:rFonts w:ascii="Symbol" w:hAnsi="Symbol" w:hint="default"/>
      </w:rPr>
    </w:lvl>
    <w:lvl w:ilvl="1" w:tplc="E56E4D2A">
      <w:start w:val="1"/>
      <w:numFmt w:val="bullet"/>
      <w:lvlText w:val="o"/>
      <w:lvlJc w:val="left"/>
      <w:pPr>
        <w:ind w:left="1440" w:hanging="360"/>
      </w:pPr>
      <w:rPr>
        <w:rFonts w:ascii="Courier New" w:hAnsi="Courier New" w:hint="default"/>
      </w:rPr>
    </w:lvl>
    <w:lvl w:ilvl="2" w:tplc="ACAA6E2C">
      <w:start w:val="1"/>
      <w:numFmt w:val="bullet"/>
      <w:lvlText w:val=""/>
      <w:lvlJc w:val="left"/>
      <w:pPr>
        <w:ind w:left="2160" w:hanging="360"/>
      </w:pPr>
      <w:rPr>
        <w:rFonts w:ascii="Wingdings" w:hAnsi="Wingdings" w:hint="default"/>
      </w:rPr>
    </w:lvl>
    <w:lvl w:ilvl="3" w:tplc="E5A0BFF8">
      <w:start w:val="1"/>
      <w:numFmt w:val="bullet"/>
      <w:lvlText w:val=""/>
      <w:lvlJc w:val="left"/>
      <w:pPr>
        <w:ind w:left="2880" w:hanging="360"/>
      </w:pPr>
      <w:rPr>
        <w:rFonts w:ascii="Symbol" w:hAnsi="Symbol" w:hint="default"/>
      </w:rPr>
    </w:lvl>
    <w:lvl w:ilvl="4" w:tplc="38D84854">
      <w:start w:val="1"/>
      <w:numFmt w:val="bullet"/>
      <w:lvlText w:val="o"/>
      <w:lvlJc w:val="left"/>
      <w:pPr>
        <w:ind w:left="3600" w:hanging="360"/>
      </w:pPr>
      <w:rPr>
        <w:rFonts w:ascii="Courier New" w:hAnsi="Courier New" w:hint="default"/>
      </w:rPr>
    </w:lvl>
    <w:lvl w:ilvl="5" w:tplc="0A8027A2">
      <w:start w:val="1"/>
      <w:numFmt w:val="bullet"/>
      <w:lvlText w:val=""/>
      <w:lvlJc w:val="left"/>
      <w:pPr>
        <w:ind w:left="4320" w:hanging="360"/>
      </w:pPr>
      <w:rPr>
        <w:rFonts w:ascii="Wingdings" w:hAnsi="Wingdings" w:hint="default"/>
      </w:rPr>
    </w:lvl>
    <w:lvl w:ilvl="6" w:tplc="D682B6DA">
      <w:start w:val="1"/>
      <w:numFmt w:val="bullet"/>
      <w:lvlText w:val=""/>
      <w:lvlJc w:val="left"/>
      <w:pPr>
        <w:ind w:left="5040" w:hanging="360"/>
      </w:pPr>
      <w:rPr>
        <w:rFonts w:ascii="Symbol" w:hAnsi="Symbol" w:hint="default"/>
      </w:rPr>
    </w:lvl>
    <w:lvl w:ilvl="7" w:tplc="3C804D54">
      <w:start w:val="1"/>
      <w:numFmt w:val="bullet"/>
      <w:lvlText w:val="o"/>
      <w:lvlJc w:val="left"/>
      <w:pPr>
        <w:ind w:left="5760" w:hanging="360"/>
      </w:pPr>
      <w:rPr>
        <w:rFonts w:ascii="Courier New" w:hAnsi="Courier New" w:hint="default"/>
      </w:rPr>
    </w:lvl>
    <w:lvl w:ilvl="8" w:tplc="13D06E90">
      <w:start w:val="1"/>
      <w:numFmt w:val="bullet"/>
      <w:lvlText w:val=""/>
      <w:lvlJc w:val="left"/>
      <w:pPr>
        <w:ind w:left="6480" w:hanging="360"/>
      </w:pPr>
      <w:rPr>
        <w:rFonts w:ascii="Wingdings" w:hAnsi="Wingdings" w:hint="default"/>
      </w:rPr>
    </w:lvl>
  </w:abstractNum>
  <w:abstractNum w:abstractNumId="32" w15:restartNumberingAfterBreak="0">
    <w:nsid w:val="74613402"/>
    <w:multiLevelType w:val="hybridMultilevel"/>
    <w:tmpl w:val="86862548"/>
    <w:lvl w:ilvl="0" w:tplc="BAD86E8A">
      <w:start w:val="1"/>
      <w:numFmt w:val="bullet"/>
      <w:lvlText w:val=""/>
      <w:lvlJc w:val="left"/>
      <w:pPr>
        <w:ind w:left="720" w:hanging="360"/>
      </w:pPr>
      <w:rPr>
        <w:rFonts w:ascii="Symbol" w:hAnsi="Symbol" w:hint="default"/>
      </w:rPr>
    </w:lvl>
    <w:lvl w:ilvl="1" w:tplc="11648608">
      <w:start w:val="1"/>
      <w:numFmt w:val="bullet"/>
      <w:lvlText w:val="o"/>
      <w:lvlJc w:val="left"/>
      <w:pPr>
        <w:ind w:left="1440" w:hanging="360"/>
      </w:pPr>
      <w:rPr>
        <w:rFonts w:ascii="Courier New" w:hAnsi="Courier New" w:hint="default"/>
      </w:rPr>
    </w:lvl>
    <w:lvl w:ilvl="2" w:tplc="57A49F70">
      <w:start w:val="1"/>
      <w:numFmt w:val="bullet"/>
      <w:lvlText w:val=""/>
      <w:lvlJc w:val="left"/>
      <w:pPr>
        <w:ind w:left="2160" w:hanging="360"/>
      </w:pPr>
      <w:rPr>
        <w:rFonts w:ascii="Wingdings" w:hAnsi="Wingdings" w:hint="default"/>
      </w:rPr>
    </w:lvl>
    <w:lvl w:ilvl="3" w:tplc="35623DDA">
      <w:start w:val="1"/>
      <w:numFmt w:val="bullet"/>
      <w:lvlText w:val=""/>
      <w:lvlJc w:val="left"/>
      <w:pPr>
        <w:ind w:left="2880" w:hanging="360"/>
      </w:pPr>
      <w:rPr>
        <w:rFonts w:ascii="Symbol" w:hAnsi="Symbol" w:hint="default"/>
      </w:rPr>
    </w:lvl>
    <w:lvl w:ilvl="4" w:tplc="283E5A54">
      <w:start w:val="1"/>
      <w:numFmt w:val="bullet"/>
      <w:lvlText w:val="o"/>
      <w:lvlJc w:val="left"/>
      <w:pPr>
        <w:ind w:left="3600" w:hanging="360"/>
      </w:pPr>
      <w:rPr>
        <w:rFonts w:ascii="Courier New" w:hAnsi="Courier New" w:hint="default"/>
      </w:rPr>
    </w:lvl>
    <w:lvl w:ilvl="5" w:tplc="C4687962">
      <w:start w:val="1"/>
      <w:numFmt w:val="bullet"/>
      <w:lvlText w:val=""/>
      <w:lvlJc w:val="left"/>
      <w:pPr>
        <w:ind w:left="4320" w:hanging="360"/>
      </w:pPr>
      <w:rPr>
        <w:rFonts w:ascii="Wingdings" w:hAnsi="Wingdings" w:hint="default"/>
      </w:rPr>
    </w:lvl>
    <w:lvl w:ilvl="6" w:tplc="35E03904">
      <w:start w:val="1"/>
      <w:numFmt w:val="bullet"/>
      <w:lvlText w:val=""/>
      <w:lvlJc w:val="left"/>
      <w:pPr>
        <w:ind w:left="5040" w:hanging="360"/>
      </w:pPr>
      <w:rPr>
        <w:rFonts w:ascii="Symbol" w:hAnsi="Symbol" w:hint="default"/>
      </w:rPr>
    </w:lvl>
    <w:lvl w:ilvl="7" w:tplc="AD402036">
      <w:start w:val="1"/>
      <w:numFmt w:val="bullet"/>
      <w:lvlText w:val="o"/>
      <w:lvlJc w:val="left"/>
      <w:pPr>
        <w:ind w:left="5760" w:hanging="360"/>
      </w:pPr>
      <w:rPr>
        <w:rFonts w:ascii="Courier New" w:hAnsi="Courier New" w:hint="default"/>
      </w:rPr>
    </w:lvl>
    <w:lvl w:ilvl="8" w:tplc="03BC8FD8">
      <w:start w:val="1"/>
      <w:numFmt w:val="bullet"/>
      <w:lvlText w:val=""/>
      <w:lvlJc w:val="left"/>
      <w:pPr>
        <w:ind w:left="6480" w:hanging="360"/>
      </w:pPr>
      <w:rPr>
        <w:rFonts w:ascii="Wingdings" w:hAnsi="Wingdings" w:hint="default"/>
      </w:rPr>
    </w:lvl>
  </w:abstractNum>
  <w:abstractNum w:abstractNumId="33" w15:restartNumberingAfterBreak="0">
    <w:nsid w:val="77ECC033"/>
    <w:multiLevelType w:val="hybridMultilevel"/>
    <w:tmpl w:val="FFFFFFFF"/>
    <w:lvl w:ilvl="0" w:tplc="B54E1956">
      <w:start w:val="1"/>
      <w:numFmt w:val="bullet"/>
      <w:lvlText w:val=""/>
      <w:lvlJc w:val="left"/>
      <w:pPr>
        <w:ind w:left="720" w:hanging="360"/>
      </w:pPr>
      <w:rPr>
        <w:rFonts w:ascii="Symbol" w:hAnsi="Symbol" w:hint="default"/>
      </w:rPr>
    </w:lvl>
    <w:lvl w:ilvl="1" w:tplc="6D945570">
      <w:start w:val="1"/>
      <w:numFmt w:val="bullet"/>
      <w:lvlText w:val="o"/>
      <w:lvlJc w:val="left"/>
      <w:pPr>
        <w:ind w:left="1440" w:hanging="360"/>
      </w:pPr>
      <w:rPr>
        <w:rFonts w:ascii="Courier New" w:hAnsi="Courier New" w:hint="default"/>
      </w:rPr>
    </w:lvl>
    <w:lvl w:ilvl="2" w:tplc="42B21886">
      <w:start w:val="1"/>
      <w:numFmt w:val="bullet"/>
      <w:lvlText w:val=""/>
      <w:lvlJc w:val="left"/>
      <w:pPr>
        <w:ind w:left="2160" w:hanging="360"/>
      </w:pPr>
      <w:rPr>
        <w:rFonts w:ascii="Wingdings" w:hAnsi="Wingdings" w:hint="default"/>
      </w:rPr>
    </w:lvl>
    <w:lvl w:ilvl="3" w:tplc="3F9A6EC0">
      <w:start w:val="1"/>
      <w:numFmt w:val="bullet"/>
      <w:lvlText w:val=""/>
      <w:lvlJc w:val="left"/>
      <w:pPr>
        <w:ind w:left="2880" w:hanging="360"/>
      </w:pPr>
      <w:rPr>
        <w:rFonts w:ascii="Symbol" w:hAnsi="Symbol" w:hint="default"/>
      </w:rPr>
    </w:lvl>
    <w:lvl w:ilvl="4" w:tplc="22AA2818">
      <w:start w:val="1"/>
      <w:numFmt w:val="bullet"/>
      <w:lvlText w:val="o"/>
      <w:lvlJc w:val="left"/>
      <w:pPr>
        <w:ind w:left="3600" w:hanging="360"/>
      </w:pPr>
      <w:rPr>
        <w:rFonts w:ascii="Courier New" w:hAnsi="Courier New" w:hint="default"/>
      </w:rPr>
    </w:lvl>
    <w:lvl w:ilvl="5" w:tplc="A684BCAE">
      <w:start w:val="1"/>
      <w:numFmt w:val="bullet"/>
      <w:lvlText w:val=""/>
      <w:lvlJc w:val="left"/>
      <w:pPr>
        <w:ind w:left="4320" w:hanging="360"/>
      </w:pPr>
      <w:rPr>
        <w:rFonts w:ascii="Wingdings" w:hAnsi="Wingdings" w:hint="default"/>
      </w:rPr>
    </w:lvl>
    <w:lvl w:ilvl="6" w:tplc="E7DA56F6">
      <w:start w:val="1"/>
      <w:numFmt w:val="bullet"/>
      <w:lvlText w:val=""/>
      <w:lvlJc w:val="left"/>
      <w:pPr>
        <w:ind w:left="5040" w:hanging="360"/>
      </w:pPr>
      <w:rPr>
        <w:rFonts w:ascii="Symbol" w:hAnsi="Symbol" w:hint="default"/>
      </w:rPr>
    </w:lvl>
    <w:lvl w:ilvl="7" w:tplc="9C7E0F68">
      <w:start w:val="1"/>
      <w:numFmt w:val="bullet"/>
      <w:lvlText w:val="o"/>
      <w:lvlJc w:val="left"/>
      <w:pPr>
        <w:ind w:left="5760" w:hanging="360"/>
      </w:pPr>
      <w:rPr>
        <w:rFonts w:ascii="Courier New" w:hAnsi="Courier New" w:hint="default"/>
      </w:rPr>
    </w:lvl>
    <w:lvl w:ilvl="8" w:tplc="5FEC55E2">
      <w:start w:val="1"/>
      <w:numFmt w:val="bullet"/>
      <w:lvlText w:val=""/>
      <w:lvlJc w:val="left"/>
      <w:pPr>
        <w:ind w:left="6480" w:hanging="360"/>
      </w:pPr>
      <w:rPr>
        <w:rFonts w:ascii="Wingdings" w:hAnsi="Wingdings" w:hint="default"/>
      </w:rPr>
    </w:lvl>
  </w:abstractNum>
  <w:num w:numId="1" w16cid:durableId="1675764134">
    <w:abstractNumId w:val="32"/>
  </w:num>
  <w:num w:numId="2" w16cid:durableId="1634024242">
    <w:abstractNumId w:val="1"/>
  </w:num>
  <w:num w:numId="3" w16cid:durableId="1731926763">
    <w:abstractNumId w:val="15"/>
  </w:num>
  <w:num w:numId="4" w16cid:durableId="460609147">
    <w:abstractNumId w:val="19"/>
  </w:num>
  <w:num w:numId="5" w16cid:durableId="583494393">
    <w:abstractNumId w:val="25"/>
  </w:num>
  <w:num w:numId="6" w16cid:durableId="1185900426">
    <w:abstractNumId w:val="27"/>
  </w:num>
  <w:num w:numId="7" w16cid:durableId="1867480358">
    <w:abstractNumId w:val="14"/>
  </w:num>
  <w:num w:numId="8" w16cid:durableId="267198419">
    <w:abstractNumId w:val="6"/>
  </w:num>
  <w:num w:numId="9" w16cid:durableId="1819760391">
    <w:abstractNumId w:val="8"/>
  </w:num>
  <w:num w:numId="10" w16cid:durableId="1264218066">
    <w:abstractNumId w:val="0"/>
  </w:num>
  <w:num w:numId="11" w16cid:durableId="921568791">
    <w:abstractNumId w:val="9"/>
  </w:num>
  <w:num w:numId="12" w16cid:durableId="1088114177">
    <w:abstractNumId w:val="22"/>
  </w:num>
  <w:num w:numId="13" w16cid:durableId="2008287456">
    <w:abstractNumId w:val="16"/>
  </w:num>
  <w:num w:numId="14" w16cid:durableId="1282768045">
    <w:abstractNumId w:val="26"/>
  </w:num>
  <w:num w:numId="15" w16cid:durableId="2118913948">
    <w:abstractNumId w:val="5"/>
  </w:num>
  <w:num w:numId="16" w16cid:durableId="1988703722">
    <w:abstractNumId w:val="13"/>
  </w:num>
  <w:num w:numId="17" w16cid:durableId="2087220703">
    <w:abstractNumId w:val="33"/>
  </w:num>
  <w:num w:numId="18" w16cid:durableId="1462966177">
    <w:abstractNumId w:val="29"/>
  </w:num>
  <w:num w:numId="19" w16cid:durableId="125239689">
    <w:abstractNumId w:val="17"/>
  </w:num>
  <w:num w:numId="20" w16cid:durableId="2029792999">
    <w:abstractNumId w:val="23"/>
  </w:num>
  <w:num w:numId="21" w16cid:durableId="402601728">
    <w:abstractNumId w:val="11"/>
  </w:num>
  <w:num w:numId="22" w16cid:durableId="13508083">
    <w:abstractNumId w:val="30"/>
  </w:num>
  <w:num w:numId="23" w16cid:durableId="813107751">
    <w:abstractNumId w:val="21"/>
  </w:num>
  <w:num w:numId="24" w16cid:durableId="1284112768">
    <w:abstractNumId w:val="28"/>
  </w:num>
  <w:num w:numId="25" w16cid:durableId="453520113">
    <w:abstractNumId w:val="31"/>
  </w:num>
  <w:num w:numId="26" w16cid:durableId="1961454423">
    <w:abstractNumId w:val="24"/>
  </w:num>
  <w:num w:numId="27" w16cid:durableId="1580170052">
    <w:abstractNumId w:val="12"/>
  </w:num>
  <w:num w:numId="28" w16cid:durableId="805439193">
    <w:abstractNumId w:val="20"/>
  </w:num>
  <w:num w:numId="29" w16cid:durableId="526063562">
    <w:abstractNumId w:val="18"/>
  </w:num>
  <w:num w:numId="30" w16cid:durableId="130634048">
    <w:abstractNumId w:val="7"/>
  </w:num>
  <w:num w:numId="31" w16cid:durableId="627273786">
    <w:abstractNumId w:val="4"/>
  </w:num>
  <w:num w:numId="32" w16cid:durableId="1822771227">
    <w:abstractNumId w:val="3"/>
  </w:num>
  <w:num w:numId="33" w16cid:durableId="679091642">
    <w:abstractNumId w:val="10"/>
  </w:num>
  <w:num w:numId="34" w16cid:durableId="590167522">
    <w:abstractNumId w:val="2"/>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evets, Wayne [JRDUS]">
    <w15:presenceInfo w15:providerId="AD" w15:userId="S::wdrevets@its.jnj.com::4fa19361-9b06-4be8-b251-3bde2c1f163e"/>
  </w15:person>
  <w15:person w15:author="Whelan, Christopher   [JRDUS]">
    <w15:presenceInfo w15:providerId="AD" w15:userId="S::CWhelan4@its.jnj.com::1f3e1228-9746-4599-a660-68f50125a861"/>
  </w15:person>
  <w15:person w15:author="Blighe, Kevin [JANUS Non-J&amp;J]">
    <w15:presenceInfo w15:providerId="AD" w15:userId="S::kblighe1@its.jnj.com::5df2d4b8-d36d-408e-a5b6-32995f24156e"/>
  </w15:person>
  <w15:person w15:author="Blighe, Kevin [JANUS Non-J&amp;J] [2]">
    <w15:presenceInfo w15:providerId="AD" w15:userId="S::KBlighe1@its.jnj.com::5df2d4b8-d36d-408e-a5b6-32995f24156e"/>
  </w15:person>
  <w15:person w15:author="Vairavan, Srinivasan [JRDUS]">
    <w15:presenceInfo w15:providerId="AD" w15:userId="S::svairava@its.jnj.com::72946dc6-4259-4dee-b77d-f0e426cf7c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0" w:nlCheck="1" w:checkStyle="0"/>
  <w:activeWritingStyle w:appName="MSWord" w:lang="en-US" w:vendorID="64" w:dllVersion="0" w:nlCheck="1" w:checkStyle="0"/>
  <w:activeWritingStyle w:appName="MSWord" w:lang="en-GB" w:vendorID="64" w:dllVersion="0" w:nlCheck="1" w:checkStyle="0"/>
  <w:proofState w:spelling="clean" w:grammar="clean"/>
  <w:trackRevisions/>
  <w:defaultTabStop w:val="720"/>
  <w:drawingGridHorizontalSpacing w:val="120"/>
  <w:drawingGridVerticalSpacing w:val="2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c0MDc1NzIyMLEwszBS0lEKTi0uzszPAykwrAUAGHgz1SwAAAA="/>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0vavwpetxzdge2wd9ppdtvetprt0strv9e&quot;&gt;My EndNote Library&lt;record-ids&gt;&lt;item&gt;1&lt;/item&gt;&lt;item&gt;2&lt;/item&gt;&lt;item&gt;3&lt;/item&gt;&lt;item&gt;4&lt;/item&gt;&lt;item&gt;5&lt;/item&gt;&lt;item&gt;6&lt;/item&gt;&lt;item&gt;7&lt;/item&gt;&lt;item&gt;8&lt;/item&gt;&lt;item&gt;9&lt;/item&gt;&lt;item&gt;10&lt;/item&gt;&lt;item&gt;11&lt;/item&gt;&lt;item&gt;12&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0&lt;/item&gt;&lt;item&gt;31&lt;/item&gt;&lt;item&gt;32&lt;/item&gt;&lt;item&gt;33&lt;/item&gt;&lt;item&gt;34&lt;/item&gt;&lt;item&gt;35&lt;/item&gt;&lt;item&gt;36&lt;/item&gt;&lt;item&gt;37&lt;/item&gt;&lt;item&gt;38&lt;/item&gt;&lt;item&gt;39&lt;/item&gt;&lt;item&gt;40&lt;/item&gt;&lt;item&gt;41&lt;/item&gt;&lt;item&gt;42&lt;/item&gt;&lt;item&gt;43&lt;/item&gt;&lt;item&gt;44&lt;/item&gt;&lt;item&gt;46&lt;/item&gt;&lt;item&gt;47&lt;/item&gt;&lt;item&gt;48&lt;/item&gt;&lt;item&gt;49&lt;/item&gt;&lt;item&gt;50&lt;/item&gt;&lt;item&gt;51&lt;/item&gt;&lt;item&gt;52&lt;/item&gt;&lt;item&gt;53&lt;/item&gt;&lt;item&gt;62&lt;/item&gt;&lt;item&gt;63&lt;/item&gt;&lt;item&gt;64&lt;/item&gt;&lt;item&gt;65&lt;/item&gt;&lt;item&gt;66&lt;/item&gt;&lt;item&gt;67&lt;/item&gt;&lt;item&gt;68&lt;/item&gt;&lt;item&gt;69&lt;/item&gt;&lt;item&gt;70&lt;/item&gt;&lt;item&gt;71&lt;/item&gt;&lt;item&gt;72&lt;/item&gt;&lt;item&gt;73&lt;/item&gt;&lt;item&gt;74&lt;/item&gt;&lt;item&gt;75&lt;/item&gt;&lt;item&gt;76&lt;/item&gt;&lt;item&gt;77&lt;/item&gt;&lt;item&gt;78&lt;/item&gt;&lt;item&gt;79&lt;/item&gt;&lt;item&gt;80&lt;/item&gt;&lt;item&gt;81&lt;/item&gt;&lt;item&gt;82&lt;/item&gt;&lt;item&gt;83&lt;/item&gt;&lt;item&gt;84&lt;/item&gt;&lt;item&gt;86&lt;/item&gt;&lt;item&gt;87&lt;/item&gt;&lt;item&gt;88&lt;/item&gt;&lt;item&gt;89&lt;/item&gt;&lt;item&gt;90&lt;/item&gt;&lt;item&gt;91&lt;/item&gt;&lt;item&gt;93&lt;/item&gt;&lt;item&gt;95&lt;/item&gt;&lt;item&gt;96&lt;/item&gt;&lt;item&gt;97&lt;/item&gt;&lt;item&gt;98&lt;/item&gt;&lt;item&gt;99&lt;/item&gt;&lt;item&gt;100&lt;/item&gt;&lt;item&gt;101&lt;/item&gt;&lt;item&gt;102&lt;/item&gt;&lt;item&gt;103&lt;/item&gt;&lt;item&gt;104&lt;/item&gt;&lt;item&gt;105&lt;/item&gt;&lt;item&gt;106&lt;/item&gt;&lt;item&gt;107&lt;/item&gt;&lt;item&gt;108&lt;/item&gt;&lt;item&gt;109&lt;/item&gt;&lt;item&gt;110&lt;/item&gt;&lt;item&gt;111&lt;/item&gt;&lt;item&gt;112&lt;/item&gt;&lt;item&gt;113&lt;/item&gt;&lt;item&gt;114&lt;/item&gt;&lt;item&gt;115&lt;/item&gt;&lt;item&gt;116&lt;/item&gt;&lt;item&gt;117&lt;/item&gt;&lt;item&gt;118&lt;/item&gt;&lt;item&gt;119&lt;/item&gt;&lt;item&gt;120&lt;/item&gt;&lt;item&gt;121&lt;/item&gt;&lt;item&gt;158&lt;/item&gt;&lt;item&gt;175&lt;/item&gt;&lt;item&gt;212&lt;/item&gt;&lt;/record-ids&gt;&lt;/item&gt;&lt;/Libraries&gt;"/>
  </w:docVars>
  <w:rsids>
    <w:rsidRoot w:val="00D615D6"/>
    <w:rsid w:val="000000FA"/>
    <w:rsid w:val="00000161"/>
    <w:rsid w:val="00000190"/>
    <w:rsid w:val="000002DB"/>
    <w:rsid w:val="000005D9"/>
    <w:rsid w:val="0000072B"/>
    <w:rsid w:val="00000731"/>
    <w:rsid w:val="00000839"/>
    <w:rsid w:val="000008BF"/>
    <w:rsid w:val="0000097D"/>
    <w:rsid w:val="00000AAB"/>
    <w:rsid w:val="00000B41"/>
    <w:rsid w:val="00000B78"/>
    <w:rsid w:val="00000C8F"/>
    <w:rsid w:val="00000CB9"/>
    <w:rsid w:val="00000CD6"/>
    <w:rsid w:val="00000FAC"/>
    <w:rsid w:val="00001072"/>
    <w:rsid w:val="000010F0"/>
    <w:rsid w:val="000011EE"/>
    <w:rsid w:val="0000121E"/>
    <w:rsid w:val="0000138D"/>
    <w:rsid w:val="00001574"/>
    <w:rsid w:val="000015A1"/>
    <w:rsid w:val="0000169E"/>
    <w:rsid w:val="0000176E"/>
    <w:rsid w:val="000017E2"/>
    <w:rsid w:val="00001873"/>
    <w:rsid w:val="00001918"/>
    <w:rsid w:val="00001AC8"/>
    <w:rsid w:val="00001B29"/>
    <w:rsid w:val="00001B69"/>
    <w:rsid w:val="00001D7A"/>
    <w:rsid w:val="00001D9E"/>
    <w:rsid w:val="00001E00"/>
    <w:rsid w:val="00001FD8"/>
    <w:rsid w:val="000020A4"/>
    <w:rsid w:val="000021DA"/>
    <w:rsid w:val="0000229F"/>
    <w:rsid w:val="000022FC"/>
    <w:rsid w:val="00002340"/>
    <w:rsid w:val="0000253C"/>
    <w:rsid w:val="0000263E"/>
    <w:rsid w:val="0000287F"/>
    <w:rsid w:val="000028CF"/>
    <w:rsid w:val="000029E9"/>
    <w:rsid w:val="00002A27"/>
    <w:rsid w:val="00002B4E"/>
    <w:rsid w:val="00002B81"/>
    <w:rsid w:val="00002CBA"/>
    <w:rsid w:val="00002CF6"/>
    <w:rsid w:val="00002D17"/>
    <w:rsid w:val="00002DA3"/>
    <w:rsid w:val="00002F02"/>
    <w:rsid w:val="0000307C"/>
    <w:rsid w:val="0000308B"/>
    <w:rsid w:val="00003099"/>
    <w:rsid w:val="000030F8"/>
    <w:rsid w:val="00003116"/>
    <w:rsid w:val="000033D3"/>
    <w:rsid w:val="000033DD"/>
    <w:rsid w:val="000034DB"/>
    <w:rsid w:val="000035C0"/>
    <w:rsid w:val="000036DA"/>
    <w:rsid w:val="00003823"/>
    <w:rsid w:val="000038AB"/>
    <w:rsid w:val="000038C1"/>
    <w:rsid w:val="00003CD9"/>
    <w:rsid w:val="00003D5A"/>
    <w:rsid w:val="00003EC5"/>
    <w:rsid w:val="00004112"/>
    <w:rsid w:val="00004197"/>
    <w:rsid w:val="000041AE"/>
    <w:rsid w:val="00004391"/>
    <w:rsid w:val="000043F9"/>
    <w:rsid w:val="000044B4"/>
    <w:rsid w:val="000045F0"/>
    <w:rsid w:val="000046D4"/>
    <w:rsid w:val="0000473D"/>
    <w:rsid w:val="00004749"/>
    <w:rsid w:val="000047D8"/>
    <w:rsid w:val="000047FE"/>
    <w:rsid w:val="00004A15"/>
    <w:rsid w:val="00004AF1"/>
    <w:rsid w:val="00004BE1"/>
    <w:rsid w:val="00004DDB"/>
    <w:rsid w:val="00004FF3"/>
    <w:rsid w:val="00005323"/>
    <w:rsid w:val="000054AE"/>
    <w:rsid w:val="000054C0"/>
    <w:rsid w:val="0000565B"/>
    <w:rsid w:val="0000566A"/>
    <w:rsid w:val="000059EA"/>
    <w:rsid w:val="00005BAD"/>
    <w:rsid w:val="00005C1A"/>
    <w:rsid w:val="00005CB6"/>
    <w:rsid w:val="00005CC2"/>
    <w:rsid w:val="00005CE9"/>
    <w:rsid w:val="00005DD7"/>
    <w:rsid w:val="00005E55"/>
    <w:rsid w:val="00005F65"/>
    <w:rsid w:val="0000620E"/>
    <w:rsid w:val="0000625A"/>
    <w:rsid w:val="00006297"/>
    <w:rsid w:val="00006372"/>
    <w:rsid w:val="00006398"/>
    <w:rsid w:val="000063F8"/>
    <w:rsid w:val="00006522"/>
    <w:rsid w:val="00006587"/>
    <w:rsid w:val="0000663F"/>
    <w:rsid w:val="0000667D"/>
    <w:rsid w:val="0000679B"/>
    <w:rsid w:val="000067B5"/>
    <w:rsid w:val="00006B7D"/>
    <w:rsid w:val="00006BF9"/>
    <w:rsid w:val="00006C44"/>
    <w:rsid w:val="00006CB4"/>
    <w:rsid w:val="00006E4C"/>
    <w:rsid w:val="00006F3B"/>
    <w:rsid w:val="000072A8"/>
    <w:rsid w:val="00007325"/>
    <w:rsid w:val="0000732F"/>
    <w:rsid w:val="00007440"/>
    <w:rsid w:val="00007470"/>
    <w:rsid w:val="000074E9"/>
    <w:rsid w:val="00007608"/>
    <w:rsid w:val="00007962"/>
    <w:rsid w:val="000079AA"/>
    <w:rsid w:val="00007A4C"/>
    <w:rsid w:val="00007CF7"/>
    <w:rsid w:val="00007D4E"/>
    <w:rsid w:val="00007D8D"/>
    <w:rsid w:val="000100AD"/>
    <w:rsid w:val="0001029F"/>
    <w:rsid w:val="000102AC"/>
    <w:rsid w:val="0001037D"/>
    <w:rsid w:val="00010592"/>
    <w:rsid w:val="00010672"/>
    <w:rsid w:val="0001079F"/>
    <w:rsid w:val="000107D0"/>
    <w:rsid w:val="000107E2"/>
    <w:rsid w:val="00010866"/>
    <w:rsid w:val="000108DE"/>
    <w:rsid w:val="000109DE"/>
    <w:rsid w:val="00010A49"/>
    <w:rsid w:val="00010B45"/>
    <w:rsid w:val="00010B51"/>
    <w:rsid w:val="00010BA7"/>
    <w:rsid w:val="00010C36"/>
    <w:rsid w:val="00010CD1"/>
    <w:rsid w:val="00010CF0"/>
    <w:rsid w:val="00010E05"/>
    <w:rsid w:val="00010E75"/>
    <w:rsid w:val="00011321"/>
    <w:rsid w:val="000113A3"/>
    <w:rsid w:val="000113BD"/>
    <w:rsid w:val="00011526"/>
    <w:rsid w:val="0001153A"/>
    <w:rsid w:val="00011590"/>
    <w:rsid w:val="000115BC"/>
    <w:rsid w:val="00011654"/>
    <w:rsid w:val="0001169C"/>
    <w:rsid w:val="00011B94"/>
    <w:rsid w:val="00011D66"/>
    <w:rsid w:val="00011F37"/>
    <w:rsid w:val="00011FBA"/>
    <w:rsid w:val="0001215E"/>
    <w:rsid w:val="00012165"/>
    <w:rsid w:val="00012290"/>
    <w:rsid w:val="0001235B"/>
    <w:rsid w:val="00012714"/>
    <w:rsid w:val="0001273E"/>
    <w:rsid w:val="000127FC"/>
    <w:rsid w:val="000128CF"/>
    <w:rsid w:val="000129DF"/>
    <w:rsid w:val="00012B27"/>
    <w:rsid w:val="00012E9A"/>
    <w:rsid w:val="00012EE4"/>
    <w:rsid w:val="00012F1D"/>
    <w:rsid w:val="00012F82"/>
    <w:rsid w:val="00012FC5"/>
    <w:rsid w:val="000130F7"/>
    <w:rsid w:val="0001337F"/>
    <w:rsid w:val="00013423"/>
    <w:rsid w:val="000134E8"/>
    <w:rsid w:val="00013582"/>
    <w:rsid w:val="0001390E"/>
    <w:rsid w:val="00013A67"/>
    <w:rsid w:val="00013CE5"/>
    <w:rsid w:val="00013CFE"/>
    <w:rsid w:val="00013E60"/>
    <w:rsid w:val="00013FDE"/>
    <w:rsid w:val="000141D9"/>
    <w:rsid w:val="0001421D"/>
    <w:rsid w:val="00014317"/>
    <w:rsid w:val="00014335"/>
    <w:rsid w:val="00014456"/>
    <w:rsid w:val="00014545"/>
    <w:rsid w:val="00014993"/>
    <w:rsid w:val="00014996"/>
    <w:rsid w:val="00014AB4"/>
    <w:rsid w:val="00014BBB"/>
    <w:rsid w:val="00014BC7"/>
    <w:rsid w:val="00014BEC"/>
    <w:rsid w:val="00014DA7"/>
    <w:rsid w:val="00014DC7"/>
    <w:rsid w:val="00014DD9"/>
    <w:rsid w:val="00014E25"/>
    <w:rsid w:val="00014E7A"/>
    <w:rsid w:val="00014E7C"/>
    <w:rsid w:val="000150ED"/>
    <w:rsid w:val="000150F0"/>
    <w:rsid w:val="000151BA"/>
    <w:rsid w:val="00015289"/>
    <w:rsid w:val="000152A5"/>
    <w:rsid w:val="000153A6"/>
    <w:rsid w:val="00015501"/>
    <w:rsid w:val="00015559"/>
    <w:rsid w:val="000155D7"/>
    <w:rsid w:val="000159B8"/>
    <w:rsid w:val="00015A00"/>
    <w:rsid w:val="00015A78"/>
    <w:rsid w:val="00015A82"/>
    <w:rsid w:val="00015B00"/>
    <w:rsid w:val="00015B87"/>
    <w:rsid w:val="00015D88"/>
    <w:rsid w:val="00015F16"/>
    <w:rsid w:val="000160A2"/>
    <w:rsid w:val="000161E7"/>
    <w:rsid w:val="00016390"/>
    <w:rsid w:val="000164AB"/>
    <w:rsid w:val="000166D3"/>
    <w:rsid w:val="00016743"/>
    <w:rsid w:val="00016787"/>
    <w:rsid w:val="000167B0"/>
    <w:rsid w:val="000167D2"/>
    <w:rsid w:val="0001689E"/>
    <w:rsid w:val="00016A6E"/>
    <w:rsid w:val="00016BE9"/>
    <w:rsid w:val="00016D52"/>
    <w:rsid w:val="00016E5B"/>
    <w:rsid w:val="00016EB8"/>
    <w:rsid w:val="00016F66"/>
    <w:rsid w:val="00016FCC"/>
    <w:rsid w:val="000170B4"/>
    <w:rsid w:val="00017413"/>
    <w:rsid w:val="00017477"/>
    <w:rsid w:val="000174C0"/>
    <w:rsid w:val="00017849"/>
    <w:rsid w:val="000178D6"/>
    <w:rsid w:val="000179FB"/>
    <w:rsid w:val="00017CEB"/>
    <w:rsid w:val="00017D88"/>
    <w:rsid w:val="00017E6A"/>
    <w:rsid w:val="00017F70"/>
    <w:rsid w:val="0002000E"/>
    <w:rsid w:val="00020075"/>
    <w:rsid w:val="00020116"/>
    <w:rsid w:val="00020227"/>
    <w:rsid w:val="000202A9"/>
    <w:rsid w:val="00020537"/>
    <w:rsid w:val="000205A9"/>
    <w:rsid w:val="000207DE"/>
    <w:rsid w:val="00020863"/>
    <w:rsid w:val="000208D3"/>
    <w:rsid w:val="000208F9"/>
    <w:rsid w:val="00020903"/>
    <w:rsid w:val="00020979"/>
    <w:rsid w:val="00020B7E"/>
    <w:rsid w:val="00020DC3"/>
    <w:rsid w:val="00020EB0"/>
    <w:rsid w:val="00020F6E"/>
    <w:rsid w:val="000210AB"/>
    <w:rsid w:val="00021198"/>
    <w:rsid w:val="00021215"/>
    <w:rsid w:val="000213AF"/>
    <w:rsid w:val="000213D1"/>
    <w:rsid w:val="00021636"/>
    <w:rsid w:val="000217B0"/>
    <w:rsid w:val="00021893"/>
    <w:rsid w:val="0002199B"/>
    <w:rsid w:val="00021A51"/>
    <w:rsid w:val="00021A8C"/>
    <w:rsid w:val="00021B45"/>
    <w:rsid w:val="00021B59"/>
    <w:rsid w:val="00021B81"/>
    <w:rsid w:val="00021D08"/>
    <w:rsid w:val="00021D3A"/>
    <w:rsid w:val="00021E9B"/>
    <w:rsid w:val="00021E9E"/>
    <w:rsid w:val="00021FD2"/>
    <w:rsid w:val="000223C9"/>
    <w:rsid w:val="00022423"/>
    <w:rsid w:val="000224E9"/>
    <w:rsid w:val="000224FA"/>
    <w:rsid w:val="00022553"/>
    <w:rsid w:val="00022A2A"/>
    <w:rsid w:val="00022A7F"/>
    <w:rsid w:val="00022B5F"/>
    <w:rsid w:val="00022E11"/>
    <w:rsid w:val="00022E1E"/>
    <w:rsid w:val="00022E31"/>
    <w:rsid w:val="00022E49"/>
    <w:rsid w:val="00022E62"/>
    <w:rsid w:val="000231CA"/>
    <w:rsid w:val="0002324C"/>
    <w:rsid w:val="00023287"/>
    <w:rsid w:val="00023375"/>
    <w:rsid w:val="000234DE"/>
    <w:rsid w:val="000235A4"/>
    <w:rsid w:val="000235BA"/>
    <w:rsid w:val="000235D4"/>
    <w:rsid w:val="00023605"/>
    <w:rsid w:val="00023619"/>
    <w:rsid w:val="000236E3"/>
    <w:rsid w:val="00023824"/>
    <w:rsid w:val="000238A0"/>
    <w:rsid w:val="00023AE4"/>
    <w:rsid w:val="00023B87"/>
    <w:rsid w:val="00023B9D"/>
    <w:rsid w:val="00023D1C"/>
    <w:rsid w:val="00023D24"/>
    <w:rsid w:val="00023D4F"/>
    <w:rsid w:val="00023D99"/>
    <w:rsid w:val="00023DA6"/>
    <w:rsid w:val="00023E28"/>
    <w:rsid w:val="0002405C"/>
    <w:rsid w:val="000243C3"/>
    <w:rsid w:val="0002456D"/>
    <w:rsid w:val="000245F4"/>
    <w:rsid w:val="0002464D"/>
    <w:rsid w:val="00024671"/>
    <w:rsid w:val="00024700"/>
    <w:rsid w:val="0002474E"/>
    <w:rsid w:val="00024760"/>
    <w:rsid w:val="000247A8"/>
    <w:rsid w:val="000248DE"/>
    <w:rsid w:val="00024930"/>
    <w:rsid w:val="00024BB4"/>
    <w:rsid w:val="00024D43"/>
    <w:rsid w:val="00024E5F"/>
    <w:rsid w:val="0002502B"/>
    <w:rsid w:val="000251AA"/>
    <w:rsid w:val="00025262"/>
    <w:rsid w:val="000252D1"/>
    <w:rsid w:val="00025435"/>
    <w:rsid w:val="00025559"/>
    <w:rsid w:val="0002555A"/>
    <w:rsid w:val="00025642"/>
    <w:rsid w:val="0002564A"/>
    <w:rsid w:val="00025B20"/>
    <w:rsid w:val="00025D6E"/>
    <w:rsid w:val="00025E6E"/>
    <w:rsid w:val="00025EF7"/>
    <w:rsid w:val="000260A4"/>
    <w:rsid w:val="00026233"/>
    <w:rsid w:val="00026331"/>
    <w:rsid w:val="000263E6"/>
    <w:rsid w:val="0002662E"/>
    <w:rsid w:val="000266CB"/>
    <w:rsid w:val="00026916"/>
    <w:rsid w:val="0002698F"/>
    <w:rsid w:val="00026E98"/>
    <w:rsid w:val="00027086"/>
    <w:rsid w:val="00027166"/>
    <w:rsid w:val="0002726B"/>
    <w:rsid w:val="0002739B"/>
    <w:rsid w:val="00027439"/>
    <w:rsid w:val="000276F4"/>
    <w:rsid w:val="0002775C"/>
    <w:rsid w:val="000277A8"/>
    <w:rsid w:val="000277BA"/>
    <w:rsid w:val="0002781C"/>
    <w:rsid w:val="00027898"/>
    <w:rsid w:val="00027962"/>
    <w:rsid w:val="00027AAE"/>
    <w:rsid w:val="00027AD3"/>
    <w:rsid w:val="00027B5B"/>
    <w:rsid w:val="00027C86"/>
    <w:rsid w:val="00027CEA"/>
    <w:rsid w:val="00027D43"/>
    <w:rsid w:val="00027D9D"/>
    <w:rsid w:val="00027EE5"/>
    <w:rsid w:val="00027F75"/>
    <w:rsid w:val="00027F89"/>
    <w:rsid w:val="0002AF18"/>
    <w:rsid w:val="00030012"/>
    <w:rsid w:val="00030069"/>
    <w:rsid w:val="000300CF"/>
    <w:rsid w:val="000300F5"/>
    <w:rsid w:val="00030153"/>
    <w:rsid w:val="00030157"/>
    <w:rsid w:val="0003015C"/>
    <w:rsid w:val="00030184"/>
    <w:rsid w:val="000301F2"/>
    <w:rsid w:val="00030272"/>
    <w:rsid w:val="0003044B"/>
    <w:rsid w:val="00030546"/>
    <w:rsid w:val="000305B0"/>
    <w:rsid w:val="000305BB"/>
    <w:rsid w:val="000306C6"/>
    <w:rsid w:val="00030804"/>
    <w:rsid w:val="00030815"/>
    <w:rsid w:val="00030929"/>
    <w:rsid w:val="00030A3D"/>
    <w:rsid w:val="00030BE6"/>
    <w:rsid w:val="00030D34"/>
    <w:rsid w:val="00030D50"/>
    <w:rsid w:val="00030D65"/>
    <w:rsid w:val="00030E34"/>
    <w:rsid w:val="000310B6"/>
    <w:rsid w:val="00031442"/>
    <w:rsid w:val="000314B5"/>
    <w:rsid w:val="000314BC"/>
    <w:rsid w:val="00031549"/>
    <w:rsid w:val="00031590"/>
    <w:rsid w:val="00031703"/>
    <w:rsid w:val="0003179F"/>
    <w:rsid w:val="000317DC"/>
    <w:rsid w:val="00031814"/>
    <w:rsid w:val="00031845"/>
    <w:rsid w:val="0003188A"/>
    <w:rsid w:val="000319FB"/>
    <w:rsid w:val="00031AE3"/>
    <w:rsid w:val="00031B0A"/>
    <w:rsid w:val="00031BA5"/>
    <w:rsid w:val="00031C20"/>
    <w:rsid w:val="00031C30"/>
    <w:rsid w:val="00031CCF"/>
    <w:rsid w:val="00031D5F"/>
    <w:rsid w:val="00031D71"/>
    <w:rsid w:val="00031F13"/>
    <w:rsid w:val="00031F32"/>
    <w:rsid w:val="00032147"/>
    <w:rsid w:val="0003242A"/>
    <w:rsid w:val="0003259B"/>
    <w:rsid w:val="000325B7"/>
    <w:rsid w:val="00032813"/>
    <w:rsid w:val="00032A00"/>
    <w:rsid w:val="00032B04"/>
    <w:rsid w:val="00032B21"/>
    <w:rsid w:val="00032B40"/>
    <w:rsid w:val="00032B9B"/>
    <w:rsid w:val="00032C07"/>
    <w:rsid w:val="00032CD9"/>
    <w:rsid w:val="00032CFF"/>
    <w:rsid w:val="00032ECC"/>
    <w:rsid w:val="00032F9C"/>
    <w:rsid w:val="00033093"/>
    <w:rsid w:val="0003318C"/>
    <w:rsid w:val="00033624"/>
    <w:rsid w:val="0003369C"/>
    <w:rsid w:val="00033773"/>
    <w:rsid w:val="00033788"/>
    <w:rsid w:val="000338E6"/>
    <w:rsid w:val="0003397E"/>
    <w:rsid w:val="00033CCE"/>
    <w:rsid w:val="00033D55"/>
    <w:rsid w:val="00033DFC"/>
    <w:rsid w:val="00033ECF"/>
    <w:rsid w:val="0003444D"/>
    <w:rsid w:val="000345C2"/>
    <w:rsid w:val="000346FC"/>
    <w:rsid w:val="00034714"/>
    <w:rsid w:val="0003473B"/>
    <w:rsid w:val="0003473C"/>
    <w:rsid w:val="0003486F"/>
    <w:rsid w:val="000348C8"/>
    <w:rsid w:val="0003490E"/>
    <w:rsid w:val="000349BF"/>
    <w:rsid w:val="000349C2"/>
    <w:rsid w:val="00034C8C"/>
    <w:rsid w:val="00034CDA"/>
    <w:rsid w:val="00034D42"/>
    <w:rsid w:val="00034F70"/>
    <w:rsid w:val="00034FB0"/>
    <w:rsid w:val="00034FD3"/>
    <w:rsid w:val="00035008"/>
    <w:rsid w:val="0003505B"/>
    <w:rsid w:val="00035078"/>
    <w:rsid w:val="0003517F"/>
    <w:rsid w:val="000351A6"/>
    <w:rsid w:val="00035482"/>
    <w:rsid w:val="00035650"/>
    <w:rsid w:val="000356FF"/>
    <w:rsid w:val="00035B77"/>
    <w:rsid w:val="00035B92"/>
    <w:rsid w:val="00035C05"/>
    <w:rsid w:val="00035C20"/>
    <w:rsid w:val="00035C88"/>
    <w:rsid w:val="00035D15"/>
    <w:rsid w:val="000360E0"/>
    <w:rsid w:val="00036193"/>
    <w:rsid w:val="000362E4"/>
    <w:rsid w:val="00036440"/>
    <w:rsid w:val="000364D7"/>
    <w:rsid w:val="00036704"/>
    <w:rsid w:val="000367B0"/>
    <w:rsid w:val="00036850"/>
    <w:rsid w:val="00036894"/>
    <w:rsid w:val="000368A0"/>
    <w:rsid w:val="000369E6"/>
    <w:rsid w:val="00036A99"/>
    <w:rsid w:val="00036BDF"/>
    <w:rsid w:val="00036C35"/>
    <w:rsid w:val="00036CF7"/>
    <w:rsid w:val="00036D38"/>
    <w:rsid w:val="00036DF5"/>
    <w:rsid w:val="00036F40"/>
    <w:rsid w:val="00036FC0"/>
    <w:rsid w:val="0003706C"/>
    <w:rsid w:val="000371E6"/>
    <w:rsid w:val="00037248"/>
    <w:rsid w:val="000372AF"/>
    <w:rsid w:val="000374D5"/>
    <w:rsid w:val="000374F0"/>
    <w:rsid w:val="000375A1"/>
    <w:rsid w:val="000375C1"/>
    <w:rsid w:val="000376BD"/>
    <w:rsid w:val="00037A3D"/>
    <w:rsid w:val="00037AB5"/>
    <w:rsid w:val="00037C44"/>
    <w:rsid w:val="00037D34"/>
    <w:rsid w:val="00037E92"/>
    <w:rsid w:val="00037F02"/>
    <w:rsid w:val="00040050"/>
    <w:rsid w:val="000400A2"/>
    <w:rsid w:val="000400AD"/>
    <w:rsid w:val="000400BC"/>
    <w:rsid w:val="000400FD"/>
    <w:rsid w:val="00040111"/>
    <w:rsid w:val="000402EE"/>
    <w:rsid w:val="000403C1"/>
    <w:rsid w:val="000404A2"/>
    <w:rsid w:val="000404B8"/>
    <w:rsid w:val="00040635"/>
    <w:rsid w:val="00040726"/>
    <w:rsid w:val="00040776"/>
    <w:rsid w:val="0004084A"/>
    <w:rsid w:val="00040964"/>
    <w:rsid w:val="000409AE"/>
    <w:rsid w:val="00040BAD"/>
    <w:rsid w:val="00040CF9"/>
    <w:rsid w:val="00040E0F"/>
    <w:rsid w:val="00040E8C"/>
    <w:rsid w:val="00040EBB"/>
    <w:rsid w:val="000411E2"/>
    <w:rsid w:val="000412A5"/>
    <w:rsid w:val="000412EC"/>
    <w:rsid w:val="00041309"/>
    <w:rsid w:val="000413D9"/>
    <w:rsid w:val="000413E6"/>
    <w:rsid w:val="00041408"/>
    <w:rsid w:val="00041467"/>
    <w:rsid w:val="00041485"/>
    <w:rsid w:val="000414DF"/>
    <w:rsid w:val="000415BF"/>
    <w:rsid w:val="00041697"/>
    <w:rsid w:val="0004177F"/>
    <w:rsid w:val="00041808"/>
    <w:rsid w:val="00041816"/>
    <w:rsid w:val="000418FF"/>
    <w:rsid w:val="00041916"/>
    <w:rsid w:val="0004196F"/>
    <w:rsid w:val="00041B6C"/>
    <w:rsid w:val="00041B6F"/>
    <w:rsid w:val="00041D11"/>
    <w:rsid w:val="00041DF3"/>
    <w:rsid w:val="00041EEE"/>
    <w:rsid w:val="00041F14"/>
    <w:rsid w:val="0004213F"/>
    <w:rsid w:val="0004224F"/>
    <w:rsid w:val="0004225D"/>
    <w:rsid w:val="00042276"/>
    <w:rsid w:val="00042423"/>
    <w:rsid w:val="0004249A"/>
    <w:rsid w:val="000424C1"/>
    <w:rsid w:val="0004258C"/>
    <w:rsid w:val="00042743"/>
    <w:rsid w:val="00042834"/>
    <w:rsid w:val="00042990"/>
    <w:rsid w:val="00042AAF"/>
    <w:rsid w:val="00042BC5"/>
    <w:rsid w:val="00042C89"/>
    <w:rsid w:val="00042CFD"/>
    <w:rsid w:val="00042F3C"/>
    <w:rsid w:val="00042F5A"/>
    <w:rsid w:val="000431EA"/>
    <w:rsid w:val="0004344D"/>
    <w:rsid w:val="0004347A"/>
    <w:rsid w:val="0004349C"/>
    <w:rsid w:val="000434E4"/>
    <w:rsid w:val="00043757"/>
    <w:rsid w:val="000437C2"/>
    <w:rsid w:val="000437D9"/>
    <w:rsid w:val="00043826"/>
    <w:rsid w:val="00043A67"/>
    <w:rsid w:val="00043F56"/>
    <w:rsid w:val="00044207"/>
    <w:rsid w:val="00044213"/>
    <w:rsid w:val="000443F3"/>
    <w:rsid w:val="0004440C"/>
    <w:rsid w:val="00044420"/>
    <w:rsid w:val="000444EE"/>
    <w:rsid w:val="000445D8"/>
    <w:rsid w:val="00044768"/>
    <w:rsid w:val="00044780"/>
    <w:rsid w:val="000447E5"/>
    <w:rsid w:val="00044A28"/>
    <w:rsid w:val="00044AB8"/>
    <w:rsid w:val="00044AE0"/>
    <w:rsid w:val="00044B9B"/>
    <w:rsid w:val="00044C32"/>
    <w:rsid w:val="00044D03"/>
    <w:rsid w:val="00044DAD"/>
    <w:rsid w:val="00044DFA"/>
    <w:rsid w:val="00044E32"/>
    <w:rsid w:val="00044E4E"/>
    <w:rsid w:val="00044F64"/>
    <w:rsid w:val="00044F68"/>
    <w:rsid w:val="00044FE0"/>
    <w:rsid w:val="000450A0"/>
    <w:rsid w:val="0004510F"/>
    <w:rsid w:val="00045115"/>
    <w:rsid w:val="00045128"/>
    <w:rsid w:val="0004528F"/>
    <w:rsid w:val="00045424"/>
    <w:rsid w:val="0004566B"/>
    <w:rsid w:val="000458E9"/>
    <w:rsid w:val="00045BE8"/>
    <w:rsid w:val="00045CA1"/>
    <w:rsid w:val="00045CCA"/>
    <w:rsid w:val="00045D9A"/>
    <w:rsid w:val="00045FCC"/>
    <w:rsid w:val="0004600D"/>
    <w:rsid w:val="00046169"/>
    <w:rsid w:val="00046279"/>
    <w:rsid w:val="00046287"/>
    <w:rsid w:val="00046318"/>
    <w:rsid w:val="000465D0"/>
    <w:rsid w:val="000467D5"/>
    <w:rsid w:val="000467E9"/>
    <w:rsid w:val="000468BA"/>
    <w:rsid w:val="000469D1"/>
    <w:rsid w:val="00046A12"/>
    <w:rsid w:val="00046B5B"/>
    <w:rsid w:val="00046D23"/>
    <w:rsid w:val="00046FA6"/>
    <w:rsid w:val="000470C4"/>
    <w:rsid w:val="0004742A"/>
    <w:rsid w:val="000474C8"/>
    <w:rsid w:val="0004774F"/>
    <w:rsid w:val="00047794"/>
    <w:rsid w:val="000478AB"/>
    <w:rsid w:val="00047A0E"/>
    <w:rsid w:val="00047A35"/>
    <w:rsid w:val="00047A72"/>
    <w:rsid w:val="00047DB5"/>
    <w:rsid w:val="00047E6E"/>
    <w:rsid w:val="00047F59"/>
    <w:rsid w:val="00047F67"/>
    <w:rsid w:val="0004E521"/>
    <w:rsid w:val="00050342"/>
    <w:rsid w:val="00050484"/>
    <w:rsid w:val="00050487"/>
    <w:rsid w:val="000504E2"/>
    <w:rsid w:val="000506B3"/>
    <w:rsid w:val="000506B4"/>
    <w:rsid w:val="00050717"/>
    <w:rsid w:val="000507C4"/>
    <w:rsid w:val="00050905"/>
    <w:rsid w:val="00050912"/>
    <w:rsid w:val="00050938"/>
    <w:rsid w:val="00050AFE"/>
    <w:rsid w:val="00050D99"/>
    <w:rsid w:val="00050DE4"/>
    <w:rsid w:val="00050E27"/>
    <w:rsid w:val="00050EF3"/>
    <w:rsid w:val="00050F48"/>
    <w:rsid w:val="00051160"/>
    <w:rsid w:val="00051183"/>
    <w:rsid w:val="00051281"/>
    <w:rsid w:val="00051394"/>
    <w:rsid w:val="00051468"/>
    <w:rsid w:val="0005170E"/>
    <w:rsid w:val="00051735"/>
    <w:rsid w:val="000518E9"/>
    <w:rsid w:val="000519DA"/>
    <w:rsid w:val="00051A18"/>
    <w:rsid w:val="00051AA8"/>
    <w:rsid w:val="00051AC0"/>
    <w:rsid w:val="00051B1E"/>
    <w:rsid w:val="00051BB7"/>
    <w:rsid w:val="00051C14"/>
    <w:rsid w:val="00051C31"/>
    <w:rsid w:val="00051C78"/>
    <w:rsid w:val="00051CA2"/>
    <w:rsid w:val="00051DEA"/>
    <w:rsid w:val="00051E9C"/>
    <w:rsid w:val="00051F20"/>
    <w:rsid w:val="00052009"/>
    <w:rsid w:val="0005216B"/>
    <w:rsid w:val="000521FE"/>
    <w:rsid w:val="00052321"/>
    <w:rsid w:val="00052357"/>
    <w:rsid w:val="000523C5"/>
    <w:rsid w:val="00052470"/>
    <w:rsid w:val="0005252D"/>
    <w:rsid w:val="000527F7"/>
    <w:rsid w:val="00052835"/>
    <w:rsid w:val="00052A48"/>
    <w:rsid w:val="00052A75"/>
    <w:rsid w:val="00052B49"/>
    <w:rsid w:val="00052D48"/>
    <w:rsid w:val="00052E4D"/>
    <w:rsid w:val="0005304C"/>
    <w:rsid w:val="000530A6"/>
    <w:rsid w:val="00053111"/>
    <w:rsid w:val="000532F3"/>
    <w:rsid w:val="00053439"/>
    <w:rsid w:val="000535E1"/>
    <w:rsid w:val="0005362A"/>
    <w:rsid w:val="0005371F"/>
    <w:rsid w:val="0005381D"/>
    <w:rsid w:val="000538AE"/>
    <w:rsid w:val="00053975"/>
    <w:rsid w:val="000539E1"/>
    <w:rsid w:val="00053B01"/>
    <w:rsid w:val="00053B19"/>
    <w:rsid w:val="00053B66"/>
    <w:rsid w:val="00053C65"/>
    <w:rsid w:val="00053E5E"/>
    <w:rsid w:val="00053F6E"/>
    <w:rsid w:val="00054158"/>
    <w:rsid w:val="000543A3"/>
    <w:rsid w:val="000543DA"/>
    <w:rsid w:val="000543ED"/>
    <w:rsid w:val="0005440C"/>
    <w:rsid w:val="00054514"/>
    <w:rsid w:val="0005455C"/>
    <w:rsid w:val="000548BB"/>
    <w:rsid w:val="00054928"/>
    <w:rsid w:val="00054B49"/>
    <w:rsid w:val="00054C66"/>
    <w:rsid w:val="00054CD0"/>
    <w:rsid w:val="00054DA1"/>
    <w:rsid w:val="00054DC9"/>
    <w:rsid w:val="00054E04"/>
    <w:rsid w:val="00054F28"/>
    <w:rsid w:val="00054FA7"/>
    <w:rsid w:val="0005514C"/>
    <w:rsid w:val="0005518C"/>
    <w:rsid w:val="0005532E"/>
    <w:rsid w:val="00055481"/>
    <w:rsid w:val="000554AC"/>
    <w:rsid w:val="000557E3"/>
    <w:rsid w:val="000557F0"/>
    <w:rsid w:val="00055888"/>
    <w:rsid w:val="00055A43"/>
    <w:rsid w:val="00055A98"/>
    <w:rsid w:val="00055AA8"/>
    <w:rsid w:val="00055AB6"/>
    <w:rsid w:val="00055AEC"/>
    <w:rsid w:val="00055BA8"/>
    <w:rsid w:val="00055C9A"/>
    <w:rsid w:val="00055D60"/>
    <w:rsid w:val="00055D81"/>
    <w:rsid w:val="00055DDC"/>
    <w:rsid w:val="00055E2D"/>
    <w:rsid w:val="00055EB1"/>
    <w:rsid w:val="00055EB9"/>
    <w:rsid w:val="00055FA2"/>
    <w:rsid w:val="00055FC8"/>
    <w:rsid w:val="0005604D"/>
    <w:rsid w:val="000563DD"/>
    <w:rsid w:val="000564CC"/>
    <w:rsid w:val="000566CC"/>
    <w:rsid w:val="000566E6"/>
    <w:rsid w:val="000567B9"/>
    <w:rsid w:val="0005691A"/>
    <w:rsid w:val="0005694F"/>
    <w:rsid w:val="00056A0B"/>
    <w:rsid w:val="00056C9F"/>
    <w:rsid w:val="00056DB8"/>
    <w:rsid w:val="00056DCF"/>
    <w:rsid w:val="00056E0E"/>
    <w:rsid w:val="00056E4D"/>
    <w:rsid w:val="00056E85"/>
    <w:rsid w:val="00056F84"/>
    <w:rsid w:val="00057062"/>
    <w:rsid w:val="000570DF"/>
    <w:rsid w:val="0005720A"/>
    <w:rsid w:val="000573AE"/>
    <w:rsid w:val="000573DC"/>
    <w:rsid w:val="0005742E"/>
    <w:rsid w:val="00057476"/>
    <w:rsid w:val="000574B0"/>
    <w:rsid w:val="000574B2"/>
    <w:rsid w:val="000575CD"/>
    <w:rsid w:val="000575FB"/>
    <w:rsid w:val="000576BB"/>
    <w:rsid w:val="00057731"/>
    <w:rsid w:val="000579B7"/>
    <w:rsid w:val="00057BCD"/>
    <w:rsid w:val="00057C0D"/>
    <w:rsid w:val="00057D80"/>
    <w:rsid w:val="00057ECC"/>
    <w:rsid w:val="0005E27D"/>
    <w:rsid w:val="0005FBD2"/>
    <w:rsid w:val="000600FA"/>
    <w:rsid w:val="00060299"/>
    <w:rsid w:val="000603B8"/>
    <w:rsid w:val="00060412"/>
    <w:rsid w:val="00060442"/>
    <w:rsid w:val="0006052D"/>
    <w:rsid w:val="0006065C"/>
    <w:rsid w:val="000606F6"/>
    <w:rsid w:val="0006081C"/>
    <w:rsid w:val="00060832"/>
    <w:rsid w:val="000609D9"/>
    <w:rsid w:val="00060F9D"/>
    <w:rsid w:val="00060FBE"/>
    <w:rsid w:val="00061090"/>
    <w:rsid w:val="000610ED"/>
    <w:rsid w:val="000611EF"/>
    <w:rsid w:val="0006141F"/>
    <w:rsid w:val="00061492"/>
    <w:rsid w:val="000614AB"/>
    <w:rsid w:val="00061533"/>
    <w:rsid w:val="0006156E"/>
    <w:rsid w:val="00061578"/>
    <w:rsid w:val="000615C5"/>
    <w:rsid w:val="00061693"/>
    <w:rsid w:val="00061774"/>
    <w:rsid w:val="000617A8"/>
    <w:rsid w:val="000617BE"/>
    <w:rsid w:val="00061830"/>
    <w:rsid w:val="000618B4"/>
    <w:rsid w:val="000618BC"/>
    <w:rsid w:val="00061910"/>
    <w:rsid w:val="0006195B"/>
    <w:rsid w:val="00061AD6"/>
    <w:rsid w:val="00061AE8"/>
    <w:rsid w:val="00061CE3"/>
    <w:rsid w:val="00061D0F"/>
    <w:rsid w:val="00061D7E"/>
    <w:rsid w:val="00061E7B"/>
    <w:rsid w:val="00061FD2"/>
    <w:rsid w:val="000620FE"/>
    <w:rsid w:val="0006219C"/>
    <w:rsid w:val="0006219F"/>
    <w:rsid w:val="00062206"/>
    <w:rsid w:val="00062291"/>
    <w:rsid w:val="0006230F"/>
    <w:rsid w:val="00062384"/>
    <w:rsid w:val="00062527"/>
    <w:rsid w:val="00062570"/>
    <w:rsid w:val="000626D8"/>
    <w:rsid w:val="000626F7"/>
    <w:rsid w:val="00062827"/>
    <w:rsid w:val="000628E4"/>
    <w:rsid w:val="00062999"/>
    <w:rsid w:val="00062B8A"/>
    <w:rsid w:val="00062F6B"/>
    <w:rsid w:val="00062FBC"/>
    <w:rsid w:val="0006313B"/>
    <w:rsid w:val="0006318D"/>
    <w:rsid w:val="00063242"/>
    <w:rsid w:val="0006337E"/>
    <w:rsid w:val="0006342C"/>
    <w:rsid w:val="000634CC"/>
    <w:rsid w:val="000637D5"/>
    <w:rsid w:val="00063832"/>
    <w:rsid w:val="000638EA"/>
    <w:rsid w:val="00063987"/>
    <w:rsid w:val="00063B4A"/>
    <w:rsid w:val="00063C76"/>
    <w:rsid w:val="00063D90"/>
    <w:rsid w:val="00063E7A"/>
    <w:rsid w:val="00063FF0"/>
    <w:rsid w:val="000641E6"/>
    <w:rsid w:val="000641F3"/>
    <w:rsid w:val="00064292"/>
    <w:rsid w:val="000642D4"/>
    <w:rsid w:val="000643A3"/>
    <w:rsid w:val="000643AB"/>
    <w:rsid w:val="00064458"/>
    <w:rsid w:val="00064469"/>
    <w:rsid w:val="0006450D"/>
    <w:rsid w:val="00064678"/>
    <w:rsid w:val="00064714"/>
    <w:rsid w:val="000648F6"/>
    <w:rsid w:val="00064950"/>
    <w:rsid w:val="00064AAF"/>
    <w:rsid w:val="00064AFA"/>
    <w:rsid w:val="00064B58"/>
    <w:rsid w:val="00064C68"/>
    <w:rsid w:val="00064D92"/>
    <w:rsid w:val="00064DD4"/>
    <w:rsid w:val="00064EC4"/>
    <w:rsid w:val="00064FF9"/>
    <w:rsid w:val="000650F6"/>
    <w:rsid w:val="00065230"/>
    <w:rsid w:val="0006526F"/>
    <w:rsid w:val="000652CA"/>
    <w:rsid w:val="0006569E"/>
    <w:rsid w:val="0006581C"/>
    <w:rsid w:val="0006584C"/>
    <w:rsid w:val="0006594C"/>
    <w:rsid w:val="00065BB5"/>
    <w:rsid w:val="00065DBE"/>
    <w:rsid w:val="00065ECB"/>
    <w:rsid w:val="00065F93"/>
    <w:rsid w:val="00065F97"/>
    <w:rsid w:val="000660C9"/>
    <w:rsid w:val="0006613C"/>
    <w:rsid w:val="000663E8"/>
    <w:rsid w:val="00066425"/>
    <w:rsid w:val="000664D1"/>
    <w:rsid w:val="000664FA"/>
    <w:rsid w:val="0006663A"/>
    <w:rsid w:val="00066828"/>
    <w:rsid w:val="000668E1"/>
    <w:rsid w:val="000669A7"/>
    <w:rsid w:val="000669F5"/>
    <w:rsid w:val="00066A35"/>
    <w:rsid w:val="00066B4E"/>
    <w:rsid w:val="00066EF6"/>
    <w:rsid w:val="00066FB9"/>
    <w:rsid w:val="00066FF9"/>
    <w:rsid w:val="00066FFE"/>
    <w:rsid w:val="00067258"/>
    <w:rsid w:val="00067319"/>
    <w:rsid w:val="0006738D"/>
    <w:rsid w:val="000673E1"/>
    <w:rsid w:val="00067435"/>
    <w:rsid w:val="00067489"/>
    <w:rsid w:val="000674F1"/>
    <w:rsid w:val="00067543"/>
    <w:rsid w:val="00067858"/>
    <w:rsid w:val="00067A3B"/>
    <w:rsid w:val="00067A3C"/>
    <w:rsid w:val="00067A60"/>
    <w:rsid w:val="00067B21"/>
    <w:rsid w:val="00067D07"/>
    <w:rsid w:val="00067EBB"/>
    <w:rsid w:val="00067FA3"/>
    <w:rsid w:val="00070008"/>
    <w:rsid w:val="0007010D"/>
    <w:rsid w:val="00070118"/>
    <w:rsid w:val="00070262"/>
    <w:rsid w:val="0007066E"/>
    <w:rsid w:val="000706BA"/>
    <w:rsid w:val="00070A1D"/>
    <w:rsid w:val="00070AC9"/>
    <w:rsid w:val="00070B0A"/>
    <w:rsid w:val="00070B36"/>
    <w:rsid w:val="00070C2C"/>
    <w:rsid w:val="00070CCC"/>
    <w:rsid w:val="00070E7E"/>
    <w:rsid w:val="00070F1B"/>
    <w:rsid w:val="00071034"/>
    <w:rsid w:val="0007108B"/>
    <w:rsid w:val="000710E6"/>
    <w:rsid w:val="000712A3"/>
    <w:rsid w:val="0007131B"/>
    <w:rsid w:val="000713DC"/>
    <w:rsid w:val="000716E6"/>
    <w:rsid w:val="00071779"/>
    <w:rsid w:val="000717F7"/>
    <w:rsid w:val="000718EA"/>
    <w:rsid w:val="000719DA"/>
    <w:rsid w:val="00071A45"/>
    <w:rsid w:val="00071AE2"/>
    <w:rsid w:val="00071B74"/>
    <w:rsid w:val="00071B97"/>
    <w:rsid w:val="00071D36"/>
    <w:rsid w:val="00071E86"/>
    <w:rsid w:val="00071EA6"/>
    <w:rsid w:val="00072184"/>
    <w:rsid w:val="0007219F"/>
    <w:rsid w:val="00072257"/>
    <w:rsid w:val="0007230C"/>
    <w:rsid w:val="00072318"/>
    <w:rsid w:val="0007237B"/>
    <w:rsid w:val="00072469"/>
    <w:rsid w:val="000726CC"/>
    <w:rsid w:val="00072703"/>
    <w:rsid w:val="0007283E"/>
    <w:rsid w:val="000728E0"/>
    <w:rsid w:val="00072AD9"/>
    <w:rsid w:val="00072B00"/>
    <w:rsid w:val="00072B02"/>
    <w:rsid w:val="00072B55"/>
    <w:rsid w:val="00072B8C"/>
    <w:rsid w:val="00072E3C"/>
    <w:rsid w:val="00072E5C"/>
    <w:rsid w:val="00073074"/>
    <w:rsid w:val="00073282"/>
    <w:rsid w:val="00073285"/>
    <w:rsid w:val="00073288"/>
    <w:rsid w:val="0007338B"/>
    <w:rsid w:val="000733C8"/>
    <w:rsid w:val="000733C9"/>
    <w:rsid w:val="00073540"/>
    <w:rsid w:val="00073649"/>
    <w:rsid w:val="00073727"/>
    <w:rsid w:val="00073820"/>
    <w:rsid w:val="000738BB"/>
    <w:rsid w:val="000738D6"/>
    <w:rsid w:val="00073A06"/>
    <w:rsid w:val="00073ABB"/>
    <w:rsid w:val="00073BFB"/>
    <w:rsid w:val="00073E9E"/>
    <w:rsid w:val="0007405F"/>
    <w:rsid w:val="000740D9"/>
    <w:rsid w:val="00074181"/>
    <w:rsid w:val="0007422D"/>
    <w:rsid w:val="0007423A"/>
    <w:rsid w:val="000743D7"/>
    <w:rsid w:val="0007443D"/>
    <w:rsid w:val="00074600"/>
    <w:rsid w:val="0007462D"/>
    <w:rsid w:val="00074745"/>
    <w:rsid w:val="000748F8"/>
    <w:rsid w:val="00074986"/>
    <w:rsid w:val="00074A07"/>
    <w:rsid w:val="00074ABB"/>
    <w:rsid w:val="00074AF2"/>
    <w:rsid w:val="00074E3C"/>
    <w:rsid w:val="00074F0F"/>
    <w:rsid w:val="00074F39"/>
    <w:rsid w:val="00074FA1"/>
    <w:rsid w:val="00075047"/>
    <w:rsid w:val="00075074"/>
    <w:rsid w:val="000750AF"/>
    <w:rsid w:val="00075110"/>
    <w:rsid w:val="00075150"/>
    <w:rsid w:val="000754C6"/>
    <w:rsid w:val="0007552E"/>
    <w:rsid w:val="000755A1"/>
    <w:rsid w:val="00075731"/>
    <w:rsid w:val="0007587A"/>
    <w:rsid w:val="000758E1"/>
    <w:rsid w:val="0007596B"/>
    <w:rsid w:val="000759B1"/>
    <w:rsid w:val="00075A10"/>
    <w:rsid w:val="00075B99"/>
    <w:rsid w:val="00075BCD"/>
    <w:rsid w:val="00075C3C"/>
    <w:rsid w:val="00075CDB"/>
    <w:rsid w:val="00075DDD"/>
    <w:rsid w:val="00075E0E"/>
    <w:rsid w:val="00075F6F"/>
    <w:rsid w:val="00075FEF"/>
    <w:rsid w:val="00076294"/>
    <w:rsid w:val="000764B2"/>
    <w:rsid w:val="000764C0"/>
    <w:rsid w:val="00076571"/>
    <w:rsid w:val="000765D9"/>
    <w:rsid w:val="00076696"/>
    <w:rsid w:val="00076840"/>
    <w:rsid w:val="00076887"/>
    <w:rsid w:val="0007689E"/>
    <w:rsid w:val="000768E3"/>
    <w:rsid w:val="000768EA"/>
    <w:rsid w:val="00076A09"/>
    <w:rsid w:val="00076BEE"/>
    <w:rsid w:val="00076C89"/>
    <w:rsid w:val="00076CD2"/>
    <w:rsid w:val="00077033"/>
    <w:rsid w:val="00077253"/>
    <w:rsid w:val="00077498"/>
    <w:rsid w:val="000774B7"/>
    <w:rsid w:val="000775FD"/>
    <w:rsid w:val="000775FE"/>
    <w:rsid w:val="0007760A"/>
    <w:rsid w:val="0007774F"/>
    <w:rsid w:val="00077A2D"/>
    <w:rsid w:val="00077A9B"/>
    <w:rsid w:val="00077B02"/>
    <w:rsid w:val="00077B13"/>
    <w:rsid w:val="00077B26"/>
    <w:rsid w:val="00077BA2"/>
    <w:rsid w:val="00077BD4"/>
    <w:rsid w:val="00077C74"/>
    <w:rsid w:val="00077E38"/>
    <w:rsid w:val="00077E3E"/>
    <w:rsid w:val="00077E76"/>
    <w:rsid w:val="00077E9E"/>
    <w:rsid w:val="00077FB9"/>
    <w:rsid w:val="00080063"/>
    <w:rsid w:val="000800B3"/>
    <w:rsid w:val="00080232"/>
    <w:rsid w:val="0008036A"/>
    <w:rsid w:val="0008051E"/>
    <w:rsid w:val="000806E3"/>
    <w:rsid w:val="000807CE"/>
    <w:rsid w:val="0008097A"/>
    <w:rsid w:val="00080A24"/>
    <w:rsid w:val="00080A80"/>
    <w:rsid w:val="00080C6C"/>
    <w:rsid w:val="00080C95"/>
    <w:rsid w:val="00080E4D"/>
    <w:rsid w:val="00080E51"/>
    <w:rsid w:val="00080EFB"/>
    <w:rsid w:val="00080F34"/>
    <w:rsid w:val="00080F70"/>
    <w:rsid w:val="00080FF7"/>
    <w:rsid w:val="00081164"/>
    <w:rsid w:val="00081184"/>
    <w:rsid w:val="00081201"/>
    <w:rsid w:val="000812E3"/>
    <w:rsid w:val="0008136C"/>
    <w:rsid w:val="00081436"/>
    <w:rsid w:val="000814EB"/>
    <w:rsid w:val="00081564"/>
    <w:rsid w:val="000815DE"/>
    <w:rsid w:val="000815E6"/>
    <w:rsid w:val="000816AB"/>
    <w:rsid w:val="00081735"/>
    <w:rsid w:val="00081A28"/>
    <w:rsid w:val="00081A8A"/>
    <w:rsid w:val="00081AAB"/>
    <w:rsid w:val="00081D61"/>
    <w:rsid w:val="00081DC7"/>
    <w:rsid w:val="00081E03"/>
    <w:rsid w:val="00081E77"/>
    <w:rsid w:val="00081E8F"/>
    <w:rsid w:val="00081FE0"/>
    <w:rsid w:val="00081FF2"/>
    <w:rsid w:val="00082007"/>
    <w:rsid w:val="00082021"/>
    <w:rsid w:val="000821A6"/>
    <w:rsid w:val="00082251"/>
    <w:rsid w:val="00082421"/>
    <w:rsid w:val="00082447"/>
    <w:rsid w:val="0008244C"/>
    <w:rsid w:val="00082517"/>
    <w:rsid w:val="000825BE"/>
    <w:rsid w:val="00082699"/>
    <w:rsid w:val="000826A9"/>
    <w:rsid w:val="0008278C"/>
    <w:rsid w:val="00082820"/>
    <w:rsid w:val="000828FD"/>
    <w:rsid w:val="00082902"/>
    <w:rsid w:val="00082A0D"/>
    <w:rsid w:val="00082CA8"/>
    <w:rsid w:val="00082D25"/>
    <w:rsid w:val="00082D32"/>
    <w:rsid w:val="00082D54"/>
    <w:rsid w:val="00082D5F"/>
    <w:rsid w:val="00082D95"/>
    <w:rsid w:val="00082FF3"/>
    <w:rsid w:val="00083012"/>
    <w:rsid w:val="000832C1"/>
    <w:rsid w:val="000832F7"/>
    <w:rsid w:val="0008339D"/>
    <w:rsid w:val="000833DF"/>
    <w:rsid w:val="000834E9"/>
    <w:rsid w:val="0008350C"/>
    <w:rsid w:val="00083544"/>
    <w:rsid w:val="0008372F"/>
    <w:rsid w:val="00083790"/>
    <w:rsid w:val="00083891"/>
    <w:rsid w:val="00083C1C"/>
    <w:rsid w:val="00083E83"/>
    <w:rsid w:val="00083F64"/>
    <w:rsid w:val="00083FD8"/>
    <w:rsid w:val="00083FE3"/>
    <w:rsid w:val="00084049"/>
    <w:rsid w:val="00084150"/>
    <w:rsid w:val="000841F0"/>
    <w:rsid w:val="00084284"/>
    <w:rsid w:val="000844A8"/>
    <w:rsid w:val="000844FA"/>
    <w:rsid w:val="00084665"/>
    <w:rsid w:val="0008467C"/>
    <w:rsid w:val="00084721"/>
    <w:rsid w:val="000847BA"/>
    <w:rsid w:val="00084846"/>
    <w:rsid w:val="00084B10"/>
    <w:rsid w:val="00084B30"/>
    <w:rsid w:val="00084B95"/>
    <w:rsid w:val="00084C3A"/>
    <w:rsid w:val="00084C4D"/>
    <w:rsid w:val="00084C86"/>
    <w:rsid w:val="00084DAE"/>
    <w:rsid w:val="00084E34"/>
    <w:rsid w:val="00084F17"/>
    <w:rsid w:val="00084F5D"/>
    <w:rsid w:val="000851AE"/>
    <w:rsid w:val="000851F9"/>
    <w:rsid w:val="00085215"/>
    <w:rsid w:val="00085297"/>
    <w:rsid w:val="00085311"/>
    <w:rsid w:val="0008540C"/>
    <w:rsid w:val="0008544B"/>
    <w:rsid w:val="0008567C"/>
    <w:rsid w:val="000856A6"/>
    <w:rsid w:val="0008577F"/>
    <w:rsid w:val="0008581C"/>
    <w:rsid w:val="00085A7E"/>
    <w:rsid w:val="00085C80"/>
    <w:rsid w:val="00085DC3"/>
    <w:rsid w:val="00085DD7"/>
    <w:rsid w:val="00085E32"/>
    <w:rsid w:val="00085E8A"/>
    <w:rsid w:val="00085EE3"/>
    <w:rsid w:val="0008602A"/>
    <w:rsid w:val="000861C0"/>
    <w:rsid w:val="0008635C"/>
    <w:rsid w:val="00086401"/>
    <w:rsid w:val="00086418"/>
    <w:rsid w:val="0008644F"/>
    <w:rsid w:val="0008652A"/>
    <w:rsid w:val="00086588"/>
    <w:rsid w:val="000865F7"/>
    <w:rsid w:val="0008682A"/>
    <w:rsid w:val="000868FC"/>
    <w:rsid w:val="0008698B"/>
    <w:rsid w:val="00086AC0"/>
    <w:rsid w:val="00086B80"/>
    <w:rsid w:val="00086C12"/>
    <w:rsid w:val="00086C2D"/>
    <w:rsid w:val="00086CBA"/>
    <w:rsid w:val="00086D34"/>
    <w:rsid w:val="00086D38"/>
    <w:rsid w:val="00086E26"/>
    <w:rsid w:val="00086E66"/>
    <w:rsid w:val="00086E78"/>
    <w:rsid w:val="00086EB9"/>
    <w:rsid w:val="00086EFC"/>
    <w:rsid w:val="000870AD"/>
    <w:rsid w:val="000873B7"/>
    <w:rsid w:val="00087418"/>
    <w:rsid w:val="000874ED"/>
    <w:rsid w:val="0008753B"/>
    <w:rsid w:val="000875BB"/>
    <w:rsid w:val="00087956"/>
    <w:rsid w:val="00087BD1"/>
    <w:rsid w:val="00087C15"/>
    <w:rsid w:val="00087CF3"/>
    <w:rsid w:val="000889A9"/>
    <w:rsid w:val="0009003B"/>
    <w:rsid w:val="00090139"/>
    <w:rsid w:val="0009013A"/>
    <w:rsid w:val="00090377"/>
    <w:rsid w:val="00090453"/>
    <w:rsid w:val="000904CE"/>
    <w:rsid w:val="00090513"/>
    <w:rsid w:val="000905E9"/>
    <w:rsid w:val="0009073F"/>
    <w:rsid w:val="000907CB"/>
    <w:rsid w:val="0009082C"/>
    <w:rsid w:val="00090AC7"/>
    <w:rsid w:val="00090B28"/>
    <w:rsid w:val="00090B31"/>
    <w:rsid w:val="00090B7C"/>
    <w:rsid w:val="00090C49"/>
    <w:rsid w:val="00090DFC"/>
    <w:rsid w:val="00090E1A"/>
    <w:rsid w:val="00090E9D"/>
    <w:rsid w:val="00090F3B"/>
    <w:rsid w:val="00090F82"/>
    <w:rsid w:val="000910C0"/>
    <w:rsid w:val="0009112E"/>
    <w:rsid w:val="000911C5"/>
    <w:rsid w:val="00091450"/>
    <w:rsid w:val="00091677"/>
    <w:rsid w:val="000916CF"/>
    <w:rsid w:val="000918DD"/>
    <w:rsid w:val="000918EA"/>
    <w:rsid w:val="000918F7"/>
    <w:rsid w:val="00091990"/>
    <w:rsid w:val="000919D8"/>
    <w:rsid w:val="00091ACC"/>
    <w:rsid w:val="00091C0A"/>
    <w:rsid w:val="00091C5F"/>
    <w:rsid w:val="00091DF1"/>
    <w:rsid w:val="00091E08"/>
    <w:rsid w:val="00091E5C"/>
    <w:rsid w:val="00092100"/>
    <w:rsid w:val="000923AA"/>
    <w:rsid w:val="000924A9"/>
    <w:rsid w:val="0009261E"/>
    <w:rsid w:val="0009268D"/>
    <w:rsid w:val="000929BD"/>
    <w:rsid w:val="000929E6"/>
    <w:rsid w:val="00092A88"/>
    <w:rsid w:val="00092DED"/>
    <w:rsid w:val="00092EF0"/>
    <w:rsid w:val="00092FDE"/>
    <w:rsid w:val="0009300D"/>
    <w:rsid w:val="00093157"/>
    <w:rsid w:val="000932F7"/>
    <w:rsid w:val="000933C0"/>
    <w:rsid w:val="00093616"/>
    <w:rsid w:val="000936F0"/>
    <w:rsid w:val="0009378C"/>
    <w:rsid w:val="000937E7"/>
    <w:rsid w:val="00093857"/>
    <w:rsid w:val="00093925"/>
    <w:rsid w:val="00093D1F"/>
    <w:rsid w:val="00093DDE"/>
    <w:rsid w:val="00093EF2"/>
    <w:rsid w:val="0009403E"/>
    <w:rsid w:val="0009418B"/>
    <w:rsid w:val="000941DA"/>
    <w:rsid w:val="000941ED"/>
    <w:rsid w:val="00094228"/>
    <w:rsid w:val="00094439"/>
    <w:rsid w:val="000944B0"/>
    <w:rsid w:val="00094528"/>
    <w:rsid w:val="000946FC"/>
    <w:rsid w:val="00094719"/>
    <w:rsid w:val="0009477C"/>
    <w:rsid w:val="0009497E"/>
    <w:rsid w:val="00094998"/>
    <w:rsid w:val="000949EF"/>
    <w:rsid w:val="00094AE5"/>
    <w:rsid w:val="00094B1D"/>
    <w:rsid w:val="00094B52"/>
    <w:rsid w:val="00094D11"/>
    <w:rsid w:val="00094D72"/>
    <w:rsid w:val="00094DD8"/>
    <w:rsid w:val="00094F35"/>
    <w:rsid w:val="00094F7B"/>
    <w:rsid w:val="000950AD"/>
    <w:rsid w:val="000951F5"/>
    <w:rsid w:val="000952D0"/>
    <w:rsid w:val="000953C3"/>
    <w:rsid w:val="00095470"/>
    <w:rsid w:val="00095785"/>
    <w:rsid w:val="00095794"/>
    <w:rsid w:val="00095959"/>
    <w:rsid w:val="00095961"/>
    <w:rsid w:val="00095988"/>
    <w:rsid w:val="000959A6"/>
    <w:rsid w:val="000959B6"/>
    <w:rsid w:val="00095A15"/>
    <w:rsid w:val="00095A8C"/>
    <w:rsid w:val="00095B90"/>
    <w:rsid w:val="00095BFE"/>
    <w:rsid w:val="00095DF1"/>
    <w:rsid w:val="00095F09"/>
    <w:rsid w:val="00095F66"/>
    <w:rsid w:val="00095FE6"/>
    <w:rsid w:val="00095FFD"/>
    <w:rsid w:val="0009620D"/>
    <w:rsid w:val="00096346"/>
    <w:rsid w:val="00096410"/>
    <w:rsid w:val="00096552"/>
    <w:rsid w:val="00096605"/>
    <w:rsid w:val="0009667F"/>
    <w:rsid w:val="000966CE"/>
    <w:rsid w:val="0009681B"/>
    <w:rsid w:val="00096ACE"/>
    <w:rsid w:val="00096BAE"/>
    <w:rsid w:val="00096C35"/>
    <w:rsid w:val="00096C61"/>
    <w:rsid w:val="00096D12"/>
    <w:rsid w:val="00096F1B"/>
    <w:rsid w:val="00097141"/>
    <w:rsid w:val="0009717B"/>
    <w:rsid w:val="0009727B"/>
    <w:rsid w:val="00097365"/>
    <w:rsid w:val="0009740F"/>
    <w:rsid w:val="00097564"/>
    <w:rsid w:val="00097733"/>
    <w:rsid w:val="00097743"/>
    <w:rsid w:val="00097832"/>
    <w:rsid w:val="00097874"/>
    <w:rsid w:val="00097935"/>
    <w:rsid w:val="0009798C"/>
    <w:rsid w:val="000979AD"/>
    <w:rsid w:val="000979E5"/>
    <w:rsid w:val="00097A02"/>
    <w:rsid w:val="00097A50"/>
    <w:rsid w:val="00097A9D"/>
    <w:rsid w:val="00097C28"/>
    <w:rsid w:val="00097C4D"/>
    <w:rsid w:val="00097D2C"/>
    <w:rsid w:val="00097EE6"/>
    <w:rsid w:val="0009F717"/>
    <w:rsid w:val="000A0054"/>
    <w:rsid w:val="000A00D0"/>
    <w:rsid w:val="000A0148"/>
    <w:rsid w:val="000A0282"/>
    <w:rsid w:val="000A035B"/>
    <w:rsid w:val="000A0378"/>
    <w:rsid w:val="000A05BA"/>
    <w:rsid w:val="000A05F6"/>
    <w:rsid w:val="000A063F"/>
    <w:rsid w:val="000A06A2"/>
    <w:rsid w:val="000A0740"/>
    <w:rsid w:val="000A0786"/>
    <w:rsid w:val="000A0923"/>
    <w:rsid w:val="000A0BCD"/>
    <w:rsid w:val="000A0E3D"/>
    <w:rsid w:val="000A0EB4"/>
    <w:rsid w:val="000A0F90"/>
    <w:rsid w:val="000A11C6"/>
    <w:rsid w:val="000A11D6"/>
    <w:rsid w:val="000A14B6"/>
    <w:rsid w:val="000A157F"/>
    <w:rsid w:val="000A1647"/>
    <w:rsid w:val="000A1753"/>
    <w:rsid w:val="000A1850"/>
    <w:rsid w:val="000A1880"/>
    <w:rsid w:val="000A1889"/>
    <w:rsid w:val="000A18AC"/>
    <w:rsid w:val="000A18C1"/>
    <w:rsid w:val="000A18FE"/>
    <w:rsid w:val="000A1A87"/>
    <w:rsid w:val="000A1A8C"/>
    <w:rsid w:val="000A1C24"/>
    <w:rsid w:val="000A1C71"/>
    <w:rsid w:val="000A1C8B"/>
    <w:rsid w:val="000A1D21"/>
    <w:rsid w:val="000A1DDE"/>
    <w:rsid w:val="000A1EAE"/>
    <w:rsid w:val="000A1EF9"/>
    <w:rsid w:val="000A2026"/>
    <w:rsid w:val="000A20C5"/>
    <w:rsid w:val="000A2135"/>
    <w:rsid w:val="000A2174"/>
    <w:rsid w:val="000A22E9"/>
    <w:rsid w:val="000A244D"/>
    <w:rsid w:val="000A2561"/>
    <w:rsid w:val="000A25A4"/>
    <w:rsid w:val="000A25EB"/>
    <w:rsid w:val="000A2898"/>
    <w:rsid w:val="000A2AAB"/>
    <w:rsid w:val="000A2AF6"/>
    <w:rsid w:val="000A2B8A"/>
    <w:rsid w:val="000A2BA3"/>
    <w:rsid w:val="000A2C22"/>
    <w:rsid w:val="000A2C6B"/>
    <w:rsid w:val="000A2E75"/>
    <w:rsid w:val="000A2E83"/>
    <w:rsid w:val="000A33C6"/>
    <w:rsid w:val="000A33E2"/>
    <w:rsid w:val="000A3431"/>
    <w:rsid w:val="000A348D"/>
    <w:rsid w:val="000A35F0"/>
    <w:rsid w:val="000A360A"/>
    <w:rsid w:val="000A3619"/>
    <w:rsid w:val="000A3643"/>
    <w:rsid w:val="000A3777"/>
    <w:rsid w:val="000A3860"/>
    <w:rsid w:val="000A39B0"/>
    <w:rsid w:val="000A39D7"/>
    <w:rsid w:val="000A3A23"/>
    <w:rsid w:val="000A3A89"/>
    <w:rsid w:val="000A3CFE"/>
    <w:rsid w:val="000A3D61"/>
    <w:rsid w:val="000A3E17"/>
    <w:rsid w:val="000A3FC3"/>
    <w:rsid w:val="000A407B"/>
    <w:rsid w:val="000A4080"/>
    <w:rsid w:val="000A40D6"/>
    <w:rsid w:val="000A41CE"/>
    <w:rsid w:val="000A41D1"/>
    <w:rsid w:val="000A4221"/>
    <w:rsid w:val="000A42C4"/>
    <w:rsid w:val="000A439B"/>
    <w:rsid w:val="000A4400"/>
    <w:rsid w:val="000A4401"/>
    <w:rsid w:val="000A454D"/>
    <w:rsid w:val="000A47B0"/>
    <w:rsid w:val="000A4878"/>
    <w:rsid w:val="000A4962"/>
    <w:rsid w:val="000A49A2"/>
    <w:rsid w:val="000A49B9"/>
    <w:rsid w:val="000A4A92"/>
    <w:rsid w:val="000A51C1"/>
    <w:rsid w:val="000A51C5"/>
    <w:rsid w:val="000A5274"/>
    <w:rsid w:val="000A52E8"/>
    <w:rsid w:val="000A5336"/>
    <w:rsid w:val="000A5396"/>
    <w:rsid w:val="000A53B7"/>
    <w:rsid w:val="000A5407"/>
    <w:rsid w:val="000A55A2"/>
    <w:rsid w:val="000A56CF"/>
    <w:rsid w:val="000A5783"/>
    <w:rsid w:val="000A5826"/>
    <w:rsid w:val="000A5831"/>
    <w:rsid w:val="000A5858"/>
    <w:rsid w:val="000A5A38"/>
    <w:rsid w:val="000A5B80"/>
    <w:rsid w:val="000A5BA8"/>
    <w:rsid w:val="000A5CA9"/>
    <w:rsid w:val="000A5E19"/>
    <w:rsid w:val="000A5EC9"/>
    <w:rsid w:val="000A6112"/>
    <w:rsid w:val="000A62C4"/>
    <w:rsid w:val="000A63E1"/>
    <w:rsid w:val="000A6427"/>
    <w:rsid w:val="000A6679"/>
    <w:rsid w:val="000A6708"/>
    <w:rsid w:val="000A67D1"/>
    <w:rsid w:val="000A6831"/>
    <w:rsid w:val="000A689D"/>
    <w:rsid w:val="000A6958"/>
    <w:rsid w:val="000A6A52"/>
    <w:rsid w:val="000A6B39"/>
    <w:rsid w:val="000A6BAE"/>
    <w:rsid w:val="000A6CC1"/>
    <w:rsid w:val="000A6CFF"/>
    <w:rsid w:val="000A6DCE"/>
    <w:rsid w:val="000A6E92"/>
    <w:rsid w:val="000A6F0E"/>
    <w:rsid w:val="000A7331"/>
    <w:rsid w:val="000A73F0"/>
    <w:rsid w:val="000A7533"/>
    <w:rsid w:val="000A7716"/>
    <w:rsid w:val="000A787A"/>
    <w:rsid w:val="000A78ED"/>
    <w:rsid w:val="000A793E"/>
    <w:rsid w:val="000A795E"/>
    <w:rsid w:val="000A7BDF"/>
    <w:rsid w:val="000A7C4A"/>
    <w:rsid w:val="000A7C59"/>
    <w:rsid w:val="000A7CE5"/>
    <w:rsid w:val="000A7D7C"/>
    <w:rsid w:val="000A7F32"/>
    <w:rsid w:val="000A7F85"/>
    <w:rsid w:val="000AA0C5"/>
    <w:rsid w:val="000AAD48"/>
    <w:rsid w:val="000B008F"/>
    <w:rsid w:val="000B0119"/>
    <w:rsid w:val="000B024E"/>
    <w:rsid w:val="000B0252"/>
    <w:rsid w:val="000B0396"/>
    <w:rsid w:val="000B04E1"/>
    <w:rsid w:val="000B0639"/>
    <w:rsid w:val="000B0765"/>
    <w:rsid w:val="000B0778"/>
    <w:rsid w:val="000B0936"/>
    <w:rsid w:val="000B0A03"/>
    <w:rsid w:val="000B0A0A"/>
    <w:rsid w:val="000B100D"/>
    <w:rsid w:val="000B1099"/>
    <w:rsid w:val="000B10BE"/>
    <w:rsid w:val="000B10DF"/>
    <w:rsid w:val="000B1331"/>
    <w:rsid w:val="000B141C"/>
    <w:rsid w:val="000B158E"/>
    <w:rsid w:val="000B16A0"/>
    <w:rsid w:val="000B1731"/>
    <w:rsid w:val="000B186A"/>
    <w:rsid w:val="000B19AA"/>
    <w:rsid w:val="000B1B95"/>
    <w:rsid w:val="000B1C58"/>
    <w:rsid w:val="000B1CFD"/>
    <w:rsid w:val="000B1E6C"/>
    <w:rsid w:val="000B1F77"/>
    <w:rsid w:val="000B1FAB"/>
    <w:rsid w:val="000B205D"/>
    <w:rsid w:val="000B213E"/>
    <w:rsid w:val="000B2169"/>
    <w:rsid w:val="000B21FB"/>
    <w:rsid w:val="000B2271"/>
    <w:rsid w:val="000B22C9"/>
    <w:rsid w:val="000B2575"/>
    <w:rsid w:val="000B258B"/>
    <w:rsid w:val="000B264C"/>
    <w:rsid w:val="000B26D1"/>
    <w:rsid w:val="000B27CE"/>
    <w:rsid w:val="000B2902"/>
    <w:rsid w:val="000B2A1D"/>
    <w:rsid w:val="000B2A4A"/>
    <w:rsid w:val="000B2C87"/>
    <w:rsid w:val="000B2C9F"/>
    <w:rsid w:val="000B2CFD"/>
    <w:rsid w:val="000B2E6B"/>
    <w:rsid w:val="000B300B"/>
    <w:rsid w:val="000B3062"/>
    <w:rsid w:val="000B3279"/>
    <w:rsid w:val="000B32D4"/>
    <w:rsid w:val="000B340F"/>
    <w:rsid w:val="000B3425"/>
    <w:rsid w:val="000B34AF"/>
    <w:rsid w:val="000B3524"/>
    <w:rsid w:val="000B3590"/>
    <w:rsid w:val="000B35A5"/>
    <w:rsid w:val="000B36A9"/>
    <w:rsid w:val="000B3761"/>
    <w:rsid w:val="000B3867"/>
    <w:rsid w:val="000B38A7"/>
    <w:rsid w:val="000B38AE"/>
    <w:rsid w:val="000B3969"/>
    <w:rsid w:val="000B39DA"/>
    <w:rsid w:val="000B3B65"/>
    <w:rsid w:val="000B3BFD"/>
    <w:rsid w:val="000B3C7F"/>
    <w:rsid w:val="000B3D55"/>
    <w:rsid w:val="000B3E2E"/>
    <w:rsid w:val="000B3E39"/>
    <w:rsid w:val="000B3F35"/>
    <w:rsid w:val="000B4061"/>
    <w:rsid w:val="000B408B"/>
    <w:rsid w:val="000B40FA"/>
    <w:rsid w:val="000B4286"/>
    <w:rsid w:val="000B4377"/>
    <w:rsid w:val="000B44F6"/>
    <w:rsid w:val="000B451B"/>
    <w:rsid w:val="000B4616"/>
    <w:rsid w:val="000B4730"/>
    <w:rsid w:val="000B47EF"/>
    <w:rsid w:val="000B487A"/>
    <w:rsid w:val="000B4A52"/>
    <w:rsid w:val="000B4A85"/>
    <w:rsid w:val="000B4AAE"/>
    <w:rsid w:val="000B4B6C"/>
    <w:rsid w:val="000B4B71"/>
    <w:rsid w:val="000B4CD1"/>
    <w:rsid w:val="000B4D24"/>
    <w:rsid w:val="000B4D4C"/>
    <w:rsid w:val="000B4EA9"/>
    <w:rsid w:val="000B4EFE"/>
    <w:rsid w:val="000B4F63"/>
    <w:rsid w:val="000B4FD0"/>
    <w:rsid w:val="000B501B"/>
    <w:rsid w:val="000B5097"/>
    <w:rsid w:val="000B5201"/>
    <w:rsid w:val="000B521F"/>
    <w:rsid w:val="000B524B"/>
    <w:rsid w:val="000B5289"/>
    <w:rsid w:val="000B52D9"/>
    <w:rsid w:val="000B545A"/>
    <w:rsid w:val="000B54FE"/>
    <w:rsid w:val="000B5515"/>
    <w:rsid w:val="000B5537"/>
    <w:rsid w:val="000B560A"/>
    <w:rsid w:val="000B589E"/>
    <w:rsid w:val="000B58C0"/>
    <w:rsid w:val="000B5974"/>
    <w:rsid w:val="000B5DD1"/>
    <w:rsid w:val="000B5F62"/>
    <w:rsid w:val="000B6024"/>
    <w:rsid w:val="000B6336"/>
    <w:rsid w:val="000B6354"/>
    <w:rsid w:val="000B652D"/>
    <w:rsid w:val="000B67F6"/>
    <w:rsid w:val="000B6813"/>
    <w:rsid w:val="000B694F"/>
    <w:rsid w:val="000B695B"/>
    <w:rsid w:val="000B69EF"/>
    <w:rsid w:val="000B6AB9"/>
    <w:rsid w:val="000B6B83"/>
    <w:rsid w:val="000B6C6C"/>
    <w:rsid w:val="000B6D3A"/>
    <w:rsid w:val="000B6EFA"/>
    <w:rsid w:val="000B6FDC"/>
    <w:rsid w:val="000B7081"/>
    <w:rsid w:val="000B710F"/>
    <w:rsid w:val="000B7154"/>
    <w:rsid w:val="000B7365"/>
    <w:rsid w:val="000B745A"/>
    <w:rsid w:val="000B7484"/>
    <w:rsid w:val="000B748F"/>
    <w:rsid w:val="000B74C8"/>
    <w:rsid w:val="000B753B"/>
    <w:rsid w:val="000B7621"/>
    <w:rsid w:val="000B7628"/>
    <w:rsid w:val="000B7771"/>
    <w:rsid w:val="000B7954"/>
    <w:rsid w:val="000B7997"/>
    <w:rsid w:val="000B7A10"/>
    <w:rsid w:val="000B7B91"/>
    <w:rsid w:val="000B7DDC"/>
    <w:rsid w:val="000B7E40"/>
    <w:rsid w:val="000B7F20"/>
    <w:rsid w:val="000B7FA2"/>
    <w:rsid w:val="000BF938"/>
    <w:rsid w:val="000C014C"/>
    <w:rsid w:val="000C03A1"/>
    <w:rsid w:val="000C03C4"/>
    <w:rsid w:val="000C051C"/>
    <w:rsid w:val="000C09D5"/>
    <w:rsid w:val="000C0BF5"/>
    <w:rsid w:val="000C0BF7"/>
    <w:rsid w:val="000C0C0B"/>
    <w:rsid w:val="000C0C0C"/>
    <w:rsid w:val="000C0C8E"/>
    <w:rsid w:val="000C0FAC"/>
    <w:rsid w:val="000C0FE8"/>
    <w:rsid w:val="000C0FFB"/>
    <w:rsid w:val="000C1012"/>
    <w:rsid w:val="000C10A6"/>
    <w:rsid w:val="000C11DA"/>
    <w:rsid w:val="000C12A4"/>
    <w:rsid w:val="000C13D1"/>
    <w:rsid w:val="000C14BC"/>
    <w:rsid w:val="000C14D7"/>
    <w:rsid w:val="000C1671"/>
    <w:rsid w:val="000C18A9"/>
    <w:rsid w:val="000C1909"/>
    <w:rsid w:val="000C196A"/>
    <w:rsid w:val="000C197D"/>
    <w:rsid w:val="000C1A5F"/>
    <w:rsid w:val="000C1B2D"/>
    <w:rsid w:val="000C1BAF"/>
    <w:rsid w:val="000C1BD3"/>
    <w:rsid w:val="000C1D97"/>
    <w:rsid w:val="000C1F3C"/>
    <w:rsid w:val="000C20EF"/>
    <w:rsid w:val="000C211C"/>
    <w:rsid w:val="000C2306"/>
    <w:rsid w:val="000C2352"/>
    <w:rsid w:val="000C237A"/>
    <w:rsid w:val="000C2462"/>
    <w:rsid w:val="000C2624"/>
    <w:rsid w:val="000C27CE"/>
    <w:rsid w:val="000C28CA"/>
    <w:rsid w:val="000C298A"/>
    <w:rsid w:val="000C2A12"/>
    <w:rsid w:val="000C2AF0"/>
    <w:rsid w:val="000C2B63"/>
    <w:rsid w:val="000C2C29"/>
    <w:rsid w:val="000C2CE6"/>
    <w:rsid w:val="000C2D26"/>
    <w:rsid w:val="000C2E88"/>
    <w:rsid w:val="000C2F5B"/>
    <w:rsid w:val="000C30DD"/>
    <w:rsid w:val="000C30F4"/>
    <w:rsid w:val="000C332C"/>
    <w:rsid w:val="000C33CF"/>
    <w:rsid w:val="000C33D1"/>
    <w:rsid w:val="000C37E8"/>
    <w:rsid w:val="000C380B"/>
    <w:rsid w:val="000C3851"/>
    <w:rsid w:val="000C3A33"/>
    <w:rsid w:val="000C3B1A"/>
    <w:rsid w:val="000C3C8D"/>
    <w:rsid w:val="000C3D39"/>
    <w:rsid w:val="000C3D64"/>
    <w:rsid w:val="000C3F2E"/>
    <w:rsid w:val="000C3FD7"/>
    <w:rsid w:val="000C42A6"/>
    <w:rsid w:val="000C43B9"/>
    <w:rsid w:val="000C43D7"/>
    <w:rsid w:val="000C4554"/>
    <w:rsid w:val="000C4630"/>
    <w:rsid w:val="000C46B0"/>
    <w:rsid w:val="000C479D"/>
    <w:rsid w:val="000C47B0"/>
    <w:rsid w:val="000C49A7"/>
    <w:rsid w:val="000C4D94"/>
    <w:rsid w:val="000C4EAE"/>
    <w:rsid w:val="000C4FA2"/>
    <w:rsid w:val="000C51D2"/>
    <w:rsid w:val="000C522A"/>
    <w:rsid w:val="000C5385"/>
    <w:rsid w:val="000C53BD"/>
    <w:rsid w:val="000C53CB"/>
    <w:rsid w:val="000C5433"/>
    <w:rsid w:val="000C54A7"/>
    <w:rsid w:val="000C5526"/>
    <w:rsid w:val="000C554F"/>
    <w:rsid w:val="000C5577"/>
    <w:rsid w:val="000C5668"/>
    <w:rsid w:val="000C5783"/>
    <w:rsid w:val="000C579D"/>
    <w:rsid w:val="000C57D8"/>
    <w:rsid w:val="000C584F"/>
    <w:rsid w:val="000C59C2"/>
    <w:rsid w:val="000C5A91"/>
    <w:rsid w:val="000C5B1E"/>
    <w:rsid w:val="000C5BE2"/>
    <w:rsid w:val="000C5C5B"/>
    <w:rsid w:val="000C5D14"/>
    <w:rsid w:val="000C5D8E"/>
    <w:rsid w:val="000C5DD2"/>
    <w:rsid w:val="000C5EFB"/>
    <w:rsid w:val="000C5F3E"/>
    <w:rsid w:val="000C5FF1"/>
    <w:rsid w:val="000C610B"/>
    <w:rsid w:val="000C6113"/>
    <w:rsid w:val="000C62E1"/>
    <w:rsid w:val="000C6410"/>
    <w:rsid w:val="000C642A"/>
    <w:rsid w:val="000C64F6"/>
    <w:rsid w:val="000C6891"/>
    <w:rsid w:val="000C68C2"/>
    <w:rsid w:val="000C6907"/>
    <w:rsid w:val="000C6A65"/>
    <w:rsid w:val="000C6AA7"/>
    <w:rsid w:val="000C6B8D"/>
    <w:rsid w:val="000C6D60"/>
    <w:rsid w:val="000C6DFA"/>
    <w:rsid w:val="000C6E65"/>
    <w:rsid w:val="000C6E87"/>
    <w:rsid w:val="000C7007"/>
    <w:rsid w:val="000C7084"/>
    <w:rsid w:val="000C7254"/>
    <w:rsid w:val="000C7261"/>
    <w:rsid w:val="000C72E6"/>
    <w:rsid w:val="000C745C"/>
    <w:rsid w:val="000C748E"/>
    <w:rsid w:val="000C74B8"/>
    <w:rsid w:val="000C75AF"/>
    <w:rsid w:val="000C779D"/>
    <w:rsid w:val="000C77C0"/>
    <w:rsid w:val="000C7865"/>
    <w:rsid w:val="000C79B4"/>
    <w:rsid w:val="000C7A89"/>
    <w:rsid w:val="000C7BD0"/>
    <w:rsid w:val="000C7E29"/>
    <w:rsid w:val="000C7E9A"/>
    <w:rsid w:val="000C7EE9"/>
    <w:rsid w:val="000C7EF3"/>
    <w:rsid w:val="000C7F46"/>
    <w:rsid w:val="000C7FF1"/>
    <w:rsid w:val="000D022D"/>
    <w:rsid w:val="000D0252"/>
    <w:rsid w:val="000D028C"/>
    <w:rsid w:val="000D02F7"/>
    <w:rsid w:val="000D02FF"/>
    <w:rsid w:val="000D0307"/>
    <w:rsid w:val="000D034C"/>
    <w:rsid w:val="000D036D"/>
    <w:rsid w:val="000D03AD"/>
    <w:rsid w:val="000D04D9"/>
    <w:rsid w:val="000D04EE"/>
    <w:rsid w:val="000D05E6"/>
    <w:rsid w:val="000D06CC"/>
    <w:rsid w:val="000D06F9"/>
    <w:rsid w:val="000D073F"/>
    <w:rsid w:val="000D07B8"/>
    <w:rsid w:val="000D08DE"/>
    <w:rsid w:val="000D09C7"/>
    <w:rsid w:val="000D0BF2"/>
    <w:rsid w:val="000D0D57"/>
    <w:rsid w:val="000D0E93"/>
    <w:rsid w:val="000D1017"/>
    <w:rsid w:val="000D107C"/>
    <w:rsid w:val="000D140D"/>
    <w:rsid w:val="000D14B2"/>
    <w:rsid w:val="000D1560"/>
    <w:rsid w:val="000D157E"/>
    <w:rsid w:val="000D15B9"/>
    <w:rsid w:val="000D164B"/>
    <w:rsid w:val="000D1661"/>
    <w:rsid w:val="000D1665"/>
    <w:rsid w:val="000D16CF"/>
    <w:rsid w:val="000D1776"/>
    <w:rsid w:val="000D1831"/>
    <w:rsid w:val="000D1952"/>
    <w:rsid w:val="000D1ADB"/>
    <w:rsid w:val="000D1B10"/>
    <w:rsid w:val="000D1B5D"/>
    <w:rsid w:val="000D1BAC"/>
    <w:rsid w:val="000D1C37"/>
    <w:rsid w:val="000D1C7D"/>
    <w:rsid w:val="000D1CA8"/>
    <w:rsid w:val="000D1E4A"/>
    <w:rsid w:val="000D1F83"/>
    <w:rsid w:val="000D2094"/>
    <w:rsid w:val="000D21FC"/>
    <w:rsid w:val="000D2236"/>
    <w:rsid w:val="000D225E"/>
    <w:rsid w:val="000D2356"/>
    <w:rsid w:val="000D2415"/>
    <w:rsid w:val="000D245E"/>
    <w:rsid w:val="000D2488"/>
    <w:rsid w:val="000D24FE"/>
    <w:rsid w:val="000D2530"/>
    <w:rsid w:val="000D268F"/>
    <w:rsid w:val="000D26D4"/>
    <w:rsid w:val="000D26DE"/>
    <w:rsid w:val="000D27CD"/>
    <w:rsid w:val="000D27F6"/>
    <w:rsid w:val="000D2808"/>
    <w:rsid w:val="000D296F"/>
    <w:rsid w:val="000D2B9F"/>
    <w:rsid w:val="000D2F66"/>
    <w:rsid w:val="000D3014"/>
    <w:rsid w:val="000D30CE"/>
    <w:rsid w:val="000D30D8"/>
    <w:rsid w:val="000D327E"/>
    <w:rsid w:val="000D3337"/>
    <w:rsid w:val="000D33AC"/>
    <w:rsid w:val="000D3501"/>
    <w:rsid w:val="000D357A"/>
    <w:rsid w:val="000D3865"/>
    <w:rsid w:val="000D3A94"/>
    <w:rsid w:val="000D3AE4"/>
    <w:rsid w:val="000D3BBE"/>
    <w:rsid w:val="000D3C2D"/>
    <w:rsid w:val="000D3D3B"/>
    <w:rsid w:val="000D3D4B"/>
    <w:rsid w:val="000D3F6C"/>
    <w:rsid w:val="000D4039"/>
    <w:rsid w:val="000D40E1"/>
    <w:rsid w:val="000D42BE"/>
    <w:rsid w:val="000D44C3"/>
    <w:rsid w:val="000D45C0"/>
    <w:rsid w:val="000D46F4"/>
    <w:rsid w:val="000D48AD"/>
    <w:rsid w:val="000D4941"/>
    <w:rsid w:val="000D49F2"/>
    <w:rsid w:val="000D4A5C"/>
    <w:rsid w:val="000D4ADC"/>
    <w:rsid w:val="000D4CA1"/>
    <w:rsid w:val="000D4D2E"/>
    <w:rsid w:val="000D4E22"/>
    <w:rsid w:val="000D4FDE"/>
    <w:rsid w:val="000D505F"/>
    <w:rsid w:val="000D533B"/>
    <w:rsid w:val="000D54B4"/>
    <w:rsid w:val="000D55A5"/>
    <w:rsid w:val="000D5758"/>
    <w:rsid w:val="000D5825"/>
    <w:rsid w:val="000D58D5"/>
    <w:rsid w:val="000D59B5"/>
    <w:rsid w:val="000D59EE"/>
    <w:rsid w:val="000D5BD5"/>
    <w:rsid w:val="000D5CBB"/>
    <w:rsid w:val="000D5D1E"/>
    <w:rsid w:val="000D5E03"/>
    <w:rsid w:val="000D5E92"/>
    <w:rsid w:val="000D5F39"/>
    <w:rsid w:val="000D5FA7"/>
    <w:rsid w:val="000D6064"/>
    <w:rsid w:val="000D60F5"/>
    <w:rsid w:val="000D61F3"/>
    <w:rsid w:val="000D626D"/>
    <w:rsid w:val="000D644E"/>
    <w:rsid w:val="000D667E"/>
    <w:rsid w:val="000D66EC"/>
    <w:rsid w:val="000D6946"/>
    <w:rsid w:val="000D6997"/>
    <w:rsid w:val="000D6AC1"/>
    <w:rsid w:val="000D6D65"/>
    <w:rsid w:val="000D6EFC"/>
    <w:rsid w:val="000D6FD7"/>
    <w:rsid w:val="000D7064"/>
    <w:rsid w:val="000D70EE"/>
    <w:rsid w:val="000D7114"/>
    <w:rsid w:val="000D717C"/>
    <w:rsid w:val="000D72BB"/>
    <w:rsid w:val="000D732A"/>
    <w:rsid w:val="000D750F"/>
    <w:rsid w:val="000D75FF"/>
    <w:rsid w:val="000D7668"/>
    <w:rsid w:val="000D76FA"/>
    <w:rsid w:val="000D7813"/>
    <w:rsid w:val="000D7A12"/>
    <w:rsid w:val="000D7A44"/>
    <w:rsid w:val="000D7B1E"/>
    <w:rsid w:val="000D7B35"/>
    <w:rsid w:val="000D7CD9"/>
    <w:rsid w:val="000D7E52"/>
    <w:rsid w:val="000E00DC"/>
    <w:rsid w:val="000E0155"/>
    <w:rsid w:val="000E01D1"/>
    <w:rsid w:val="000E0259"/>
    <w:rsid w:val="000E037E"/>
    <w:rsid w:val="000E03A9"/>
    <w:rsid w:val="000E0523"/>
    <w:rsid w:val="000E058E"/>
    <w:rsid w:val="000E07C4"/>
    <w:rsid w:val="000E0830"/>
    <w:rsid w:val="000E08CB"/>
    <w:rsid w:val="000E08E8"/>
    <w:rsid w:val="000E0958"/>
    <w:rsid w:val="000E09BF"/>
    <w:rsid w:val="000E0A50"/>
    <w:rsid w:val="000E0AB2"/>
    <w:rsid w:val="000E0AC0"/>
    <w:rsid w:val="000E0B9A"/>
    <w:rsid w:val="000E0CFC"/>
    <w:rsid w:val="000E0D39"/>
    <w:rsid w:val="000E0DDF"/>
    <w:rsid w:val="000E0F6B"/>
    <w:rsid w:val="000E0F97"/>
    <w:rsid w:val="000E0FE7"/>
    <w:rsid w:val="000E1179"/>
    <w:rsid w:val="000E1188"/>
    <w:rsid w:val="000E1240"/>
    <w:rsid w:val="000E134A"/>
    <w:rsid w:val="000E1357"/>
    <w:rsid w:val="000E136A"/>
    <w:rsid w:val="000E1556"/>
    <w:rsid w:val="000E162D"/>
    <w:rsid w:val="000E16C5"/>
    <w:rsid w:val="000E1719"/>
    <w:rsid w:val="000E181C"/>
    <w:rsid w:val="000E1820"/>
    <w:rsid w:val="000E18E3"/>
    <w:rsid w:val="000E195D"/>
    <w:rsid w:val="000E1976"/>
    <w:rsid w:val="000E1A35"/>
    <w:rsid w:val="000E1B47"/>
    <w:rsid w:val="000E1D66"/>
    <w:rsid w:val="000E1EBC"/>
    <w:rsid w:val="000E1EDA"/>
    <w:rsid w:val="000E1F06"/>
    <w:rsid w:val="000E1F50"/>
    <w:rsid w:val="000E1FAB"/>
    <w:rsid w:val="000E1FE4"/>
    <w:rsid w:val="000E2024"/>
    <w:rsid w:val="000E2534"/>
    <w:rsid w:val="000E2539"/>
    <w:rsid w:val="000E2651"/>
    <w:rsid w:val="000E26B7"/>
    <w:rsid w:val="000E2727"/>
    <w:rsid w:val="000E272D"/>
    <w:rsid w:val="000E281C"/>
    <w:rsid w:val="000E28D4"/>
    <w:rsid w:val="000E28E6"/>
    <w:rsid w:val="000E2B36"/>
    <w:rsid w:val="000E2B49"/>
    <w:rsid w:val="000E2C21"/>
    <w:rsid w:val="000E2CD6"/>
    <w:rsid w:val="000E2CEA"/>
    <w:rsid w:val="000E2E1B"/>
    <w:rsid w:val="000E2EDE"/>
    <w:rsid w:val="000E33B8"/>
    <w:rsid w:val="000E33DB"/>
    <w:rsid w:val="000E33F2"/>
    <w:rsid w:val="000E3487"/>
    <w:rsid w:val="000E34B6"/>
    <w:rsid w:val="000E34C3"/>
    <w:rsid w:val="000E358D"/>
    <w:rsid w:val="000E359F"/>
    <w:rsid w:val="000E3602"/>
    <w:rsid w:val="000E36AC"/>
    <w:rsid w:val="000E3893"/>
    <w:rsid w:val="000E3980"/>
    <w:rsid w:val="000E3984"/>
    <w:rsid w:val="000E3B59"/>
    <w:rsid w:val="000E3C75"/>
    <w:rsid w:val="000E3CDE"/>
    <w:rsid w:val="000E3E61"/>
    <w:rsid w:val="000E3E9B"/>
    <w:rsid w:val="000E410C"/>
    <w:rsid w:val="000E4370"/>
    <w:rsid w:val="000E437E"/>
    <w:rsid w:val="000E43A0"/>
    <w:rsid w:val="000E43EF"/>
    <w:rsid w:val="000E4788"/>
    <w:rsid w:val="000E478F"/>
    <w:rsid w:val="000E4981"/>
    <w:rsid w:val="000E498E"/>
    <w:rsid w:val="000E4B8F"/>
    <w:rsid w:val="000E4D4A"/>
    <w:rsid w:val="000E4DBB"/>
    <w:rsid w:val="000E4EF9"/>
    <w:rsid w:val="000E4FAC"/>
    <w:rsid w:val="000E4FC2"/>
    <w:rsid w:val="000E4FD3"/>
    <w:rsid w:val="000E4FED"/>
    <w:rsid w:val="000E50D5"/>
    <w:rsid w:val="000E5718"/>
    <w:rsid w:val="000E576C"/>
    <w:rsid w:val="000E57F7"/>
    <w:rsid w:val="000E593B"/>
    <w:rsid w:val="000E59D6"/>
    <w:rsid w:val="000E5B04"/>
    <w:rsid w:val="000E5B05"/>
    <w:rsid w:val="000E5BB9"/>
    <w:rsid w:val="000E5CB8"/>
    <w:rsid w:val="000E5D6C"/>
    <w:rsid w:val="000E5E81"/>
    <w:rsid w:val="000E5F5D"/>
    <w:rsid w:val="000E5FA5"/>
    <w:rsid w:val="000E60E2"/>
    <w:rsid w:val="000E619F"/>
    <w:rsid w:val="000E6489"/>
    <w:rsid w:val="000E649B"/>
    <w:rsid w:val="000E6557"/>
    <w:rsid w:val="000E665D"/>
    <w:rsid w:val="000E667D"/>
    <w:rsid w:val="000E66BA"/>
    <w:rsid w:val="000E676C"/>
    <w:rsid w:val="000E690C"/>
    <w:rsid w:val="000E69E2"/>
    <w:rsid w:val="000E6ABF"/>
    <w:rsid w:val="000E6AF5"/>
    <w:rsid w:val="000E6BE6"/>
    <w:rsid w:val="000E6D55"/>
    <w:rsid w:val="000E6D5E"/>
    <w:rsid w:val="000E6DC7"/>
    <w:rsid w:val="000E6EBA"/>
    <w:rsid w:val="000E7148"/>
    <w:rsid w:val="000E732C"/>
    <w:rsid w:val="000E7365"/>
    <w:rsid w:val="000E736A"/>
    <w:rsid w:val="000E73C9"/>
    <w:rsid w:val="000E7437"/>
    <w:rsid w:val="000E7672"/>
    <w:rsid w:val="000E76AC"/>
    <w:rsid w:val="000E76D1"/>
    <w:rsid w:val="000E776D"/>
    <w:rsid w:val="000E77FB"/>
    <w:rsid w:val="000E790A"/>
    <w:rsid w:val="000E7AB8"/>
    <w:rsid w:val="000E7BE3"/>
    <w:rsid w:val="000E7C7C"/>
    <w:rsid w:val="000E7DEF"/>
    <w:rsid w:val="000E7E9B"/>
    <w:rsid w:val="000E7E9E"/>
    <w:rsid w:val="000F002F"/>
    <w:rsid w:val="000F00C6"/>
    <w:rsid w:val="000F015D"/>
    <w:rsid w:val="000F0216"/>
    <w:rsid w:val="000F0229"/>
    <w:rsid w:val="000F024E"/>
    <w:rsid w:val="000F02DD"/>
    <w:rsid w:val="000F02E2"/>
    <w:rsid w:val="000F0566"/>
    <w:rsid w:val="000F064F"/>
    <w:rsid w:val="000F068E"/>
    <w:rsid w:val="000F08A8"/>
    <w:rsid w:val="000F0913"/>
    <w:rsid w:val="000F093D"/>
    <w:rsid w:val="000F0A1C"/>
    <w:rsid w:val="000F0B05"/>
    <w:rsid w:val="000F0ECF"/>
    <w:rsid w:val="000F0EE0"/>
    <w:rsid w:val="000F1088"/>
    <w:rsid w:val="000F1140"/>
    <w:rsid w:val="000F1350"/>
    <w:rsid w:val="000F1508"/>
    <w:rsid w:val="000F162C"/>
    <w:rsid w:val="000F171F"/>
    <w:rsid w:val="000F1864"/>
    <w:rsid w:val="000F18E8"/>
    <w:rsid w:val="000F1940"/>
    <w:rsid w:val="000F1AEA"/>
    <w:rsid w:val="000F1D4F"/>
    <w:rsid w:val="000F1E3F"/>
    <w:rsid w:val="000F1F1F"/>
    <w:rsid w:val="000F1FA2"/>
    <w:rsid w:val="000F2113"/>
    <w:rsid w:val="000F2148"/>
    <w:rsid w:val="000F21D5"/>
    <w:rsid w:val="000F2404"/>
    <w:rsid w:val="000F2455"/>
    <w:rsid w:val="000F2509"/>
    <w:rsid w:val="000F25B0"/>
    <w:rsid w:val="000F25BB"/>
    <w:rsid w:val="000F27E3"/>
    <w:rsid w:val="000F28CB"/>
    <w:rsid w:val="000F2957"/>
    <w:rsid w:val="000F295E"/>
    <w:rsid w:val="000F2B3E"/>
    <w:rsid w:val="000F2C07"/>
    <w:rsid w:val="000F2F95"/>
    <w:rsid w:val="000F2F9A"/>
    <w:rsid w:val="000F2FEF"/>
    <w:rsid w:val="000F3220"/>
    <w:rsid w:val="000F347D"/>
    <w:rsid w:val="000F35FA"/>
    <w:rsid w:val="000F3814"/>
    <w:rsid w:val="000F3944"/>
    <w:rsid w:val="000F396F"/>
    <w:rsid w:val="000F3A75"/>
    <w:rsid w:val="000F3A79"/>
    <w:rsid w:val="000F3AE4"/>
    <w:rsid w:val="000F3C1D"/>
    <w:rsid w:val="000F3CAA"/>
    <w:rsid w:val="000F3DDD"/>
    <w:rsid w:val="000F3E97"/>
    <w:rsid w:val="000F3E98"/>
    <w:rsid w:val="000F3F6C"/>
    <w:rsid w:val="000F40D5"/>
    <w:rsid w:val="000F4146"/>
    <w:rsid w:val="000F4170"/>
    <w:rsid w:val="000F4187"/>
    <w:rsid w:val="000F4189"/>
    <w:rsid w:val="000F41C2"/>
    <w:rsid w:val="000F4201"/>
    <w:rsid w:val="000F4328"/>
    <w:rsid w:val="000F442F"/>
    <w:rsid w:val="000F44F5"/>
    <w:rsid w:val="000F451E"/>
    <w:rsid w:val="000F4581"/>
    <w:rsid w:val="000F45D8"/>
    <w:rsid w:val="000F488F"/>
    <w:rsid w:val="000F4A08"/>
    <w:rsid w:val="000F4A35"/>
    <w:rsid w:val="000F4A68"/>
    <w:rsid w:val="000F4B68"/>
    <w:rsid w:val="000F4D87"/>
    <w:rsid w:val="000F4EAD"/>
    <w:rsid w:val="000F4F57"/>
    <w:rsid w:val="000F4F6E"/>
    <w:rsid w:val="000F4F74"/>
    <w:rsid w:val="000F512D"/>
    <w:rsid w:val="000F51FA"/>
    <w:rsid w:val="000F5218"/>
    <w:rsid w:val="000F53EC"/>
    <w:rsid w:val="000F5488"/>
    <w:rsid w:val="000F54D6"/>
    <w:rsid w:val="000F55BF"/>
    <w:rsid w:val="000F57E0"/>
    <w:rsid w:val="000F57F1"/>
    <w:rsid w:val="000F584F"/>
    <w:rsid w:val="000F5858"/>
    <w:rsid w:val="000F5958"/>
    <w:rsid w:val="000F5A1B"/>
    <w:rsid w:val="000F5B6A"/>
    <w:rsid w:val="000F5B6D"/>
    <w:rsid w:val="000F5B75"/>
    <w:rsid w:val="000F5C42"/>
    <w:rsid w:val="000F5CC2"/>
    <w:rsid w:val="000F5DDD"/>
    <w:rsid w:val="000F5E2F"/>
    <w:rsid w:val="000F608B"/>
    <w:rsid w:val="000F60FE"/>
    <w:rsid w:val="000F6123"/>
    <w:rsid w:val="000F618A"/>
    <w:rsid w:val="000F6258"/>
    <w:rsid w:val="000F640F"/>
    <w:rsid w:val="000F65C5"/>
    <w:rsid w:val="000F67C5"/>
    <w:rsid w:val="000F6820"/>
    <w:rsid w:val="000F682B"/>
    <w:rsid w:val="000F6A11"/>
    <w:rsid w:val="000F6CC7"/>
    <w:rsid w:val="000F6CEE"/>
    <w:rsid w:val="000F6D4C"/>
    <w:rsid w:val="000F6DCD"/>
    <w:rsid w:val="000F6E24"/>
    <w:rsid w:val="000F6F38"/>
    <w:rsid w:val="000F6FDA"/>
    <w:rsid w:val="000F7013"/>
    <w:rsid w:val="000F70C8"/>
    <w:rsid w:val="000F7133"/>
    <w:rsid w:val="000F71F8"/>
    <w:rsid w:val="000F720A"/>
    <w:rsid w:val="000F721D"/>
    <w:rsid w:val="000F72CB"/>
    <w:rsid w:val="000F72DD"/>
    <w:rsid w:val="000F76BA"/>
    <w:rsid w:val="000F77CF"/>
    <w:rsid w:val="000F7842"/>
    <w:rsid w:val="000F78FD"/>
    <w:rsid w:val="000F7901"/>
    <w:rsid w:val="000F7910"/>
    <w:rsid w:val="000F796E"/>
    <w:rsid w:val="000F7A43"/>
    <w:rsid w:val="000F7B32"/>
    <w:rsid w:val="000F7B3B"/>
    <w:rsid w:val="000F7B9F"/>
    <w:rsid w:val="000F7BC3"/>
    <w:rsid w:val="000F7C7D"/>
    <w:rsid w:val="000F7F3A"/>
    <w:rsid w:val="00100216"/>
    <w:rsid w:val="00100253"/>
    <w:rsid w:val="0010047D"/>
    <w:rsid w:val="0010054B"/>
    <w:rsid w:val="00100641"/>
    <w:rsid w:val="00100734"/>
    <w:rsid w:val="0010075C"/>
    <w:rsid w:val="001007D9"/>
    <w:rsid w:val="00100902"/>
    <w:rsid w:val="00100E58"/>
    <w:rsid w:val="00100EC1"/>
    <w:rsid w:val="00100EDB"/>
    <w:rsid w:val="00101052"/>
    <w:rsid w:val="001010C3"/>
    <w:rsid w:val="001012ED"/>
    <w:rsid w:val="00101413"/>
    <w:rsid w:val="0010151C"/>
    <w:rsid w:val="00101718"/>
    <w:rsid w:val="001017A4"/>
    <w:rsid w:val="0010189B"/>
    <w:rsid w:val="00101906"/>
    <w:rsid w:val="00101971"/>
    <w:rsid w:val="00101B63"/>
    <w:rsid w:val="00101BEC"/>
    <w:rsid w:val="00101C10"/>
    <w:rsid w:val="00101DEC"/>
    <w:rsid w:val="00101E16"/>
    <w:rsid w:val="00101E59"/>
    <w:rsid w:val="00101E75"/>
    <w:rsid w:val="00101E9E"/>
    <w:rsid w:val="001020C0"/>
    <w:rsid w:val="00102147"/>
    <w:rsid w:val="0010219B"/>
    <w:rsid w:val="00102377"/>
    <w:rsid w:val="001023A3"/>
    <w:rsid w:val="001023CA"/>
    <w:rsid w:val="00102417"/>
    <w:rsid w:val="0010254A"/>
    <w:rsid w:val="00102568"/>
    <w:rsid w:val="001026F0"/>
    <w:rsid w:val="00102780"/>
    <w:rsid w:val="0010281D"/>
    <w:rsid w:val="00102922"/>
    <w:rsid w:val="00102969"/>
    <w:rsid w:val="00102984"/>
    <w:rsid w:val="00102C21"/>
    <w:rsid w:val="00102D24"/>
    <w:rsid w:val="00102DEB"/>
    <w:rsid w:val="00103037"/>
    <w:rsid w:val="001031D9"/>
    <w:rsid w:val="001032F1"/>
    <w:rsid w:val="001033EA"/>
    <w:rsid w:val="00103450"/>
    <w:rsid w:val="001034A5"/>
    <w:rsid w:val="001034B9"/>
    <w:rsid w:val="00103771"/>
    <w:rsid w:val="001037F3"/>
    <w:rsid w:val="00103A3C"/>
    <w:rsid w:val="00103BBB"/>
    <w:rsid w:val="00103DBE"/>
    <w:rsid w:val="00103DEF"/>
    <w:rsid w:val="001041E7"/>
    <w:rsid w:val="0010421F"/>
    <w:rsid w:val="0010432F"/>
    <w:rsid w:val="001043A4"/>
    <w:rsid w:val="001043C5"/>
    <w:rsid w:val="00104426"/>
    <w:rsid w:val="00104456"/>
    <w:rsid w:val="00104521"/>
    <w:rsid w:val="00104539"/>
    <w:rsid w:val="00104577"/>
    <w:rsid w:val="00104601"/>
    <w:rsid w:val="001046FE"/>
    <w:rsid w:val="0010470D"/>
    <w:rsid w:val="00104830"/>
    <w:rsid w:val="00104874"/>
    <w:rsid w:val="001048DD"/>
    <w:rsid w:val="001049BC"/>
    <w:rsid w:val="00104AA2"/>
    <w:rsid w:val="00104BC0"/>
    <w:rsid w:val="00104E01"/>
    <w:rsid w:val="00104E77"/>
    <w:rsid w:val="00104F16"/>
    <w:rsid w:val="0010506E"/>
    <w:rsid w:val="0010536C"/>
    <w:rsid w:val="00105495"/>
    <w:rsid w:val="001056F5"/>
    <w:rsid w:val="001056F7"/>
    <w:rsid w:val="00105797"/>
    <w:rsid w:val="001057C2"/>
    <w:rsid w:val="001059F7"/>
    <w:rsid w:val="00105C53"/>
    <w:rsid w:val="00105C54"/>
    <w:rsid w:val="00105C6A"/>
    <w:rsid w:val="00105C99"/>
    <w:rsid w:val="00105DE1"/>
    <w:rsid w:val="00105ECE"/>
    <w:rsid w:val="00105F10"/>
    <w:rsid w:val="00105F59"/>
    <w:rsid w:val="001060DF"/>
    <w:rsid w:val="00106131"/>
    <w:rsid w:val="0010631E"/>
    <w:rsid w:val="001063E0"/>
    <w:rsid w:val="00106419"/>
    <w:rsid w:val="001064E0"/>
    <w:rsid w:val="0010650B"/>
    <w:rsid w:val="0010650D"/>
    <w:rsid w:val="001067DC"/>
    <w:rsid w:val="0010682E"/>
    <w:rsid w:val="00106A88"/>
    <w:rsid w:val="00106AAC"/>
    <w:rsid w:val="00106C4A"/>
    <w:rsid w:val="00106C9B"/>
    <w:rsid w:val="00106E12"/>
    <w:rsid w:val="00106E42"/>
    <w:rsid w:val="00106EE3"/>
    <w:rsid w:val="00106FEB"/>
    <w:rsid w:val="001070D2"/>
    <w:rsid w:val="0010715B"/>
    <w:rsid w:val="00107458"/>
    <w:rsid w:val="0010747C"/>
    <w:rsid w:val="00107537"/>
    <w:rsid w:val="00107566"/>
    <w:rsid w:val="001076D6"/>
    <w:rsid w:val="00107885"/>
    <w:rsid w:val="0010788E"/>
    <w:rsid w:val="0010791C"/>
    <w:rsid w:val="00107A34"/>
    <w:rsid w:val="00107D4F"/>
    <w:rsid w:val="001101B7"/>
    <w:rsid w:val="001101FB"/>
    <w:rsid w:val="0011021F"/>
    <w:rsid w:val="001104BC"/>
    <w:rsid w:val="001104ED"/>
    <w:rsid w:val="00110530"/>
    <w:rsid w:val="001105CC"/>
    <w:rsid w:val="0011065B"/>
    <w:rsid w:val="00110687"/>
    <w:rsid w:val="0011069E"/>
    <w:rsid w:val="00110771"/>
    <w:rsid w:val="001107BB"/>
    <w:rsid w:val="00110812"/>
    <w:rsid w:val="00110A0A"/>
    <w:rsid w:val="00110A6B"/>
    <w:rsid w:val="00110DD9"/>
    <w:rsid w:val="00110DF0"/>
    <w:rsid w:val="00110E20"/>
    <w:rsid w:val="00110E63"/>
    <w:rsid w:val="00110E6A"/>
    <w:rsid w:val="00110F61"/>
    <w:rsid w:val="0011105B"/>
    <w:rsid w:val="00111153"/>
    <w:rsid w:val="001112CD"/>
    <w:rsid w:val="00111419"/>
    <w:rsid w:val="00111487"/>
    <w:rsid w:val="001115C6"/>
    <w:rsid w:val="00111775"/>
    <w:rsid w:val="0011178E"/>
    <w:rsid w:val="001119CD"/>
    <w:rsid w:val="001119D9"/>
    <w:rsid w:val="00111A55"/>
    <w:rsid w:val="00111B82"/>
    <w:rsid w:val="00111C1A"/>
    <w:rsid w:val="0011210D"/>
    <w:rsid w:val="0011215E"/>
    <w:rsid w:val="001121F4"/>
    <w:rsid w:val="0011221A"/>
    <w:rsid w:val="00112259"/>
    <w:rsid w:val="00112555"/>
    <w:rsid w:val="001125DE"/>
    <w:rsid w:val="001126F3"/>
    <w:rsid w:val="00112704"/>
    <w:rsid w:val="00112713"/>
    <w:rsid w:val="00112717"/>
    <w:rsid w:val="00112726"/>
    <w:rsid w:val="00112A53"/>
    <w:rsid w:val="00112A56"/>
    <w:rsid w:val="00112AB1"/>
    <w:rsid w:val="00112BD7"/>
    <w:rsid w:val="00112C05"/>
    <w:rsid w:val="00112CF0"/>
    <w:rsid w:val="00112E35"/>
    <w:rsid w:val="0011307C"/>
    <w:rsid w:val="00113189"/>
    <w:rsid w:val="00113258"/>
    <w:rsid w:val="00113273"/>
    <w:rsid w:val="0011331F"/>
    <w:rsid w:val="00113328"/>
    <w:rsid w:val="001133AD"/>
    <w:rsid w:val="001133AE"/>
    <w:rsid w:val="00113481"/>
    <w:rsid w:val="001134EC"/>
    <w:rsid w:val="0011353F"/>
    <w:rsid w:val="00113573"/>
    <w:rsid w:val="001136D3"/>
    <w:rsid w:val="001136F3"/>
    <w:rsid w:val="0011376D"/>
    <w:rsid w:val="001137DF"/>
    <w:rsid w:val="0011383A"/>
    <w:rsid w:val="00113B02"/>
    <w:rsid w:val="00113BE4"/>
    <w:rsid w:val="00113C23"/>
    <w:rsid w:val="00113C2A"/>
    <w:rsid w:val="00113D50"/>
    <w:rsid w:val="00113DBB"/>
    <w:rsid w:val="00113F60"/>
    <w:rsid w:val="00113F64"/>
    <w:rsid w:val="001140DB"/>
    <w:rsid w:val="001140DF"/>
    <w:rsid w:val="00114202"/>
    <w:rsid w:val="00114256"/>
    <w:rsid w:val="001142A1"/>
    <w:rsid w:val="00114629"/>
    <w:rsid w:val="001146E5"/>
    <w:rsid w:val="00114971"/>
    <w:rsid w:val="001149AF"/>
    <w:rsid w:val="001149D3"/>
    <w:rsid w:val="00114AC0"/>
    <w:rsid w:val="00114B70"/>
    <w:rsid w:val="00114B92"/>
    <w:rsid w:val="00114CDE"/>
    <w:rsid w:val="00114D6B"/>
    <w:rsid w:val="00114F2D"/>
    <w:rsid w:val="00114F5F"/>
    <w:rsid w:val="00114F6F"/>
    <w:rsid w:val="00114FB0"/>
    <w:rsid w:val="00115003"/>
    <w:rsid w:val="0011500D"/>
    <w:rsid w:val="0011511B"/>
    <w:rsid w:val="00115122"/>
    <w:rsid w:val="0011514D"/>
    <w:rsid w:val="001151D3"/>
    <w:rsid w:val="00115360"/>
    <w:rsid w:val="001153F9"/>
    <w:rsid w:val="001154A0"/>
    <w:rsid w:val="00115775"/>
    <w:rsid w:val="00115817"/>
    <w:rsid w:val="001158AC"/>
    <w:rsid w:val="001158DD"/>
    <w:rsid w:val="00115972"/>
    <w:rsid w:val="00115A9F"/>
    <w:rsid w:val="00115B2B"/>
    <w:rsid w:val="00115B68"/>
    <w:rsid w:val="00115BC4"/>
    <w:rsid w:val="00115CD3"/>
    <w:rsid w:val="00115D56"/>
    <w:rsid w:val="00115DBD"/>
    <w:rsid w:val="00115E53"/>
    <w:rsid w:val="00115F83"/>
    <w:rsid w:val="001160C8"/>
    <w:rsid w:val="00116155"/>
    <w:rsid w:val="00116268"/>
    <w:rsid w:val="0011629D"/>
    <w:rsid w:val="00116647"/>
    <w:rsid w:val="00116732"/>
    <w:rsid w:val="00116A7C"/>
    <w:rsid w:val="00116AD8"/>
    <w:rsid w:val="00116D2A"/>
    <w:rsid w:val="00116D8C"/>
    <w:rsid w:val="00116DE1"/>
    <w:rsid w:val="00116EBC"/>
    <w:rsid w:val="00116EE5"/>
    <w:rsid w:val="00116F1D"/>
    <w:rsid w:val="00117091"/>
    <w:rsid w:val="001170AC"/>
    <w:rsid w:val="00117105"/>
    <w:rsid w:val="0011718D"/>
    <w:rsid w:val="0011722A"/>
    <w:rsid w:val="00117349"/>
    <w:rsid w:val="0011743A"/>
    <w:rsid w:val="00117472"/>
    <w:rsid w:val="001175F5"/>
    <w:rsid w:val="001176D6"/>
    <w:rsid w:val="001176EB"/>
    <w:rsid w:val="001176F5"/>
    <w:rsid w:val="001176FD"/>
    <w:rsid w:val="00117B92"/>
    <w:rsid w:val="00117B94"/>
    <w:rsid w:val="00117C0C"/>
    <w:rsid w:val="00117D4F"/>
    <w:rsid w:val="00117D60"/>
    <w:rsid w:val="00117D73"/>
    <w:rsid w:val="00117DA2"/>
    <w:rsid w:val="00117DC7"/>
    <w:rsid w:val="00117E69"/>
    <w:rsid w:val="00117F09"/>
    <w:rsid w:val="00117FB9"/>
    <w:rsid w:val="0011F94F"/>
    <w:rsid w:val="00120070"/>
    <w:rsid w:val="001200B1"/>
    <w:rsid w:val="00120122"/>
    <w:rsid w:val="00120168"/>
    <w:rsid w:val="00120251"/>
    <w:rsid w:val="001202A2"/>
    <w:rsid w:val="0012037B"/>
    <w:rsid w:val="001203C1"/>
    <w:rsid w:val="00120526"/>
    <w:rsid w:val="00120635"/>
    <w:rsid w:val="001206DA"/>
    <w:rsid w:val="001206E6"/>
    <w:rsid w:val="001206EB"/>
    <w:rsid w:val="001207F8"/>
    <w:rsid w:val="00120B20"/>
    <w:rsid w:val="00120B32"/>
    <w:rsid w:val="00120BAE"/>
    <w:rsid w:val="00120BEA"/>
    <w:rsid w:val="00120CDC"/>
    <w:rsid w:val="00120DB2"/>
    <w:rsid w:val="00120ED4"/>
    <w:rsid w:val="00120F5D"/>
    <w:rsid w:val="001210EF"/>
    <w:rsid w:val="0012111D"/>
    <w:rsid w:val="0012124D"/>
    <w:rsid w:val="00121281"/>
    <w:rsid w:val="001213A4"/>
    <w:rsid w:val="00121488"/>
    <w:rsid w:val="00121609"/>
    <w:rsid w:val="001216D2"/>
    <w:rsid w:val="001217F9"/>
    <w:rsid w:val="00121BDB"/>
    <w:rsid w:val="00121BE6"/>
    <w:rsid w:val="00121C63"/>
    <w:rsid w:val="00121CB3"/>
    <w:rsid w:val="00121D0C"/>
    <w:rsid w:val="00121DB0"/>
    <w:rsid w:val="001220E4"/>
    <w:rsid w:val="00122168"/>
    <w:rsid w:val="00122241"/>
    <w:rsid w:val="0012225F"/>
    <w:rsid w:val="00122293"/>
    <w:rsid w:val="0012233F"/>
    <w:rsid w:val="00122357"/>
    <w:rsid w:val="001223ED"/>
    <w:rsid w:val="00122609"/>
    <w:rsid w:val="0012264F"/>
    <w:rsid w:val="0012279C"/>
    <w:rsid w:val="001227A0"/>
    <w:rsid w:val="001229B9"/>
    <w:rsid w:val="001229D3"/>
    <w:rsid w:val="00122A35"/>
    <w:rsid w:val="00122A60"/>
    <w:rsid w:val="00122CA4"/>
    <w:rsid w:val="00122F5F"/>
    <w:rsid w:val="00122FD7"/>
    <w:rsid w:val="00122FFA"/>
    <w:rsid w:val="001230F0"/>
    <w:rsid w:val="00123373"/>
    <w:rsid w:val="00123499"/>
    <w:rsid w:val="0012356B"/>
    <w:rsid w:val="001237AB"/>
    <w:rsid w:val="0012381E"/>
    <w:rsid w:val="0012393F"/>
    <w:rsid w:val="00123C20"/>
    <w:rsid w:val="00123CBD"/>
    <w:rsid w:val="00123D1B"/>
    <w:rsid w:val="00123E1C"/>
    <w:rsid w:val="001240A5"/>
    <w:rsid w:val="00124200"/>
    <w:rsid w:val="001242C7"/>
    <w:rsid w:val="001242F2"/>
    <w:rsid w:val="0012440F"/>
    <w:rsid w:val="00124741"/>
    <w:rsid w:val="00124769"/>
    <w:rsid w:val="0012489D"/>
    <w:rsid w:val="00124A99"/>
    <w:rsid w:val="00124C66"/>
    <w:rsid w:val="00124DD0"/>
    <w:rsid w:val="00124FCE"/>
    <w:rsid w:val="00125148"/>
    <w:rsid w:val="0012514C"/>
    <w:rsid w:val="001252E9"/>
    <w:rsid w:val="001253ED"/>
    <w:rsid w:val="00125574"/>
    <w:rsid w:val="001256C2"/>
    <w:rsid w:val="001256D5"/>
    <w:rsid w:val="0012575A"/>
    <w:rsid w:val="00125777"/>
    <w:rsid w:val="00125852"/>
    <w:rsid w:val="00125A9A"/>
    <w:rsid w:val="00125A9C"/>
    <w:rsid w:val="00125BBC"/>
    <w:rsid w:val="00125BCA"/>
    <w:rsid w:val="00125E5F"/>
    <w:rsid w:val="00125F44"/>
    <w:rsid w:val="00126011"/>
    <w:rsid w:val="001261A1"/>
    <w:rsid w:val="001261D4"/>
    <w:rsid w:val="00126249"/>
    <w:rsid w:val="001262A8"/>
    <w:rsid w:val="001262ED"/>
    <w:rsid w:val="001263D7"/>
    <w:rsid w:val="001263F4"/>
    <w:rsid w:val="001264C8"/>
    <w:rsid w:val="001267B4"/>
    <w:rsid w:val="001268BF"/>
    <w:rsid w:val="00126A7A"/>
    <w:rsid w:val="00126B01"/>
    <w:rsid w:val="00126B5A"/>
    <w:rsid w:val="00126B6C"/>
    <w:rsid w:val="00126C0A"/>
    <w:rsid w:val="00126C82"/>
    <w:rsid w:val="00126C8C"/>
    <w:rsid w:val="00126D6C"/>
    <w:rsid w:val="00126DA1"/>
    <w:rsid w:val="00126E10"/>
    <w:rsid w:val="0012708D"/>
    <w:rsid w:val="001270CB"/>
    <w:rsid w:val="001270D0"/>
    <w:rsid w:val="00127174"/>
    <w:rsid w:val="0012717F"/>
    <w:rsid w:val="0012724C"/>
    <w:rsid w:val="001273BD"/>
    <w:rsid w:val="001274BF"/>
    <w:rsid w:val="00127524"/>
    <w:rsid w:val="00127541"/>
    <w:rsid w:val="00127631"/>
    <w:rsid w:val="00127740"/>
    <w:rsid w:val="0012778E"/>
    <w:rsid w:val="001277CF"/>
    <w:rsid w:val="00127A9D"/>
    <w:rsid w:val="00127AED"/>
    <w:rsid w:val="00127B89"/>
    <w:rsid w:val="00127B8C"/>
    <w:rsid w:val="00127C43"/>
    <w:rsid w:val="00127C52"/>
    <w:rsid w:val="00127C86"/>
    <w:rsid w:val="00127D1D"/>
    <w:rsid w:val="00127FFC"/>
    <w:rsid w:val="0013011D"/>
    <w:rsid w:val="00130140"/>
    <w:rsid w:val="0013021F"/>
    <w:rsid w:val="0013023B"/>
    <w:rsid w:val="00130261"/>
    <w:rsid w:val="001303B5"/>
    <w:rsid w:val="0013064B"/>
    <w:rsid w:val="00130A11"/>
    <w:rsid w:val="00130A3C"/>
    <w:rsid w:val="00130A49"/>
    <w:rsid w:val="00130A94"/>
    <w:rsid w:val="00130AC8"/>
    <w:rsid w:val="00130C27"/>
    <w:rsid w:val="00130D2C"/>
    <w:rsid w:val="00130E6D"/>
    <w:rsid w:val="00130EC2"/>
    <w:rsid w:val="00130FBB"/>
    <w:rsid w:val="00130FE4"/>
    <w:rsid w:val="0013107B"/>
    <w:rsid w:val="00131160"/>
    <w:rsid w:val="00131265"/>
    <w:rsid w:val="001313FF"/>
    <w:rsid w:val="00131471"/>
    <w:rsid w:val="001314B4"/>
    <w:rsid w:val="00131520"/>
    <w:rsid w:val="00131568"/>
    <w:rsid w:val="00131572"/>
    <w:rsid w:val="001315BA"/>
    <w:rsid w:val="001317D4"/>
    <w:rsid w:val="001317F8"/>
    <w:rsid w:val="00131887"/>
    <w:rsid w:val="00131937"/>
    <w:rsid w:val="00131961"/>
    <w:rsid w:val="00131A01"/>
    <w:rsid w:val="00131B9C"/>
    <w:rsid w:val="00131BEB"/>
    <w:rsid w:val="00131CC7"/>
    <w:rsid w:val="00131F5D"/>
    <w:rsid w:val="0013204F"/>
    <w:rsid w:val="00132051"/>
    <w:rsid w:val="001320D6"/>
    <w:rsid w:val="0013212D"/>
    <w:rsid w:val="00132171"/>
    <w:rsid w:val="00132273"/>
    <w:rsid w:val="0013236D"/>
    <w:rsid w:val="0013244C"/>
    <w:rsid w:val="001324AC"/>
    <w:rsid w:val="001324BB"/>
    <w:rsid w:val="001324ED"/>
    <w:rsid w:val="00132651"/>
    <w:rsid w:val="001326AA"/>
    <w:rsid w:val="001326D5"/>
    <w:rsid w:val="00132762"/>
    <w:rsid w:val="001327DF"/>
    <w:rsid w:val="00132842"/>
    <w:rsid w:val="001328DB"/>
    <w:rsid w:val="0013293C"/>
    <w:rsid w:val="001329EE"/>
    <w:rsid w:val="00132A5D"/>
    <w:rsid w:val="00132D5D"/>
    <w:rsid w:val="00132DE7"/>
    <w:rsid w:val="00132E5F"/>
    <w:rsid w:val="00132F3F"/>
    <w:rsid w:val="00132F79"/>
    <w:rsid w:val="00132FB0"/>
    <w:rsid w:val="00133030"/>
    <w:rsid w:val="0013319B"/>
    <w:rsid w:val="00133423"/>
    <w:rsid w:val="0013348E"/>
    <w:rsid w:val="001334C6"/>
    <w:rsid w:val="001334F7"/>
    <w:rsid w:val="00133507"/>
    <w:rsid w:val="00133566"/>
    <w:rsid w:val="00133690"/>
    <w:rsid w:val="001337BC"/>
    <w:rsid w:val="001337D9"/>
    <w:rsid w:val="00133851"/>
    <w:rsid w:val="00133923"/>
    <w:rsid w:val="00133942"/>
    <w:rsid w:val="00133C39"/>
    <w:rsid w:val="00133C67"/>
    <w:rsid w:val="00133CFA"/>
    <w:rsid w:val="00133DA9"/>
    <w:rsid w:val="00134091"/>
    <w:rsid w:val="0013410C"/>
    <w:rsid w:val="001342CF"/>
    <w:rsid w:val="00134514"/>
    <w:rsid w:val="00134583"/>
    <w:rsid w:val="001346F2"/>
    <w:rsid w:val="001347C3"/>
    <w:rsid w:val="0013480C"/>
    <w:rsid w:val="0013497D"/>
    <w:rsid w:val="001349A7"/>
    <w:rsid w:val="001349B7"/>
    <w:rsid w:val="00134B70"/>
    <w:rsid w:val="00134C5E"/>
    <w:rsid w:val="00134C76"/>
    <w:rsid w:val="00134C80"/>
    <w:rsid w:val="00134C87"/>
    <w:rsid w:val="00134F15"/>
    <w:rsid w:val="00134FD5"/>
    <w:rsid w:val="00134FE7"/>
    <w:rsid w:val="00135024"/>
    <w:rsid w:val="001350F1"/>
    <w:rsid w:val="001351D4"/>
    <w:rsid w:val="001352AE"/>
    <w:rsid w:val="0013544F"/>
    <w:rsid w:val="00135518"/>
    <w:rsid w:val="00135563"/>
    <w:rsid w:val="001355C9"/>
    <w:rsid w:val="001356F5"/>
    <w:rsid w:val="00135813"/>
    <w:rsid w:val="00135842"/>
    <w:rsid w:val="0013585F"/>
    <w:rsid w:val="001358A9"/>
    <w:rsid w:val="0013594B"/>
    <w:rsid w:val="0013597D"/>
    <w:rsid w:val="00135A6F"/>
    <w:rsid w:val="00135AAA"/>
    <w:rsid w:val="00135B04"/>
    <w:rsid w:val="00135CC3"/>
    <w:rsid w:val="00135CC5"/>
    <w:rsid w:val="00135E55"/>
    <w:rsid w:val="001361C0"/>
    <w:rsid w:val="001361C5"/>
    <w:rsid w:val="001361E7"/>
    <w:rsid w:val="00136252"/>
    <w:rsid w:val="00136354"/>
    <w:rsid w:val="001365B9"/>
    <w:rsid w:val="0013670F"/>
    <w:rsid w:val="00136831"/>
    <w:rsid w:val="001368D0"/>
    <w:rsid w:val="00136923"/>
    <w:rsid w:val="00136A61"/>
    <w:rsid w:val="00136AD9"/>
    <w:rsid w:val="00136BF0"/>
    <w:rsid w:val="00136D0E"/>
    <w:rsid w:val="00136D7A"/>
    <w:rsid w:val="00136E60"/>
    <w:rsid w:val="00136E72"/>
    <w:rsid w:val="00136E77"/>
    <w:rsid w:val="00136EE6"/>
    <w:rsid w:val="0013705C"/>
    <w:rsid w:val="001370D7"/>
    <w:rsid w:val="0013728B"/>
    <w:rsid w:val="001374C8"/>
    <w:rsid w:val="001376E0"/>
    <w:rsid w:val="0013776E"/>
    <w:rsid w:val="001377AA"/>
    <w:rsid w:val="00137930"/>
    <w:rsid w:val="00137994"/>
    <w:rsid w:val="00137C4C"/>
    <w:rsid w:val="00137D3C"/>
    <w:rsid w:val="00137D79"/>
    <w:rsid w:val="00137E3E"/>
    <w:rsid w:val="00137FF2"/>
    <w:rsid w:val="001401C4"/>
    <w:rsid w:val="00140336"/>
    <w:rsid w:val="001403D7"/>
    <w:rsid w:val="001403D8"/>
    <w:rsid w:val="001404D2"/>
    <w:rsid w:val="001404F9"/>
    <w:rsid w:val="00140710"/>
    <w:rsid w:val="00140777"/>
    <w:rsid w:val="0014089B"/>
    <w:rsid w:val="00140948"/>
    <w:rsid w:val="00140B35"/>
    <w:rsid w:val="00140B60"/>
    <w:rsid w:val="00140B7B"/>
    <w:rsid w:val="00140B86"/>
    <w:rsid w:val="00140BAA"/>
    <w:rsid w:val="00140C83"/>
    <w:rsid w:val="00140D5E"/>
    <w:rsid w:val="00140E0E"/>
    <w:rsid w:val="00140EA4"/>
    <w:rsid w:val="00140F2A"/>
    <w:rsid w:val="0014106C"/>
    <w:rsid w:val="00141150"/>
    <w:rsid w:val="0014126C"/>
    <w:rsid w:val="001412D3"/>
    <w:rsid w:val="001413C1"/>
    <w:rsid w:val="00141438"/>
    <w:rsid w:val="001414CE"/>
    <w:rsid w:val="0014172A"/>
    <w:rsid w:val="00141768"/>
    <w:rsid w:val="0014179F"/>
    <w:rsid w:val="001418B0"/>
    <w:rsid w:val="0014198A"/>
    <w:rsid w:val="00141997"/>
    <w:rsid w:val="00141B7F"/>
    <w:rsid w:val="00141BBF"/>
    <w:rsid w:val="00141CC2"/>
    <w:rsid w:val="00141CFF"/>
    <w:rsid w:val="00141DC6"/>
    <w:rsid w:val="00141DFE"/>
    <w:rsid w:val="00141E41"/>
    <w:rsid w:val="0014209C"/>
    <w:rsid w:val="001422C0"/>
    <w:rsid w:val="001422D6"/>
    <w:rsid w:val="0014237D"/>
    <w:rsid w:val="001423A6"/>
    <w:rsid w:val="00142409"/>
    <w:rsid w:val="001424A5"/>
    <w:rsid w:val="001424AE"/>
    <w:rsid w:val="001426DE"/>
    <w:rsid w:val="00142771"/>
    <w:rsid w:val="001427C5"/>
    <w:rsid w:val="001427FD"/>
    <w:rsid w:val="001428AE"/>
    <w:rsid w:val="001428F4"/>
    <w:rsid w:val="00142A1E"/>
    <w:rsid w:val="00142EDD"/>
    <w:rsid w:val="00142F05"/>
    <w:rsid w:val="00142FCF"/>
    <w:rsid w:val="00143183"/>
    <w:rsid w:val="001431A4"/>
    <w:rsid w:val="001431CE"/>
    <w:rsid w:val="0014323F"/>
    <w:rsid w:val="0014324C"/>
    <w:rsid w:val="00143286"/>
    <w:rsid w:val="001433A1"/>
    <w:rsid w:val="001433F9"/>
    <w:rsid w:val="00143683"/>
    <w:rsid w:val="0014372E"/>
    <w:rsid w:val="00143766"/>
    <w:rsid w:val="0014378D"/>
    <w:rsid w:val="001437B6"/>
    <w:rsid w:val="00143803"/>
    <w:rsid w:val="00143821"/>
    <w:rsid w:val="001439D5"/>
    <w:rsid w:val="00143B30"/>
    <w:rsid w:val="00143BEC"/>
    <w:rsid w:val="00143BF4"/>
    <w:rsid w:val="00143D0E"/>
    <w:rsid w:val="00143D62"/>
    <w:rsid w:val="00143DD6"/>
    <w:rsid w:val="001440CD"/>
    <w:rsid w:val="0014410D"/>
    <w:rsid w:val="00144125"/>
    <w:rsid w:val="0014436D"/>
    <w:rsid w:val="001444FB"/>
    <w:rsid w:val="00144772"/>
    <w:rsid w:val="0014488A"/>
    <w:rsid w:val="00144A91"/>
    <w:rsid w:val="00144B12"/>
    <w:rsid w:val="00144B87"/>
    <w:rsid w:val="00144C27"/>
    <w:rsid w:val="00144CFD"/>
    <w:rsid w:val="00144F71"/>
    <w:rsid w:val="00144FFA"/>
    <w:rsid w:val="00145115"/>
    <w:rsid w:val="0014519F"/>
    <w:rsid w:val="0014522F"/>
    <w:rsid w:val="00145796"/>
    <w:rsid w:val="00145806"/>
    <w:rsid w:val="00145812"/>
    <w:rsid w:val="00145843"/>
    <w:rsid w:val="00145893"/>
    <w:rsid w:val="0014590A"/>
    <w:rsid w:val="00145A79"/>
    <w:rsid w:val="00145A7C"/>
    <w:rsid w:val="00145B0E"/>
    <w:rsid w:val="00145BE7"/>
    <w:rsid w:val="00145D5B"/>
    <w:rsid w:val="00145E34"/>
    <w:rsid w:val="00146040"/>
    <w:rsid w:val="00146272"/>
    <w:rsid w:val="00146635"/>
    <w:rsid w:val="00146853"/>
    <w:rsid w:val="001468AA"/>
    <w:rsid w:val="00146909"/>
    <w:rsid w:val="00146C0E"/>
    <w:rsid w:val="00146D45"/>
    <w:rsid w:val="00146E54"/>
    <w:rsid w:val="00146E6E"/>
    <w:rsid w:val="00146E98"/>
    <w:rsid w:val="0014700B"/>
    <w:rsid w:val="00147029"/>
    <w:rsid w:val="00147129"/>
    <w:rsid w:val="00147132"/>
    <w:rsid w:val="001471EA"/>
    <w:rsid w:val="001472D6"/>
    <w:rsid w:val="001472DF"/>
    <w:rsid w:val="001472FA"/>
    <w:rsid w:val="001474C4"/>
    <w:rsid w:val="00147535"/>
    <w:rsid w:val="00147585"/>
    <w:rsid w:val="00147A21"/>
    <w:rsid w:val="00147B3C"/>
    <w:rsid w:val="00147B9E"/>
    <w:rsid w:val="00147CD7"/>
    <w:rsid w:val="00147E06"/>
    <w:rsid w:val="00147E07"/>
    <w:rsid w:val="00147E1E"/>
    <w:rsid w:val="001500CF"/>
    <w:rsid w:val="0015019A"/>
    <w:rsid w:val="0015029F"/>
    <w:rsid w:val="00150333"/>
    <w:rsid w:val="00150476"/>
    <w:rsid w:val="00150630"/>
    <w:rsid w:val="0015066C"/>
    <w:rsid w:val="001506E2"/>
    <w:rsid w:val="00150849"/>
    <w:rsid w:val="0015096C"/>
    <w:rsid w:val="001509D5"/>
    <w:rsid w:val="00150BC8"/>
    <w:rsid w:val="00150C5D"/>
    <w:rsid w:val="00150D42"/>
    <w:rsid w:val="00150D44"/>
    <w:rsid w:val="00150D4E"/>
    <w:rsid w:val="00150DB0"/>
    <w:rsid w:val="00150EA7"/>
    <w:rsid w:val="00150ED6"/>
    <w:rsid w:val="00150EFF"/>
    <w:rsid w:val="00150F35"/>
    <w:rsid w:val="00150FCF"/>
    <w:rsid w:val="0015122F"/>
    <w:rsid w:val="001512F3"/>
    <w:rsid w:val="00151404"/>
    <w:rsid w:val="00151455"/>
    <w:rsid w:val="001518D6"/>
    <w:rsid w:val="00151944"/>
    <w:rsid w:val="001519D4"/>
    <w:rsid w:val="00151BE1"/>
    <w:rsid w:val="00151C51"/>
    <w:rsid w:val="00151E28"/>
    <w:rsid w:val="00151EA8"/>
    <w:rsid w:val="00152080"/>
    <w:rsid w:val="001520AF"/>
    <w:rsid w:val="001520F0"/>
    <w:rsid w:val="00152208"/>
    <w:rsid w:val="00152455"/>
    <w:rsid w:val="00152481"/>
    <w:rsid w:val="00152533"/>
    <w:rsid w:val="00152559"/>
    <w:rsid w:val="0015275A"/>
    <w:rsid w:val="0015275C"/>
    <w:rsid w:val="00152877"/>
    <w:rsid w:val="001528F1"/>
    <w:rsid w:val="00152C0D"/>
    <w:rsid w:val="00152DF7"/>
    <w:rsid w:val="00152E58"/>
    <w:rsid w:val="00152E68"/>
    <w:rsid w:val="00152F82"/>
    <w:rsid w:val="0015311B"/>
    <w:rsid w:val="0015317D"/>
    <w:rsid w:val="00153226"/>
    <w:rsid w:val="0015327B"/>
    <w:rsid w:val="001532B9"/>
    <w:rsid w:val="0015344F"/>
    <w:rsid w:val="001534C0"/>
    <w:rsid w:val="001535A2"/>
    <w:rsid w:val="001535C6"/>
    <w:rsid w:val="00153886"/>
    <w:rsid w:val="00153894"/>
    <w:rsid w:val="00153908"/>
    <w:rsid w:val="001539BA"/>
    <w:rsid w:val="001539E1"/>
    <w:rsid w:val="00153D8F"/>
    <w:rsid w:val="00153E1E"/>
    <w:rsid w:val="00153E47"/>
    <w:rsid w:val="00153F15"/>
    <w:rsid w:val="00153F17"/>
    <w:rsid w:val="001540E7"/>
    <w:rsid w:val="0015415E"/>
    <w:rsid w:val="0015456C"/>
    <w:rsid w:val="0015457D"/>
    <w:rsid w:val="00154635"/>
    <w:rsid w:val="001546C5"/>
    <w:rsid w:val="001546DB"/>
    <w:rsid w:val="0015472A"/>
    <w:rsid w:val="00154734"/>
    <w:rsid w:val="001547E7"/>
    <w:rsid w:val="001548A8"/>
    <w:rsid w:val="001548B7"/>
    <w:rsid w:val="001548D4"/>
    <w:rsid w:val="001548E9"/>
    <w:rsid w:val="00154A4F"/>
    <w:rsid w:val="00154B51"/>
    <w:rsid w:val="00154DD8"/>
    <w:rsid w:val="00154E73"/>
    <w:rsid w:val="0015500C"/>
    <w:rsid w:val="00155168"/>
    <w:rsid w:val="001551A8"/>
    <w:rsid w:val="001553DE"/>
    <w:rsid w:val="001557F3"/>
    <w:rsid w:val="00155884"/>
    <w:rsid w:val="00155988"/>
    <w:rsid w:val="00155A95"/>
    <w:rsid w:val="00155AA2"/>
    <w:rsid w:val="00155B43"/>
    <w:rsid w:val="00155BB0"/>
    <w:rsid w:val="00155C59"/>
    <w:rsid w:val="00155C8B"/>
    <w:rsid w:val="00155D2F"/>
    <w:rsid w:val="00155D7C"/>
    <w:rsid w:val="00155FB9"/>
    <w:rsid w:val="00155FE1"/>
    <w:rsid w:val="00156057"/>
    <w:rsid w:val="00156098"/>
    <w:rsid w:val="00156213"/>
    <w:rsid w:val="001562AB"/>
    <w:rsid w:val="001562FF"/>
    <w:rsid w:val="001563B3"/>
    <w:rsid w:val="0015644A"/>
    <w:rsid w:val="001564A8"/>
    <w:rsid w:val="001564DB"/>
    <w:rsid w:val="0015657D"/>
    <w:rsid w:val="001565E3"/>
    <w:rsid w:val="0015678C"/>
    <w:rsid w:val="0015687B"/>
    <w:rsid w:val="001568B8"/>
    <w:rsid w:val="00156993"/>
    <w:rsid w:val="0015699B"/>
    <w:rsid w:val="001569A4"/>
    <w:rsid w:val="00156A10"/>
    <w:rsid w:val="00156ACE"/>
    <w:rsid w:val="00156B34"/>
    <w:rsid w:val="00156BE1"/>
    <w:rsid w:val="00156F13"/>
    <w:rsid w:val="00157025"/>
    <w:rsid w:val="00157177"/>
    <w:rsid w:val="00157182"/>
    <w:rsid w:val="001573C6"/>
    <w:rsid w:val="001573CA"/>
    <w:rsid w:val="001575B9"/>
    <w:rsid w:val="0015765D"/>
    <w:rsid w:val="001576BD"/>
    <w:rsid w:val="0015776F"/>
    <w:rsid w:val="001578B1"/>
    <w:rsid w:val="00157910"/>
    <w:rsid w:val="00157C9C"/>
    <w:rsid w:val="00157CB4"/>
    <w:rsid w:val="00157E78"/>
    <w:rsid w:val="00157F27"/>
    <w:rsid w:val="00160095"/>
    <w:rsid w:val="001602E8"/>
    <w:rsid w:val="0016032E"/>
    <w:rsid w:val="0016035E"/>
    <w:rsid w:val="0016036A"/>
    <w:rsid w:val="001603CD"/>
    <w:rsid w:val="001606A6"/>
    <w:rsid w:val="00160765"/>
    <w:rsid w:val="0016095F"/>
    <w:rsid w:val="001609B4"/>
    <w:rsid w:val="00160BB1"/>
    <w:rsid w:val="00160C76"/>
    <w:rsid w:val="00160DA6"/>
    <w:rsid w:val="00160E01"/>
    <w:rsid w:val="00160E63"/>
    <w:rsid w:val="00161045"/>
    <w:rsid w:val="00161224"/>
    <w:rsid w:val="00161282"/>
    <w:rsid w:val="0016128F"/>
    <w:rsid w:val="00161357"/>
    <w:rsid w:val="0016139E"/>
    <w:rsid w:val="00161657"/>
    <w:rsid w:val="001617F9"/>
    <w:rsid w:val="00161800"/>
    <w:rsid w:val="0016193C"/>
    <w:rsid w:val="0016196F"/>
    <w:rsid w:val="0016199F"/>
    <w:rsid w:val="00161A98"/>
    <w:rsid w:val="00161B43"/>
    <w:rsid w:val="00161B8B"/>
    <w:rsid w:val="00161C54"/>
    <w:rsid w:val="00161D62"/>
    <w:rsid w:val="00161E29"/>
    <w:rsid w:val="00161E43"/>
    <w:rsid w:val="00161F9C"/>
    <w:rsid w:val="00161F9F"/>
    <w:rsid w:val="00161FAF"/>
    <w:rsid w:val="00162048"/>
    <w:rsid w:val="00162130"/>
    <w:rsid w:val="00162136"/>
    <w:rsid w:val="00162147"/>
    <w:rsid w:val="001621FF"/>
    <w:rsid w:val="00162281"/>
    <w:rsid w:val="001622A5"/>
    <w:rsid w:val="001622DB"/>
    <w:rsid w:val="00162400"/>
    <w:rsid w:val="00162468"/>
    <w:rsid w:val="001624C6"/>
    <w:rsid w:val="00162699"/>
    <w:rsid w:val="0016279A"/>
    <w:rsid w:val="0016280F"/>
    <w:rsid w:val="00162845"/>
    <w:rsid w:val="0016293D"/>
    <w:rsid w:val="00162971"/>
    <w:rsid w:val="00162A43"/>
    <w:rsid w:val="00162B55"/>
    <w:rsid w:val="00162BE3"/>
    <w:rsid w:val="00162D2C"/>
    <w:rsid w:val="00162F51"/>
    <w:rsid w:val="00163235"/>
    <w:rsid w:val="001632C4"/>
    <w:rsid w:val="001635D6"/>
    <w:rsid w:val="001636F2"/>
    <w:rsid w:val="00163760"/>
    <w:rsid w:val="0016378D"/>
    <w:rsid w:val="001637AB"/>
    <w:rsid w:val="00163811"/>
    <w:rsid w:val="001639E1"/>
    <w:rsid w:val="00163A23"/>
    <w:rsid w:val="00163BA3"/>
    <w:rsid w:val="00163D43"/>
    <w:rsid w:val="00163F6C"/>
    <w:rsid w:val="001640A0"/>
    <w:rsid w:val="0016416F"/>
    <w:rsid w:val="00164232"/>
    <w:rsid w:val="001643E7"/>
    <w:rsid w:val="00164575"/>
    <w:rsid w:val="0016458C"/>
    <w:rsid w:val="0016466B"/>
    <w:rsid w:val="00164795"/>
    <w:rsid w:val="00164802"/>
    <w:rsid w:val="001649E6"/>
    <w:rsid w:val="00164A7E"/>
    <w:rsid w:val="00164A9D"/>
    <w:rsid w:val="00164B22"/>
    <w:rsid w:val="00164B67"/>
    <w:rsid w:val="00164B97"/>
    <w:rsid w:val="00164C22"/>
    <w:rsid w:val="00164CC5"/>
    <w:rsid w:val="00164DD5"/>
    <w:rsid w:val="00164E80"/>
    <w:rsid w:val="00164F69"/>
    <w:rsid w:val="0016536C"/>
    <w:rsid w:val="00165381"/>
    <w:rsid w:val="001653FD"/>
    <w:rsid w:val="00165468"/>
    <w:rsid w:val="001654F5"/>
    <w:rsid w:val="001655DA"/>
    <w:rsid w:val="00165711"/>
    <w:rsid w:val="001657A6"/>
    <w:rsid w:val="001657DA"/>
    <w:rsid w:val="0016597D"/>
    <w:rsid w:val="00165B18"/>
    <w:rsid w:val="00165C0C"/>
    <w:rsid w:val="00165C85"/>
    <w:rsid w:val="00165D2A"/>
    <w:rsid w:val="00165D99"/>
    <w:rsid w:val="00165E21"/>
    <w:rsid w:val="00165E63"/>
    <w:rsid w:val="00165FDA"/>
    <w:rsid w:val="0016612F"/>
    <w:rsid w:val="001661DF"/>
    <w:rsid w:val="001662E1"/>
    <w:rsid w:val="00166427"/>
    <w:rsid w:val="00166478"/>
    <w:rsid w:val="00166602"/>
    <w:rsid w:val="00166677"/>
    <w:rsid w:val="001666F4"/>
    <w:rsid w:val="00166911"/>
    <w:rsid w:val="001669E4"/>
    <w:rsid w:val="00166A93"/>
    <w:rsid w:val="00166BB4"/>
    <w:rsid w:val="00166BC3"/>
    <w:rsid w:val="00166C4E"/>
    <w:rsid w:val="00167110"/>
    <w:rsid w:val="00167122"/>
    <w:rsid w:val="00167133"/>
    <w:rsid w:val="00167473"/>
    <w:rsid w:val="00167483"/>
    <w:rsid w:val="00167486"/>
    <w:rsid w:val="001674AB"/>
    <w:rsid w:val="001674CB"/>
    <w:rsid w:val="00167509"/>
    <w:rsid w:val="00167753"/>
    <w:rsid w:val="0016779D"/>
    <w:rsid w:val="00167855"/>
    <w:rsid w:val="001678C6"/>
    <w:rsid w:val="00167AFF"/>
    <w:rsid w:val="00167B8A"/>
    <w:rsid w:val="00167BA1"/>
    <w:rsid w:val="00167C62"/>
    <w:rsid w:val="00167C67"/>
    <w:rsid w:val="00167E53"/>
    <w:rsid w:val="00167F3E"/>
    <w:rsid w:val="001700BD"/>
    <w:rsid w:val="00170191"/>
    <w:rsid w:val="001701E9"/>
    <w:rsid w:val="00170219"/>
    <w:rsid w:val="001702FA"/>
    <w:rsid w:val="00170573"/>
    <w:rsid w:val="001705D6"/>
    <w:rsid w:val="00170656"/>
    <w:rsid w:val="00170756"/>
    <w:rsid w:val="001707E9"/>
    <w:rsid w:val="001709EA"/>
    <w:rsid w:val="001709FE"/>
    <w:rsid w:val="00170ABB"/>
    <w:rsid w:val="00170BA1"/>
    <w:rsid w:val="00170CE2"/>
    <w:rsid w:val="00170D00"/>
    <w:rsid w:val="00170E8D"/>
    <w:rsid w:val="00170F72"/>
    <w:rsid w:val="00171012"/>
    <w:rsid w:val="001714DF"/>
    <w:rsid w:val="001716B3"/>
    <w:rsid w:val="001717F2"/>
    <w:rsid w:val="00171814"/>
    <w:rsid w:val="001718AF"/>
    <w:rsid w:val="001718E2"/>
    <w:rsid w:val="0017196E"/>
    <w:rsid w:val="00171A61"/>
    <w:rsid w:val="00171AB7"/>
    <w:rsid w:val="00171AEF"/>
    <w:rsid w:val="00171CB7"/>
    <w:rsid w:val="00171D1F"/>
    <w:rsid w:val="00171F1D"/>
    <w:rsid w:val="00171F22"/>
    <w:rsid w:val="00171FC6"/>
    <w:rsid w:val="00171FE2"/>
    <w:rsid w:val="001720E1"/>
    <w:rsid w:val="001721AC"/>
    <w:rsid w:val="00172345"/>
    <w:rsid w:val="001723EB"/>
    <w:rsid w:val="001726DB"/>
    <w:rsid w:val="001728DE"/>
    <w:rsid w:val="00172965"/>
    <w:rsid w:val="00172A23"/>
    <w:rsid w:val="00172A75"/>
    <w:rsid w:val="00172BC2"/>
    <w:rsid w:val="00172D20"/>
    <w:rsid w:val="00172D79"/>
    <w:rsid w:val="00172E8D"/>
    <w:rsid w:val="00172E9F"/>
    <w:rsid w:val="00172F67"/>
    <w:rsid w:val="0017311D"/>
    <w:rsid w:val="00173127"/>
    <w:rsid w:val="001731F2"/>
    <w:rsid w:val="00173383"/>
    <w:rsid w:val="001734B4"/>
    <w:rsid w:val="001736AD"/>
    <w:rsid w:val="00173809"/>
    <w:rsid w:val="001738DC"/>
    <w:rsid w:val="00173906"/>
    <w:rsid w:val="00173BBA"/>
    <w:rsid w:val="00173C5D"/>
    <w:rsid w:val="00173C6F"/>
    <w:rsid w:val="00173CD2"/>
    <w:rsid w:val="00173D76"/>
    <w:rsid w:val="00173D7B"/>
    <w:rsid w:val="00173E5B"/>
    <w:rsid w:val="00173F5E"/>
    <w:rsid w:val="00173F63"/>
    <w:rsid w:val="001743E6"/>
    <w:rsid w:val="001746B7"/>
    <w:rsid w:val="001746D6"/>
    <w:rsid w:val="001747AC"/>
    <w:rsid w:val="0017487F"/>
    <w:rsid w:val="00174995"/>
    <w:rsid w:val="00174AAC"/>
    <w:rsid w:val="00174BAD"/>
    <w:rsid w:val="00174CC7"/>
    <w:rsid w:val="00174F98"/>
    <w:rsid w:val="00174FC2"/>
    <w:rsid w:val="00174FFD"/>
    <w:rsid w:val="00175055"/>
    <w:rsid w:val="0017506E"/>
    <w:rsid w:val="001750ED"/>
    <w:rsid w:val="00175102"/>
    <w:rsid w:val="00175106"/>
    <w:rsid w:val="0017516A"/>
    <w:rsid w:val="001752A5"/>
    <w:rsid w:val="00175346"/>
    <w:rsid w:val="001753AB"/>
    <w:rsid w:val="00175400"/>
    <w:rsid w:val="001755FD"/>
    <w:rsid w:val="001756C3"/>
    <w:rsid w:val="00175826"/>
    <w:rsid w:val="0017588A"/>
    <w:rsid w:val="0017594B"/>
    <w:rsid w:val="00175A12"/>
    <w:rsid w:val="00175A8F"/>
    <w:rsid w:val="00175BE5"/>
    <w:rsid w:val="00175C15"/>
    <w:rsid w:val="00175C67"/>
    <w:rsid w:val="00175DAB"/>
    <w:rsid w:val="00175DAC"/>
    <w:rsid w:val="00175E26"/>
    <w:rsid w:val="00175E7D"/>
    <w:rsid w:val="00175F09"/>
    <w:rsid w:val="001760BC"/>
    <w:rsid w:val="001761B0"/>
    <w:rsid w:val="001762E3"/>
    <w:rsid w:val="0017633E"/>
    <w:rsid w:val="001763E1"/>
    <w:rsid w:val="00176590"/>
    <w:rsid w:val="00176687"/>
    <w:rsid w:val="00176895"/>
    <w:rsid w:val="001768DD"/>
    <w:rsid w:val="00176A85"/>
    <w:rsid w:val="00176AB5"/>
    <w:rsid w:val="00176B42"/>
    <w:rsid w:val="00176B71"/>
    <w:rsid w:val="00176E37"/>
    <w:rsid w:val="00176F5A"/>
    <w:rsid w:val="00177007"/>
    <w:rsid w:val="001770B6"/>
    <w:rsid w:val="00177120"/>
    <w:rsid w:val="0017718B"/>
    <w:rsid w:val="001771DF"/>
    <w:rsid w:val="00177221"/>
    <w:rsid w:val="00177253"/>
    <w:rsid w:val="00177360"/>
    <w:rsid w:val="001773B4"/>
    <w:rsid w:val="0017770C"/>
    <w:rsid w:val="0017776C"/>
    <w:rsid w:val="001777AA"/>
    <w:rsid w:val="00177896"/>
    <w:rsid w:val="001778C1"/>
    <w:rsid w:val="001778CB"/>
    <w:rsid w:val="001778E3"/>
    <w:rsid w:val="0017792D"/>
    <w:rsid w:val="00177ACC"/>
    <w:rsid w:val="00177BCD"/>
    <w:rsid w:val="00177D70"/>
    <w:rsid w:val="00177E75"/>
    <w:rsid w:val="00179625"/>
    <w:rsid w:val="00180123"/>
    <w:rsid w:val="001803D2"/>
    <w:rsid w:val="00180534"/>
    <w:rsid w:val="00180540"/>
    <w:rsid w:val="00180595"/>
    <w:rsid w:val="0018082C"/>
    <w:rsid w:val="0018088D"/>
    <w:rsid w:val="001808E7"/>
    <w:rsid w:val="001809A8"/>
    <w:rsid w:val="00180E6B"/>
    <w:rsid w:val="00180EFF"/>
    <w:rsid w:val="00181290"/>
    <w:rsid w:val="001813C9"/>
    <w:rsid w:val="0018141E"/>
    <w:rsid w:val="00181457"/>
    <w:rsid w:val="001815B5"/>
    <w:rsid w:val="001815BF"/>
    <w:rsid w:val="00181638"/>
    <w:rsid w:val="00181660"/>
    <w:rsid w:val="001816BA"/>
    <w:rsid w:val="0018189F"/>
    <w:rsid w:val="0018194A"/>
    <w:rsid w:val="001819E9"/>
    <w:rsid w:val="00181AC8"/>
    <w:rsid w:val="00181B6B"/>
    <w:rsid w:val="00181E32"/>
    <w:rsid w:val="00181E5B"/>
    <w:rsid w:val="00181F50"/>
    <w:rsid w:val="00181FCB"/>
    <w:rsid w:val="001820BF"/>
    <w:rsid w:val="001820EF"/>
    <w:rsid w:val="0018212A"/>
    <w:rsid w:val="0018233D"/>
    <w:rsid w:val="00182359"/>
    <w:rsid w:val="00182434"/>
    <w:rsid w:val="001824F3"/>
    <w:rsid w:val="00182509"/>
    <w:rsid w:val="0018264E"/>
    <w:rsid w:val="001826CE"/>
    <w:rsid w:val="001826DF"/>
    <w:rsid w:val="00182857"/>
    <w:rsid w:val="00182A12"/>
    <w:rsid w:val="00182A9D"/>
    <w:rsid w:val="00182AC1"/>
    <w:rsid w:val="00182D9E"/>
    <w:rsid w:val="001830B6"/>
    <w:rsid w:val="001830ED"/>
    <w:rsid w:val="00183189"/>
    <w:rsid w:val="001831DF"/>
    <w:rsid w:val="001831E8"/>
    <w:rsid w:val="001833CA"/>
    <w:rsid w:val="00183412"/>
    <w:rsid w:val="0018346E"/>
    <w:rsid w:val="001834FE"/>
    <w:rsid w:val="00183607"/>
    <w:rsid w:val="001836C1"/>
    <w:rsid w:val="001836C8"/>
    <w:rsid w:val="00183707"/>
    <w:rsid w:val="00183788"/>
    <w:rsid w:val="001837EB"/>
    <w:rsid w:val="001838FB"/>
    <w:rsid w:val="00183971"/>
    <w:rsid w:val="00183A64"/>
    <w:rsid w:val="00183BDF"/>
    <w:rsid w:val="00183CCB"/>
    <w:rsid w:val="00183E00"/>
    <w:rsid w:val="00183EBF"/>
    <w:rsid w:val="00184358"/>
    <w:rsid w:val="0018439B"/>
    <w:rsid w:val="00184468"/>
    <w:rsid w:val="0018480D"/>
    <w:rsid w:val="00184AC5"/>
    <w:rsid w:val="00184B53"/>
    <w:rsid w:val="00184BB2"/>
    <w:rsid w:val="00184C07"/>
    <w:rsid w:val="00184E69"/>
    <w:rsid w:val="00184EE6"/>
    <w:rsid w:val="00184EFC"/>
    <w:rsid w:val="0018512C"/>
    <w:rsid w:val="00185255"/>
    <w:rsid w:val="001852A1"/>
    <w:rsid w:val="0018530D"/>
    <w:rsid w:val="0018534A"/>
    <w:rsid w:val="00185491"/>
    <w:rsid w:val="001855B9"/>
    <w:rsid w:val="0018563E"/>
    <w:rsid w:val="0018569A"/>
    <w:rsid w:val="001857C4"/>
    <w:rsid w:val="0018583B"/>
    <w:rsid w:val="001859C3"/>
    <w:rsid w:val="00185A0B"/>
    <w:rsid w:val="00185B02"/>
    <w:rsid w:val="00185BD9"/>
    <w:rsid w:val="00185BE3"/>
    <w:rsid w:val="00185DCA"/>
    <w:rsid w:val="00185FB3"/>
    <w:rsid w:val="001860AD"/>
    <w:rsid w:val="0018612D"/>
    <w:rsid w:val="0018619C"/>
    <w:rsid w:val="001861CE"/>
    <w:rsid w:val="0018625B"/>
    <w:rsid w:val="00186341"/>
    <w:rsid w:val="00186364"/>
    <w:rsid w:val="001863F1"/>
    <w:rsid w:val="00186457"/>
    <w:rsid w:val="00186651"/>
    <w:rsid w:val="00186680"/>
    <w:rsid w:val="001867AC"/>
    <w:rsid w:val="00186881"/>
    <w:rsid w:val="001869E2"/>
    <w:rsid w:val="001869EE"/>
    <w:rsid w:val="00186A00"/>
    <w:rsid w:val="00186BE6"/>
    <w:rsid w:val="00186C09"/>
    <w:rsid w:val="00186FE6"/>
    <w:rsid w:val="00187007"/>
    <w:rsid w:val="00187015"/>
    <w:rsid w:val="00187058"/>
    <w:rsid w:val="00187185"/>
    <w:rsid w:val="0018722A"/>
    <w:rsid w:val="0018727E"/>
    <w:rsid w:val="00187384"/>
    <w:rsid w:val="001873E9"/>
    <w:rsid w:val="001874C9"/>
    <w:rsid w:val="001875B1"/>
    <w:rsid w:val="00187731"/>
    <w:rsid w:val="00187770"/>
    <w:rsid w:val="001878D0"/>
    <w:rsid w:val="00187935"/>
    <w:rsid w:val="00187A2F"/>
    <w:rsid w:val="00187B27"/>
    <w:rsid w:val="00187BC5"/>
    <w:rsid w:val="00187C08"/>
    <w:rsid w:val="00187D78"/>
    <w:rsid w:val="00187E07"/>
    <w:rsid w:val="00187E1C"/>
    <w:rsid w:val="00187E7C"/>
    <w:rsid w:val="00187FB9"/>
    <w:rsid w:val="00187FE3"/>
    <w:rsid w:val="001900AC"/>
    <w:rsid w:val="001900E8"/>
    <w:rsid w:val="0019016C"/>
    <w:rsid w:val="00190190"/>
    <w:rsid w:val="00190262"/>
    <w:rsid w:val="001902FD"/>
    <w:rsid w:val="0019042A"/>
    <w:rsid w:val="00190599"/>
    <w:rsid w:val="00190607"/>
    <w:rsid w:val="00190743"/>
    <w:rsid w:val="00190A6B"/>
    <w:rsid w:val="00190B1E"/>
    <w:rsid w:val="00190B5E"/>
    <w:rsid w:val="00190BF9"/>
    <w:rsid w:val="00190CE3"/>
    <w:rsid w:val="00190D26"/>
    <w:rsid w:val="00190E24"/>
    <w:rsid w:val="001910F1"/>
    <w:rsid w:val="00191156"/>
    <w:rsid w:val="00191260"/>
    <w:rsid w:val="00191418"/>
    <w:rsid w:val="001914AF"/>
    <w:rsid w:val="001914C1"/>
    <w:rsid w:val="001914E0"/>
    <w:rsid w:val="001915EF"/>
    <w:rsid w:val="001916C5"/>
    <w:rsid w:val="00191963"/>
    <w:rsid w:val="00191997"/>
    <w:rsid w:val="00191A5F"/>
    <w:rsid w:val="00191A88"/>
    <w:rsid w:val="00191BE2"/>
    <w:rsid w:val="00191CB9"/>
    <w:rsid w:val="00191CD3"/>
    <w:rsid w:val="00191CD4"/>
    <w:rsid w:val="00191E46"/>
    <w:rsid w:val="00191ECA"/>
    <w:rsid w:val="00191EE3"/>
    <w:rsid w:val="001920E9"/>
    <w:rsid w:val="001921D7"/>
    <w:rsid w:val="00192466"/>
    <w:rsid w:val="001924B6"/>
    <w:rsid w:val="001924F2"/>
    <w:rsid w:val="0019256B"/>
    <w:rsid w:val="00192720"/>
    <w:rsid w:val="00192827"/>
    <w:rsid w:val="00192986"/>
    <w:rsid w:val="00192ACE"/>
    <w:rsid w:val="00192D0B"/>
    <w:rsid w:val="00192D63"/>
    <w:rsid w:val="00192D70"/>
    <w:rsid w:val="00192E25"/>
    <w:rsid w:val="00192E6B"/>
    <w:rsid w:val="00192E96"/>
    <w:rsid w:val="00192FED"/>
    <w:rsid w:val="0019319B"/>
    <w:rsid w:val="0019323D"/>
    <w:rsid w:val="001932D9"/>
    <w:rsid w:val="001936C8"/>
    <w:rsid w:val="00193756"/>
    <w:rsid w:val="0019390C"/>
    <w:rsid w:val="001939C8"/>
    <w:rsid w:val="00193A2F"/>
    <w:rsid w:val="00193C0D"/>
    <w:rsid w:val="00193CBE"/>
    <w:rsid w:val="00193DF9"/>
    <w:rsid w:val="00193E0A"/>
    <w:rsid w:val="00193EF4"/>
    <w:rsid w:val="00193F32"/>
    <w:rsid w:val="00193FC7"/>
    <w:rsid w:val="001940CE"/>
    <w:rsid w:val="001941C5"/>
    <w:rsid w:val="0019431C"/>
    <w:rsid w:val="00194337"/>
    <w:rsid w:val="001943D3"/>
    <w:rsid w:val="00194476"/>
    <w:rsid w:val="001944BE"/>
    <w:rsid w:val="0019458F"/>
    <w:rsid w:val="001946D3"/>
    <w:rsid w:val="00194876"/>
    <w:rsid w:val="00194ADA"/>
    <w:rsid w:val="00194F53"/>
    <w:rsid w:val="00194F5F"/>
    <w:rsid w:val="00194F9B"/>
    <w:rsid w:val="00194F9D"/>
    <w:rsid w:val="0019524E"/>
    <w:rsid w:val="0019528F"/>
    <w:rsid w:val="001954A3"/>
    <w:rsid w:val="00195518"/>
    <w:rsid w:val="0019556B"/>
    <w:rsid w:val="00195626"/>
    <w:rsid w:val="0019562D"/>
    <w:rsid w:val="001956DB"/>
    <w:rsid w:val="0019576C"/>
    <w:rsid w:val="001957B5"/>
    <w:rsid w:val="001957C9"/>
    <w:rsid w:val="001957FD"/>
    <w:rsid w:val="00195A72"/>
    <w:rsid w:val="00195A7E"/>
    <w:rsid w:val="00195AC2"/>
    <w:rsid w:val="00195AE7"/>
    <w:rsid w:val="00195C35"/>
    <w:rsid w:val="00195C4E"/>
    <w:rsid w:val="00195D11"/>
    <w:rsid w:val="00195DC1"/>
    <w:rsid w:val="00196006"/>
    <w:rsid w:val="001960BD"/>
    <w:rsid w:val="0019612D"/>
    <w:rsid w:val="00196153"/>
    <w:rsid w:val="0019615F"/>
    <w:rsid w:val="001963BA"/>
    <w:rsid w:val="00196454"/>
    <w:rsid w:val="001964A2"/>
    <w:rsid w:val="00196637"/>
    <w:rsid w:val="00196887"/>
    <w:rsid w:val="001969A1"/>
    <w:rsid w:val="00196C8C"/>
    <w:rsid w:val="00196E7A"/>
    <w:rsid w:val="00196ED1"/>
    <w:rsid w:val="00196EF7"/>
    <w:rsid w:val="00196F34"/>
    <w:rsid w:val="00196F36"/>
    <w:rsid w:val="00196F93"/>
    <w:rsid w:val="001970C7"/>
    <w:rsid w:val="001971DD"/>
    <w:rsid w:val="001974C1"/>
    <w:rsid w:val="001974DF"/>
    <w:rsid w:val="001974E4"/>
    <w:rsid w:val="001974EC"/>
    <w:rsid w:val="0019757D"/>
    <w:rsid w:val="0019760D"/>
    <w:rsid w:val="00197662"/>
    <w:rsid w:val="00197867"/>
    <w:rsid w:val="00197973"/>
    <w:rsid w:val="00197A3C"/>
    <w:rsid w:val="00197ACA"/>
    <w:rsid w:val="00197B48"/>
    <w:rsid w:val="00197F11"/>
    <w:rsid w:val="00197FB2"/>
    <w:rsid w:val="0019A48D"/>
    <w:rsid w:val="001A002D"/>
    <w:rsid w:val="001A00F6"/>
    <w:rsid w:val="001A013C"/>
    <w:rsid w:val="001A0157"/>
    <w:rsid w:val="001A0206"/>
    <w:rsid w:val="001A024D"/>
    <w:rsid w:val="001A03DB"/>
    <w:rsid w:val="001A041B"/>
    <w:rsid w:val="001A0495"/>
    <w:rsid w:val="001A0575"/>
    <w:rsid w:val="001A0667"/>
    <w:rsid w:val="001A0670"/>
    <w:rsid w:val="001A08CF"/>
    <w:rsid w:val="001A0937"/>
    <w:rsid w:val="001A0A3D"/>
    <w:rsid w:val="001A0ACE"/>
    <w:rsid w:val="001A0AE5"/>
    <w:rsid w:val="001A0AE7"/>
    <w:rsid w:val="001A0BC2"/>
    <w:rsid w:val="001A0C84"/>
    <w:rsid w:val="001A0E41"/>
    <w:rsid w:val="001A0FDD"/>
    <w:rsid w:val="001A1007"/>
    <w:rsid w:val="001A107D"/>
    <w:rsid w:val="001A1091"/>
    <w:rsid w:val="001A10FA"/>
    <w:rsid w:val="001A110C"/>
    <w:rsid w:val="001A111A"/>
    <w:rsid w:val="001A114F"/>
    <w:rsid w:val="001A11BB"/>
    <w:rsid w:val="001A11D9"/>
    <w:rsid w:val="001A1205"/>
    <w:rsid w:val="001A1592"/>
    <w:rsid w:val="001A1598"/>
    <w:rsid w:val="001A15EB"/>
    <w:rsid w:val="001A190D"/>
    <w:rsid w:val="001A19E8"/>
    <w:rsid w:val="001A1BCA"/>
    <w:rsid w:val="001A1C80"/>
    <w:rsid w:val="001A1D5D"/>
    <w:rsid w:val="001A1DA8"/>
    <w:rsid w:val="001A1E6B"/>
    <w:rsid w:val="001A1FA0"/>
    <w:rsid w:val="001A1FDF"/>
    <w:rsid w:val="001A1FF8"/>
    <w:rsid w:val="001A20A2"/>
    <w:rsid w:val="001A22CC"/>
    <w:rsid w:val="001A26F1"/>
    <w:rsid w:val="001A2720"/>
    <w:rsid w:val="001A28FB"/>
    <w:rsid w:val="001A298C"/>
    <w:rsid w:val="001A29F3"/>
    <w:rsid w:val="001A2A81"/>
    <w:rsid w:val="001A2C5E"/>
    <w:rsid w:val="001A2CC1"/>
    <w:rsid w:val="001A2D7E"/>
    <w:rsid w:val="001A2E6D"/>
    <w:rsid w:val="001A2EF8"/>
    <w:rsid w:val="001A2F14"/>
    <w:rsid w:val="001A3144"/>
    <w:rsid w:val="001A3404"/>
    <w:rsid w:val="001A341F"/>
    <w:rsid w:val="001A3489"/>
    <w:rsid w:val="001A34B6"/>
    <w:rsid w:val="001A35BD"/>
    <w:rsid w:val="001A35DF"/>
    <w:rsid w:val="001A383B"/>
    <w:rsid w:val="001A386C"/>
    <w:rsid w:val="001A38AB"/>
    <w:rsid w:val="001A3B8F"/>
    <w:rsid w:val="001A3CFF"/>
    <w:rsid w:val="001A3D77"/>
    <w:rsid w:val="001A3E62"/>
    <w:rsid w:val="001A3F67"/>
    <w:rsid w:val="001A4211"/>
    <w:rsid w:val="001A42F3"/>
    <w:rsid w:val="001A4304"/>
    <w:rsid w:val="001A4352"/>
    <w:rsid w:val="001A45F9"/>
    <w:rsid w:val="001A4862"/>
    <w:rsid w:val="001A4934"/>
    <w:rsid w:val="001A4A9C"/>
    <w:rsid w:val="001A4AFE"/>
    <w:rsid w:val="001A4B1F"/>
    <w:rsid w:val="001A4C72"/>
    <w:rsid w:val="001A4D4C"/>
    <w:rsid w:val="001A4DCF"/>
    <w:rsid w:val="001A4F01"/>
    <w:rsid w:val="001A4F65"/>
    <w:rsid w:val="001A5016"/>
    <w:rsid w:val="001A50CF"/>
    <w:rsid w:val="001A522B"/>
    <w:rsid w:val="001A52DB"/>
    <w:rsid w:val="001A5359"/>
    <w:rsid w:val="001A54DE"/>
    <w:rsid w:val="001A5556"/>
    <w:rsid w:val="001A5669"/>
    <w:rsid w:val="001A572B"/>
    <w:rsid w:val="001A572E"/>
    <w:rsid w:val="001A5768"/>
    <w:rsid w:val="001A5787"/>
    <w:rsid w:val="001A579F"/>
    <w:rsid w:val="001A57FD"/>
    <w:rsid w:val="001A583E"/>
    <w:rsid w:val="001A593A"/>
    <w:rsid w:val="001A5A6B"/>
    <w:rsid w:val="001A5AC1"/>
    <w:rsid w:val="001A5B42"/>
    <w:rsid w:val="001A5BD5"/>
    <w:rsid w:val="001A5C07"/>
    <w:rsid w:val="001A5CFA"/>
    <w:rsid w:val="001A5D74"/>
    <w:rsid w:val="001A5D8D"/>
    <w:rsid w:val="001A5DE4"/>
    <w:rsid w:val="001A5DF2"/>
    <w:rsid w:val="001A5E9C"/>
    <w:rsid w:val="001A5F84"/>
    <w:rsid w:val="001A6206"/>
    <w:rsid w:val="001A6340"/>
    <w:rsid w:val="001A638F"/>
    <w:rsid w:val="001A64AD"/>
    <w:rsid w:val="001A64F3"/>
    <w:rsid w:val="001A662D"/>
    <w:rsid w:val="001A67DC"/>
    <w:rsid w:val="001A6A65"/>
    <w:rsid w:val="001A6B61"/>
    <w:rsid w:val="001A6B65"/>
    <w:rsid w:val="001A6B91"/>
    <w:rsid w:val="001A6C2C"/>
    <w:rsid w:val="001A6C7B"/>
    <w:rsid w:val="001A6CD7"/>
    <w:rsid w:val="001A6E34"/>
    <w:rsid w:val="001A6F04"/>
    <w:rsid w:val="001A6F71"/>
    <w:rsid w:val="001A70EB"/>
    <w:rsid w:val="001A71E5"/>
    <w:rsid w:val="001A71E7"/>
    <w:rsid w:val="001A74C9"/>
    <w:rsid w:val="001A7517"/>
    <w:rsid w:val="001A7655"/>
    <w:rsid w:val="001A785E"/>
    <w:rsid w:val="001A79A5"/>
    <w:rsid w:val="001A7A25"/>
    <w:rsid w:val="001A7AEE"/>
    <w:rsid w:val="001A7B03"/>
    <w:rsid w:val="001A7B0F"/>
    <w:rsid w:val="001A7BA4"/>
    <w:rsid w:val="001A7BBF"/>
    <w:rsid w:val="001A7BC0"/>
    <w:rsid w:val="001A7BCC"/>
    <w:rsid w:val="001A7C40"/>
    <w:rsid w:val="001A7D87"/>
    <w:rsid w:val="001B0024"/>
    <w:rsid w:val="001B004B"/>
    <w:rsid w:val="001B00C8"/>
    <w:rsid w:val="001B0145"/>
    <w:rsid w:val="001B0569"/>
    <w:rsid w:val="001B066A"/>
    <w:rsid w:val="001B07A7"/>
    <w:rsid w:val="001B08CD"/>
    <w:rsid w:val="001B0B70"/>
    <w:rsid w:val="001B0C01"/>
    <w:rsid w:val="001B0C9E"/>
    <w:rsid w:val="001B0DF5"/>
    <w:rsid w:val="001B0E46"/>
    <w:rsid w:val="001B0F44"/>
    <w:rsid w:val="001B1061"/>
    <w:rsid w:val="001B11F2"/>
    <w:rsid w:val="001B1304"/>
    <w:rsid w:val="001B135E"/>
    <w:rsid w:val="001B144C"/>
    <w:rsid w:val="001B144E"/>
    <w:rsid w:val="001B1568"/>
    <w:rsid w:val="001B159A"/>
    <w:rsid w:val="001B16EA"/>
    <w:rsid w:val="001B16EF"/>
    <w:rsid w:val="001B176E"/>
    <w:rsid w:val="001B179D"/>
    <w:rsid w:val="001B17A3"/>
    <w:rsid w:val="001B1815"/>
    <w:rsid w:val="001B18CE"/>
    <w:rsid w:val="001B1A09"/>
    <w:rsid w:val="001B1AB0"/>
    <w:rsid w:val="001B1C8F"/>
    <w:rsid w:val="001B1D01"/>
    <w:rsid w:val="001B1DBD"/>
    <w:rsid w:val="001B1E47"/>
    <w:rsid w:val="001B1EFE"/>
    <w:rsid w:val="001B1FD7"/>
    <w:rsid w:val="001B1FE9"/>
    <w:rsid w:val="001B2026"/>
    <w:rsid w:val="001B22F2"/>
    <w:rsid w:val="001B2309"/>
    <w:rsid w:val="001B2349"/>
    <w:rsid w:val="001B236E"/>
    <w:rsid w:val="001B2468"/>
    <w:rsid w:val="001B24A7"/>
    <w:rsid w:val="001B258A"/>
    <w:rsid w:val="001B25DC"/>
    <w:rsid w:val="001B26AF"/>
    <w:rsid w:val="001B273A"/>
    <w:rsid w:val="001B2757"/>
    <w:rsid w:val="001B289D"/>
    <w:rsid w:val="001B2A67"/>
    <w:rsid w:val="001B2BB7"/>
    <w:rsid w:val="001B2CA0"/>
    <w:rsid w:val="001B2CB1"/>
    <w:rsid w:val="001B2F32"/>
    <w:rsid w:val="001B30E4"/>
    <w:rsid w:val="001B3195"/>
    <w:rsid w:val="001B31A7"/>
    <w:rsid w:val="001B353B"/>
    <w:rsid w:val="001B3686"/>
    <w:rsid w:val="001B3689"/>
    <w:rsid w:val="001B36F0"/>
    <w:rsid w:val="001B3701"/>
    <w:rsid w:val="001B38A2"/>
    <w:rsid w:val="001B3908"/>
    <w:rsid w:val="001B3A07"/>
    <w:rsid w:val="001B3B0A"/>
    <w:rsid w:val="001B3CCB"/>
    <w:rsid w:val="001B3DC8"/>
    <w:rsid w:val="001B3DEC"/>
    <w:rsid w:val="001B3E8E"/>
    <w:rsid w:val="001B3EEA"/>
    <w:rsid w:val="001B40B0"/>
    <w:rsid w:val="001B4103"/>
    <w:rsid w:val="001B4137"/>
    <w:rsid w:val="001B42FC"/>
    <w:rsid w:val="001B4343"/>
    <w:rsid w:val="001B439E"/>
    <w:rsid w:val="001B43E9"/>
    <w:rsid w:val="001B44ED"/>
    <w:rsid w:val="001B4537"/>
    <w:rsid w:val="001B453B"/>
    <w:rsid w:val="001B4565"/>
    <w:rsid w:val="001B4677"/>
    <w:rsid w:val="001B490E"/>
    <w:rsid w:val="001B4992"/>
    <w:rsid w:val="001B49A0"/>
    <w:rsid w:val="001B49FA"/>
    <w:rsid w:val="001B4B97"/>
    <w:rsid w:val="001B4C3E"/>
    <w:rsid w:val="001B4C79"/>
    <w:rsid w:val="001B4CCB"/>
    <w:rsid w:val="001B4CF8"/>
    <w:rsid w:val="001B4D14"/>
    <w:rsid w:val="001B4E89"/>
    <w:rsid w:val="001B4EFF"/>
    <w:rsid w:val="001B4F2E"/>
    <w:rsid w:val="001B510E"/>
    <w:rsid w:val="001B5209"/>
    <w:rsid w:val="001B520D"/>
    <w:rsid w:val="001B5228"/>
    <w:rsid w:val="001B5235"/>
    <w:rsid w:val="001B52C0"/>
    <w:rsid w:val="001B5310"/>
    <w:rsid w:val="001B542F"/>
    <w:rsid w:val="001B54C5"/>
    <w:rsid w:val="001B55FE"/>
    <w:rsid w:val="001B5743"/>
    <w:rsid w:val="001B5870"/>
    <w:rsid w:val="001B593C"/>
    <w:rsid w:val="001B5A6D"/>
    <w:rsid w:val="001B5B76"/>
    <w:rsid w:val="001B5C32"/>
    <w:rsid w:val="001B5CBF"/>
    <w:rsid w:val="001B5E35"/>
    <w:rsid w:val="001B601B"/>
    <w:rsid w:val="001B61A1"/>
    <w:rsid w:val="001B6260"/>
    <w:rsid w:val="001B6346"/>
    <w:rsid w:val="001B6472"/>
    <w:rsid w:val="001B649A"/>
    <w:rsid w:val="001B666F"/>
    <w:rsid w:val="001B687F"/>
    <w:rsid w:val="001B6887"/>
    <w:rsid w:val="001B6949"/>
    <w:rsid w:val="001B6AFD"/>
    <w:rsid w:val="001B6B60"/>
    <w:rsid w:val="001B6C8D"/>
    <w:rsid w:val="001B71A4"/>
    <w:rsid w:val="001B721A"/>
    <w:rsid w:val="001B73D2"/>
    <w:rsid w:val="001B752F"/>
    <w:rsid w:val="001B756D"/>
    <w:rsid w:val="001B7673"/>
    <w:rsid w:val="001B767A"/>
    <w:rsid w:val="001B768A"/>
    <w:rsid w:val="001B7762"/>
    <w:rsid w:val="001B77E2"/>
    <w:rsid w:val="001B77E5"/>
    <w:rsid w:val="001B784F"/>
    <w:rsid w:val="001B78C8"/>
    <w:rsid w:val="001B7A56"/>
    <w:rsid w:val="001B7A5F"/>
    <w:rsid w:val="001B7C1C"/>
    <w:rsid w:val="001B7CCD"/>
    <w:rsid w:val="001B7E58"/>
    <w:rsid w:val="001C02FF"/>
    <w:rsid w:val="001C037F"/>
    <w:rsid w:val="001C03AC"/>
    <w:rsid w:val="001C0541"/>
    <w:rsid w:val="001C0673"/>
    <w:rsid w:val="001C0835"/>
    <w:rsid w:val="001C0896"/>
    <w:rsid w:val="001C08E3"/>
    <w:rsid w:val="001C0A58"/>
    <w:rsid w:val="001C0B2E"/>
    <w:rsid w:val="001C0B69"/>
    <w:rsid w:val="001C0BB5"/>
    <w:rsid w:val="001C0C1E"/>
    <w:rsid w:val="001C0CCB"/>
    <w:rsid w:val="001C0CE9"/>
    <w:rsid w:val="001C0F4F"/>
    <w:rsid w:val="001C0FFE"/>
    <w:rsid w:val="001C1036"/>
    <w:rsid w:val="001C1076"/>
    <w:rsid w:val="001C12EC"/>
    <w:rsid w:val="001C1387"/>
    <w:rsid w:val="001C148D"/>
    <w:rsid w:val="001C1565"/>
    <w:rsid w:val="001C1589"/>
    <w:rsid w:val="001C1AE4"/>
    <w:rsid w:val="001C1B9F"/>
    <w:rsid w:val="001C1BA1"/>
    <w:rsid w:val="001C1D2C"/>
    <w:rsid w:val="001C1D7E"/>
    <w:rsid w:val="001C1F48"/>
    <w:rsid w:val="001C1FE3"/>
    <w:rsid w:val="001C204D"/>
    <w:rsid w:val="001C21F4"/>
    <w:rsid w:val="001C237F"/>
    <w:rsid w:val="001C2420"/>
    <w:rsid w:val="001C2539"/>
    <w:rsid w:val="001C260A"/>
    <w:rsid w:val="001C268C"/>
    <w:rsid w:val="001C26E6"/>
    <w:rsid w:val="001C2714"/>
    <w:rsid w:val="001C28A7"/>
    <w:rsid w:val="001C2907"/>
    <w:rsid w:val="001C29D4"/>
    <w:rsid w:val="001C2BEA"/>
    <w:rsid w:val="001C2D38"/>
    <w:rsid w:val="001C2D8D"/>
    <w:rsid w:val="001C2DC1"/>
    <w:rsid w:val="001C2DC2"/>
    <w:rsid w:val="001C2DF6"/>
    <w:rsid w:val="001C2FE4"/>
    <w:rsid w:val="001C30EF"/>
    <w:rsid w:val="001C3199"/>
    <w:rsid w:val="001C31C2"/>
    <w:rsid w:val="001C31CC"/>
    <w:rsid w:val="001C331E"/>
    <w:rsid w:val="001C346E"/>
    <w:rsid w:val="001C3602"/>
    <w:rsid w:val="001C36A5"/>
    <w:rsid w:val="001C375A"/>
    <w:rsid w:val="001C3894"/>
    <w:rsid w:val="001C38ED"/>
    <w:rsid w:val="001C394F"/>
    <w:rsid w:val="001C3A33"/>
    <w:rsid w:val="001C3A93"/>
    <w:rsid w:val="001C3BB5"/>
    <w:rsid w:val="001C3BC9"/>
    <w:rsid w:val="001C3D3F"/>
    <w:rsid w:val="001C3E50"/>
    <w:rsid w:val="001C41AA"/>
    <w:rsid w:val="001C420B"/>
    <w:rsid w:val="001C4250"/>
    <w:rsid w:val="001C4368"/>
    <w:rsid w:val="001C44C0"/>
    <w:rsid w:val="001C44F2"/>
    <w:rsid w:val="001C476C"/>
    <w:rsid w:val="001C4775"/>
    <w:rsid w:val="001C4838"/>
    <w:rsid w:val="001C48B0"/>
    <w:rsid w:val="001C4AF0"/>
    <w:rsid w:val="001C4B7E"/>
    <w:rsid w:val="001C4BE5"/>
    <w:rsid w:val="001C4CA7"/>
    <w:rsid w:val="001C4D37"/>
    <w:rsid w:val="001C4DE8"/>
    <w:rsid w:val="001C4DF0"/>
    <w:rsid w:val="001C4DF4"/>
    <w:rsid w:val="001C50F2"/>
    <w:rsid w:val="001C5273"/>
    <w:rsid w:val="001C537B"/>
    <w:rsid w:val="001C5662"/>
    <w:rsid w:val="001C5879"/>
    <w:rsid w:val="001C58CE"/>
    <w:rsid w:val="001C5920"/>
    <w:rsid w:val="001C5924"/>
    <w:rsid w:val="001C5968"/>
    <w:rsid w:val="001C5A6A"/>
    <w:rsid w:val="001C5B4E"/>
    <w:rsid w:val="001C5B64"/>
    <w:rsid w:val="001C5C7E"/>
    <w:rsid w:val="001C5DA8"/>
    <w:rsid w:val="001C5EA4"/>
    <w:rsid w:val="001C6110"/>
    <w:rsid w:val="001C6145"/>
    <w:rsid w:val="001C617C"/>
    <w:rsid w:val="001C66C2"/>
    <w:rsid w:val="001C66D1"/>
    <w:rsid w:val="001C6713"/>
    <w:rsid w:val="001C671E"/>
    <w:rsid w:val="001C6862"/>
    <w:rsid w:val="001C68F7"/>
    <w:rsid w:val="001C693A"/>
    <w:rsid w:val="001C6971"/>
    <w:rsid w:val="001C6A0F"/>
    <w:rsid w:val="001C6BBF"/>
    <w:rsid w:val="001C6C7A"/>
    <w:rsid w:val="001C6C95"/>
    <w:rsid w:val="001C6E72"/>
    <w:rsid w:val="001C6E93"/>
    <w:rsid w:val="001C6E9B"/>
    <w:rsid w:val="001C6EBD"/>
    <w:rsid w:val="001C703C"/>
    <w:rsid w:val="001C707C"/>
    <w:rsid w:val="001C70A9"/>
    <w:rsid w:val="001C7190"/>
    <w:rsid w:val="001C71B1"/>
    <w:rsid w:val="001C7208"/>
    <w:rsid w:val="001C722A"/>
    <w:rsid w:val="001C7230"/>
    <w:rsid w:val="001C724B"/>
    <w:rsid w:val="001C726B"/>
    <w:rsid w:val="001C7405"/>
    <w:rsid w:val="001C7641"/>
    <w:rsid w:val="001C76A4"/>
    <w:rsid w:val="001C76D2"/>
    <w:rsid w:val="001C7720"/>
    <w:rsid w:val="001C7737"/>
    <w:rsid w:val="001C7822"/>
    <w:rsid w:val="001C796A"/>
    <w:rsid w:val="001C7992"/>
    <w:rsid w:val="001C7D1B"/>
    <w:rsid w:val="001C7D2D"/>
    <w:rsid w:val="001C7E3A"/>
    <w:rsid w:val="001C7E7E"/>
    <w:rsid w:val="001C7ECE"/>
    <w:rsid w:val="001D001E"/>
    <w:rsid w:val="001D0274"/>
    <w:rsid w:val="001D043F"/>
    <w:rsid w:val="001D046A"/>
    <w:rsid w:val="001D048C"/>
    <w:rsid w:val="001D053C"/>
    <w:rsid w:val="001D0542"/>
    <w:rsid w:val="001D058A"/>
    <w:rsid w:val="001D05FB"/>
    <w:rsid w:val="001D07B1"/>
    <w:rsid w:val="001D07C7"/>
    <w:rsid w:val="001D0880"/>
    <w:rsid w:val="001D092A"/>
    <w:rsid w:val="001D092E"/>
    <w:rsid w:val="001D095D"/>
    <w:rsid w:val="001D09E1"/>
    <w:rsid w:val="001D0A81"/>
    <w:rsid w:val="001D0C26"/>
    <w:rsid w:val="001D0ED5"/>
    <w:rsid w:val="001D0F53"/>
    <w:rsid w:val="001D0FB4"/>
    <w:rsid w:val="001D0FDA"/>
    <w:rsid w:val="001D1007"/>
    <w:rsid w:val="001D1224"/>
    <w:rsid w:val="001D12DF"/>
    <w:rsid w:val="001D14CA"/>
    <w:rsid w:val="001D156B"/>
    <w:rsid w:val="001D15AC"/>
    <w:rsid w:val="001D1615"/>
    <w:rsid w:val="001D16AF"/>
    <w:rsid w:val="001D16F8"/>
    <w:rsid w:val="001D188D"/>
    <w:rsid w:val="001D1C83"/>
    <w:rsid w:val="001D1D87"/>
    <w:rsid w:val="001D1D8F"/>
    <w:rsid w:val="001D1ED1"/>
    <w:rsid w:val="001D20AE"/>
    <w:rsid w:val="001D21C8"/>
    <w:rsid w:val="001D2266"/>
    <w:rsid w:val="001D22AB"/>
    <w:rsid w:val="001D22D0"/>
    <w:rsid w:val="001D25DC"/>
    <w:rsid w:val="001D2745"/>
    <w:rsid w:val="001D2783"/>
    <w:rsid w:val="001D27AE"/>
    <w:rsid w:val="001D2B63"/>
    <w:rsid w:val="001D2D06"/>
    <w:rsid w:val="001D2D1D"/>
    <w:rsid w:val="001D2D6B"/>
    <w:rsid w:val="001D2DB7"/>
    <w:rsid w:val="001D2DFA"/>
    <w:rsid w:val="001D2E7A"/>
    <w:rsid w:val="001D312C"/>
    <w:rsid w:val="001D337D"/>
    <w:rsid w:val="001D3433"/>
    <w:rsid w:val="001D3504"/>
    <w:rsid w:val="001D362D"/>
    <w:rsid w:val="001D36A5"/>
    <w:rsid w:val="001D389B"/>
    <w:rsid w:val="001D391C"/>
    <w:rsid w:val="001D3A11"/>
    <w:rsid w:val="001D3A5B"/>
    <w:rsid w:val="001D3A68"/>
    <w:rsid w:val="001D3A9A"/>
    <w:rsid w:val="001D3BDF"/>
    <w:rsid w:val="001D3C30"/>
    <w:rsid w:val="001D3E1C"/>
    <w:rsid w:val="001D3E79"/>
    <w:rsid w:val="001D3FFC"/>
    <w:rsid w:val="001D422A"/>
    <w:rsid w:val="001D4646"/>
    <w:rsid w:val="001D4665"/>
    <w:rsid w:val="001D467C"/>
    <w:rsid w:val="001D46D9"/>
    <w:rsid w:val="001D46DC"/>
    <w:rsid w:val="001D484A"/>
    <w:rsid w:val="001D4A64"/>
    <w:rsid w:val="001D4E39"/>
    <w:rsid w:val="001D502F"/>
    <w:rsid w:val="001D50C9"/>
    <w:rsid w:val="001D5286"/>
    <w:rsid w:val="001D52FC"/>
    <w:rsid w:val="001D5357"/>
    <w:rsid w:val="001D54F7"/>
    <w:rsid w:val="001D555A"/>
    <w:rsid w:val="001D566E"/>
    <w:rsid w:val="001D57C5"/>
    <w:rsid w:val="001D5833"/>
    <w:rsid w:val="001D5860"/>
    <w:rsid w:val="001D58A5"/>
    <w:rsid w:val="001D58CC"/>
    <w:rsid w:val="001D58DC"/>
    <w:rsid w:val="001D5A00"/>
    <w:rsid w:val="001D5A86"/>
    <w:rsid w:val="001D5BBF"/>
    <w:rsid w:val="001D5C07"/>
    <w:rsid w:val="001D5C21"/>
    <w:rsid w:val="001D5C7C"/>
    <w:rsid w:val="001D5E77"/>
    <w:rsid w:val="001D5F28"/>
    <w:rsid w:val="001D5F41"/>
    <w:rsid w:val="001D6093"/>
    <w:rsid w:val="001D609B"/>
    <w:rsid w:val="001D60AE"/>
    <w:rsid w:val="001D6127"/>
    <w:rsid w:val="001D6195"/>
    <w:rsid w:val="001D6276"/>
    <w:rsid w:val="001D629D"/>
    <w:rsid w:val="001D63C7"/>
    <w:rsid w:val="001D64CA"/>
    <w:rsid w:val="001D658B"/>
    <w:rsid w:val="001D65EB"/>
    <w:rsid w:val="001D6764"/>
    <w:rsid w:val="001D6936"/>
    <w:rsid w:val="001D69EA"/>
    <w:rsid w:val="001D6AFB"/>
    <w:rsid w:val="001D6B52"/>
    <w:rsid w:val="001D6C73"/>
    <w:rsid w:val="001D6C83"/>
    <w:rsid w:val="001D6EEE"/>
    <w:rsid w:val="001D6F18"/>
    <w:rsid w:val="001D6F1D"/>
    <w:rsid w:val="001D6F2F"/>
    <w:rsid w:val="001D6F33"/>
    <w:rsid w:val="001D7280"/>
    <w:rsid w:val="001D73B2"/>
    <w:rsid w:val="001D748C"/>
    <w:rsid w:val="001D74EB"/>
    <w:rsid w:val="001D763E"/>
    <w:rsid w:val="001D7705"/>
    <w:rsid w:val="001D774D"/>
    <w:rsid w:val="001D777C"/>
    <w:rsid w:val="001D78AB"/>
    <w:rsid w:val="001D7961"/>
    <w:rsid w:val="001D797D"/>
    <w:rsid w:val="001D7AAF"/>
    <w:rsid w:val="001D7AC2"/>
    <w:rsid w:val="001D7CF5"/>
    <w:rsid w:val="001D7E84"/>
    <w:rsid w:val="001D7F55"/>
    <w:rsid w:val="001E0193"/>
    <w:rsid w:val="001E01CD"/>
    <w:rsid w:val="001E0275"/>
    <w:rsid w:val="001E0289"/>
    <w:rsid w:val="001E0315"/>
    <w:rsid w:val="001E047F"/>
    <w:rsid w:val="001E050D"/>
    <w:rsid w:val="001E0654"/>
    <w:rsid w:val="001E06D4"/>
    <w:rsid w:val="001E0A17"/>
    <w:rsid w:val="001E0A85"/>
    <w:rsid w:val="001E0AA5"/>
    <w:rsid w:val="001E0B6F"/>
    <w:rsid w:val="001E0C49"/>
    <w:rsid w:val="001E0C58"/>
    <w:rsid w:val="001E0C8D"/>
    <w:rsid w:val="001E0CE9"/>
    <w:rsid w:val="001E0E0A"/>
    <w:rsid w:val="001E0E13"/>
    <w:rsid w:val="001E0E61"/>
    <w:rsid w:val="001E0E89"/>
    <w:rsid w:val="001E0EE4"/>
    <w:rsid w:val="001E101F"/>
    <w:rsid w:val="001E11FF"/>
    <w:rsid w:val="001E1433"/>
    <w:rsid w:val="001E151C"/>
    <w:rsid w:val="001E1636"/>
    <w:rsid w:val="001E16B7"/>
    <w:rsid w:val="001E17BB"/>
    <w:rsid w:val="001E1841"/>
    <w:rsid w:val="001E1B5A"/>
    <w:rsid w:val="001E1D85"/>
    <w:rsid w:val="001E1FFF"/>
    <w:rsid w:val="001E20BD"/>
    <w:rsid w:val="001E2240"/>
    <w:rsid w:val="001E2258"/>
    <w:rsid w:val="001E23AA"/>
    <w:rsid w:val="001E2409"/>
    <w:rsid w:val="001E245B"/>
    <w:rsid w:val="001E2729"/>
    <w:rsid w:val="001E27CB"/>
    <w:rsid w:val="001E2884"/>
    <w:rsid w:val="001E296C"/>
    <w:rsid w:val="001E2C10"/>
    <w:rsid w:val="001E2D9B"/>
    <w:rsid w:val="001E3047"/>
    <w:rsid w:val="001E30F6"/>
    <w:rsid w:val="001E3181"/>
    <w:rsid w:val="001E3347"/>
    <w:rsid w:val="001E335D"/>
    <w:rsid w:val="001E33E2"/>
    <w:rsid w:val="001E33EC"/>
    <w:rsid w:val="001E342B"/>
    <w:rsid w:val="001E36B8"/>
    <w:rsid w:val="001E36C9"/>
    <w:rsid w:val="001E3767"/>
    <w:rsid w:val="001E3830"/>
    <w:rsid w:val="001E38BF"/>
    <w:rsid w:val="001E3922"/>
    <w:rsid w:val="001E3963"/>
    <w:rsid w:val="001E3A29"/>
    <w:rsid w:val="001E3A3D"/>
    <w:rsid w:val="001E3B28"/>
    <w:rsid w:val="001E3C91"/>
    <w:rsid w:val="001E3D3C"/>
    <w:rsid w:val="001E3D57"/>
    <w:rsid w:val="001E3D6C"/>
    <w:rsid w:val="001E3E90"/>
    <w:rsid w:val="001E3EBE"/>
    <w:rsid w:val="001E3FDC"/>
    <w:rsid w:val="001E42FF"/>
    <w:rsid w:val="001E4443"/>
    <w:rsid w:val="001E452D"/>
    <w:rsid w:val="001E4561"/>
    <w:rsid w:val="001E4569"/>
    <w:rsid w:val="001E465A"/>
    <w:rsid w:val="001E491E"/>
    <w:rsid w:val="001E4B6D"/>
    <w:rsid w:val="001E4CCB"/>
    <w:rsid w:val="001E4CE9"/>
    <w:rsid w:val="001E4D6A"/>
    <w:rsid w:val="001E4F36"/>
    <w:rsid w:val="001E4F82"/>
    <w:rsid w:val="001E5141"/>
    <w:rsid w:val="001E533A"/>
    <w:rsid w:val="001E534C"/>
    <w:rsid w:val="001E536F"/>
    <w:rsid w:val="001E53B8"/>
    <w:rsid w:val="001E53BD"/>
    <w:rsid w:val="001E5426"/>
    <w:rsid w:val="001E547B"/>
    <w:rsid w:val="001E54BF"/>
    <w:rsid w:val="001E5630"/>
    <w:rsid w:val="001E5754"/>
    <w:rsid w:val="001E5795"/>
    <w:rsid w:val="001E57C8"/>
    <w:rsid w:val="001E5847"/>
    <w:rsid w:val="001E59C1"/>
    <w:rsid w:val="001E59E1"/>
    <w:rsid w:val="001E59F5"/>
    <w:rsid w:val="001E5A1B"/>
    <w:rsid w:val="001E5A52"/>
    <w:rsid w:val="001E5D6C"/>
    <w:rsid w:val="001E5D73"/>
    <w:rsid w:val="001E5E87"/>
    <w:rsid w:val="001E5E91"/>
    <w:rsid w:val="001E5F0E"/>
    <w:rsid w:val="001E5F36"/>
    <w:rsid w:val="001E5FE3"/>
    <w:rsid w:val="001E624F"/>
    <w:rsid w:val="001E62BC"/>
    <w:rsid w:val="001E6327"/>
    <w:rsid w:val="001E63B5"/>
    <w:rsid w:val="001E6491"/>
    <w:rsid w:val="001E6493"/>
    <w:rsid w:val="001E65A4"/>
    <w:rsid w:val="001E662F"/>
    <w:rsid w:val="001E66D7"/>
    <w:rsid w:val="001E66D8"/>
    <w:rsid w:val="001E66E9"/>
    <w:rsid w:val="001E67B5"/>
    <w:rsid w:val="001E68B7"/>
    <w:rsid w:val="001E6929"/>
    <w:rsid w:val="001E6B65"/>
    <w:rsid w:val="001E6C0B"/>
    <w:rsid w:val="001E6CE0"/>
    <w:rsid w:val="001E6D0E"/>
    <w:rsid w:val="001E6F00"/>
    <w:rsid w:val="001E6F10"/>
    <w:rsid w:val="001E6F50"/>
    <w:rsid w:val="001E70DA"/>
    <w:rsid w:val="001E7148"/>
    <w:rsid w:val="001E737D"/>
    <w:rsid w:val="001E7436"/>
    <w:rsid w:val="001E7445"/>
    <w:rsid w:val="001E7569"/>
    <w:rsid w:val="001E7593"/>
    <w:rsid w:val="001E7597"/>
    <w:rsid w:val="001E75D2"/>
    <w:rsid w:val="001E764E"/>
    <w:rsid w:val="001E7807"/>
    <w:rsid w:val="001E782A"/>
    <w:rsid w:val="001E78EE"/>
    <w:rsid w:val="001E7B34"/>
    <w:rsid w:val="001E7C62"/>
    <w:rsid w:val="001E7C64"/>
    <w:rsid w:val="001E7C93"/>
    <w:rsid w:val="001E7D4B"/>
    <w:rsid w:val="001E7E10"/>
    <w:rsid w:val="001E7E68"/>
    <w:rsid w:val="001E7EA0"/>
    <w:rsid w:val="001F0130"/>
    <w:rsid w:val="001F0174"/>
    <w:rsid w:val="001F021E"/>
    <w:rsid w:val="001F028A"/>
    <w:rsid w:val="001F0307"/>
    <w:rsid w:val="001F032C"/>
    <w:rsid w:val="001F033D"/>
    <w:rsid w:val="001F0371"/>
    <w:rsid w:val="001F0536"/>
    <w:rsid w:val="001F05A8"/>
    <w:rsid w:val="001F05E3"/>
    <w:rsid w:val="001F0653"/>
    <w:rsid w:val="001F0796"/>
    <w:rsid w:val="001F07CE"/>
    <w:rsid w:val="001F0914"/>
    <w:rsid w:val="001F093C"/>
    <w:rsid w:val="001F0D20"/>
    <w:rsid w:val="001F0D6B"/>
    <w:rsid w:val="001F0D89"/>
    <w:rsid w:val="001F0E2F"/>
    <w:rsid w:val="001F0FA9"/>
    <w:rsid w:val="001F103E"/>
    <w:rsid w:val="001F109F"/>
    <w:rsid w:val="001F112C"/>
    <w:rsid w:val="001F1268"/>
    <w:rsid w:val="001F139F"/>
    <w:rsid w:val="001F158B"/>
    <w:rsid w:val="001F177C"/>
    <w:rsid w:val="001F1783"/>
    <w:rsid w:val="001F17FE"/>
    <w:rsid w:val="001F1901"/>
    <w:rsid w:val="001F1A0B"/>
    <w:rsid w:val="001F1B1C"/>
    <w:rsid w:val="001F1B3C"/>
    <w:rsid w:val="001F1C89"/>
    <w:rsid w:val="001F1DCB"/>
    <w:rsid w:val="001F1E3A"/>
    <w:rsid w:val="001F1E93"/>
    <w:rsid w:val="001F1EFC"/>
    <w:rsid w:val="001F1F0D"/>
    <w:rsid w:val="001F2308"/>
    <w:rsid w:val="001F240E"/>
    <w:rsid w:val="001F24DC"/>
    <w:rsid w:val="001F2515"/>
    <w:rsid w:val="001F2535"/>
    <w:rsid w:val="001F257E"/>
    <w:rsid w:val="001F269F"/>
    <w:rsid w:val="001F27CC"/>
    <w:rsid w:val="001F27F1"/>
    <w:rsid w:val="001F27F7"/>
    <w:rsid w:val="001F2824"/>
    <w:rsid w:val="001F2839"/>
    <w:rsid w:val="001F2AFA"/>
    <w:rsid w:val="001F2D00"/>
    <w:rsid w:val="001F2D23"/>
    <w:rsid w:val="001F2EA0"/>
    <w:rsid w:val="001F2EB1"/>
    <w:rsid w:val="001F3027"/>
    <w:rsid w:val="001F3127"/>
    <w:rsid w:val="001F31A5"/>
    <w:rsid w:val="001F31D1"/>
    <w:rsid w:val="001F325F"/>
    <w:rsid w:val="001F32F9"/>
    <w:rsid w:val="001F332A"/>
    <w:rsid w:val="001F336A"/>
    <w:rsid w:val="001F3403"/>
    <w:rsid w:val="001F35E2"/>
    <w:rsid w:val="001F3638"/>
    <w:rsid w:val="001F3805"/>
    <w:rsid w:val="001F38ED"/>
    <w:rsid w:val="001F39CA"/>
    <w:rsid w:val="001F3C9E"/>
    <w:rsid w:val="001F3D7F"/>
    <w:rsid w:val="001F3DD1"/>
    <w:rsid w:val="001F3E67"/>
    <w:rsid w:val="001F3EEF"/>
    <w:rsid w:val="001F3F87"/>
    <w:rsid w:val="001F3FA2"/>
    <w:rsid w:val="001F400A"/>
    <w:rsid w:val="001F407D"/>
    <w:rsid w:val="001F4113"/>
    <w:rsid w:val="001F411C"/>
    <w:rsid w:val="001F416E"/>
    <w:rsid w:val="001F431E"/>
    <w:rsid w:val="001F4382"/>
    <w:rsid w:val="001F447F"/>
    <w:rsid w:val="001F4496"/>
    <w:rsid w:val="001F45C5"/>
    <w:rsid w:val="001F466E"/>
    <w:rsid w:val="001F4765"/>
    <w:rsid w:val="001F4800"/>
    <w:rsid w:val="001F4893"/>
    <w:rsid w:val="001F4903"/>
    <w:rsid w:val="001F49F1"/>
    <w:rsid w:val="001F4AD3"/>
    <w:rsid w:val="001F4C2B"/>
    <w:rsid w:val="001F4CB9"/>
    <w:rsid w:val="001F4D95"/>
    <w:rsid w:val="001F4EC0"/>
    <w:rsid w:val="001F5000"/>
    <w:rsid w:val="001F5034"/>
    <w:rsid w:val="001F5049"/>
    <w:rsid w:val="001F52AF"/>
    <w:rsid w:val="001F542A"/>
    <w:rsid w:val="001F54FF"/>
    <w:rsid w:val="001F5559"/>
    <w:rsid w:val="001F55AB"/>
    <w:rsid w:val="001F55C9"/>
    <w:rsid w:val="001F56A3"/>
    <w:rsid w:val="001F56C0"/>
    <w:rsid w:val="001F56CA"/>
    <w:rsid w:val="001F5796"/>
    <w:rsid w:val="001F57E5"/>
    <w:rsid w:val="001F5847"/>
    <w:rsid w:val="001F58C8"/>
    <w:rsid w:val="001F590C"/>
    <w:rsid w:val="001F599F"/>
    <w:rsid w:val="001F59D0"/>
    <w:rsid w:val="001F5A1B"/>
    <w:rsid w:val="001F5CA8"/>
    <w:rsid w:val="001F5CCE"/>
    <w:rsid w:val="001F5D26"/>
    <w:rsid w:val="001F5E90"/>
    <w:rsid w:val="001F5F48"/>
    <w:rsid w:val="001F6252"/>
    <w:rsid w:val="001F6262"/>
    <w:rsid w:val="001F62A8"/>
    <w:rsid w:val="001F64ED"/>
    <w:rsid w:val="001F650C"/>
    <w:rsid w:val="001F654D"/>
    <w:rsid w:val="001F69F3"/>
    <w:rsid w:val="001F6B82"/>
    <w:rsid w:val="001F6C1A"/>
    <w:rsid w:val="001F6C40"/>
    <w:rsid w:val="001F6C87"/>
    <w:rsid w:val="001F6D1E"/>
    <w:rsid w:val="001F6D2E"/>
    <w:rsid w:val="001F6DA6"/>
    <w:rsid w:val="001F6DF9"/>
    <w:rsid w:val="001F74ED"/>
    <w:rsid w:val="001F76DA"/>
    <w:rsid w:val="001F76F8"/>
    <w:rsid w:val="001F79DD"/>
    <w:rsid w:val="001F7B1D"/>
    <w:rsid w:val="001F7C37"/>
    <w:rsid w:val="001F7FE5"/>
    <w:rsid w:val="001F85FD"/>
    <w:rsid w:val="001F9387"/>
    <w:rsid w:val="00200123"/>
    <w:rsid w:val="00200199"/>
    <w:rsid w:val="002001F6"/>
    <w:rsid w:val="0020026B"/>
    <w:rsid w:val="00200293"/>
    <w:rsid w:val="002003C8"/>
    <w:rsid w:val="00200442"/>
    <w:rsid w:val="00200722"/>
    <w:rsid w:val="0020076D"/>
    <w:rsid w:val="00200823"/>
    <w:rsid w:val="00200836"/>
    <w:rsid w:val="00200839"/>
    <w:rsid w:val="0020089F"/>
    <w:rsid w:val="00200A0E"/>
    <w:rsid w:val="00200A50"/>
    <w:rsid w:val="00200BFC"/>
    <w:rsid w:val="00200CDD"/>
    <w:rsid w:val="00200D1F"/>
    <w:rsid w:val="00200E4B"/>
    <w:rsid w:val="00200E4F"/>
    <w:rsid w:val="00201266"/>
    <w:rsid w:val="00201269"/>
    <w:rsid w:val="002012D2"/>
    <w:rsid w:val="002013A2"/>
    <w:rsid w:val="002013EC"/>
    <w:rsid w:val="002014D0"/>
    <w:rsid w:val="00201571"/>
    <w:rsid w:val="00201664"/>
    <w:rsid w:val="0020176B"/>
    <w:rsid w:val="002019AA"/>
    <w:rsid w:val="002019F3"/>
    <w:rsid w:val="002019F5"/>
    <w:rsid w:val="00201B05"/>
    <w:rsid w:val="00201BF2"/>
    <w:rsid w:val="00201CAD"/>
    <w:rsid w:val="00201DC8"/>
    <w:rsid w:val="00201E3B"/>
    <w:rsid w:val="00201E7B"/>
    <w:rsid w:val="00201F25"/>
    <w:rsid w:val="00201F2A"/>
    <w:rsid w:val="002023F0"/>
    <w:rsid w:val="0020240D"/>
    <w:rsid w:val="00202511"/>
    <w:rsid w:val="0020257B"/>
    <w:rsid w:val="002025E1"/>
    <w:rsid w:val="002028B9"/>
    <w:rsid w:val="00202BA8"/>
    <w:rsid w:val="00202D15"/>
    <w:rsid w:val="00202D53"/>
    <w:rsid w:val="00202DA0"/>
    <w:rsid w:val="00202DC2"/>
    <w:rsid w:val="00202F41"/>
    <w:rsid w:val="00203027"/>
    <w:rsid w:val="002031CF"/>
    <w:rsid w:val="002032BD"/>
    <w:rsid w:val="002032F0"/>
    <w:rsid w:val="0020347C"/>
    <w:rsid w:val="002036B8"/>
    <w:rsid w:val="00203732"/>
    <w:rsid w:val="0020383D"/>
    <w:rsid w:val="00203917"/>
    <w:rsid w:val="0020395E"/>
    <w:rsid w:val="00203AB1"/>
    <w:rsid w:val="00203B84"/>
    <w:rsid w:val="00203BF8"/>
    <w:rsid w:val="00203C2D"/>
    <w:rsid w:val="00203E1E"/>
    <w:rsid w:val="00203E1F"/>
    <w:rsid w:val="00203E7B"/>
    <w:rsid w:val="00203EE9"/>
    <w:rsid w:val="0020428C"/>
    <w:rsid w:val="0020433E"/>
    <w:rsid w:val="002044F7"/>
    <w:rsid w:val="0020455E"/>
    <w:rsid w:val="002045A8"/>
    <w:rsid w:val="00204682"/>
    <w:rsid w:val="002046ED"/>
    <w:rsid w:val="00204767"/>
    <w:rsid w:val="00204878"/>
    <w:rsid w:val="002048B6"/>
    <w:rsid w:val="00204926"/>
    <w:rsid w:val="002049CF"/>
    <w:rsid w:val="00204B16"/>
    <w:rsid w:val="00204B8D"/>
    <w:rsid w:val="00204BB4"/>
    <w:rsid w:val="00205258"/>
    <w:rsid w:val="002052A9"/>
    <w:rsid w:val="00205418"/>
    <w:rsid w:val="0020548B"/>
    <w:rsid w:val="0020549D"/>
    <w:rsid w:val="002054AA"/>
    <w:rsid w:val="00205535"/>
    <w:rsid w:val="00205647"/>
    <w:rsid w:val="00205827"/>
    <w:rsid w:val="002059E0"/>
    <w:rsid w:val="00205AA8"/>
    <w:rsid w:val="00205AD0"/>
    <w:rsid w:val="00205BC1"/>
    <w:rsid w:val="00205C7C"/>
    <w:rsid w:val="00205CD9"/>
    <w:rsid w:val="00205E21"/>
    <w:rsid w:val="00205E6A"/>
    <w:rsid w:val="00205E83"/>
    <w:rsid w:val="00205EB8"/>
    <w:rsid w:val="00205F20"/>
    <w:rsid w:val="00205F30"/>
    <w:rsid w:val="00205FCB"/>
    <w:rsid w:val="0020613B"/>
    <w:rsid w:val="0020619D"/>
    <w:rsid w:val="00206389"/>
    <w:rsid w:val="002064CB"/>
    <w:rsid w:val="0020666B"/>
    <w:rsid w:val="00206836"/>
    <w:rsid w:val="00206857"/>
    <w:rsid w:val="00206906"/>
    <w:rsid w:val="00206A17"/>
    <w:rsid w:val="00206A61"/>
    <w:rsid w:val="00206A88"/>
    <w:rsid w:val="00206C46"/>
    <w:rsid w:val="00206C4B"/>
    <w:rsid w:val="00206C63"/>
    <w:rsid w:val="00206D16"/>
    <w:rsid w:val="00206ED4"/>
    <w:rsid w:val="00206ED7"/>
    <w:rsid w:val="00206EE0"/>
    <w:rsid w:val="00206F0B"/>
    <w:rsid w:val="00206FB1"/>
    <w:rsid w:val="0020708C"/>
    <w:rsid w:val="00207160"/>
    <w:rsid w:val="00207264"/>
    <w:rsid w:val="00207303"/>
    <w:rsid w:val="0020737C"/>
    <w:rsid w:val="00207454"/>
    <w:rsid w:val="0020761D"/>
    <w:rsid w:val="0020767A"/>
    <w:rsid w:val="002076A6"/>
    <w:rsid w:val="00207841"/>
    <w:rsid w:val="002078A3"/>
    <w:rsid w:val="00207C62"/>
    <w:rsid w:val="00207C82"/>
    <w:rsid w:val="00207CAD"/>
    <w:rsid w:val="00207E40"/>
    <w:rsid w:val="00207F16"/>
    <w:rsid w:val="00207F97"/>
    <w:rsid w:val="00207FA7"/>
    <w:rsid w:val="00210119"/>
    <w:rsid w:val="002101C1"/>
    <w:rsid w:val="00210265"/>
    <w:rsid w:val="00210611"/>
    <w:rsid w:val="00210929"/>
    <w:rsid w:val="00210AAB"/>
    <w:rsid w:val="00211071"/>
    <w:rsid w:val="002112FA"/>
    <w:rsid w:val="0021152F"/>
    <w:rsid w:val="002117E2"/>
    <w:rsid w:val="00211815"/>
    <w:rsid w:val="002118D7"/>
    <w:rsid w:val="002119D7"/>
    <w:rsid w:val="00211A91"/>
    <w:rsid w:val="00211C35"/>
    <w:rsid w:val="00211D10"/>
    <w:rsid w:val="00211D7A"/>
    <w:rsid w:val="00211D7E"/>
    <w:rsid w:val="00211E71"/>
    <w:rsid w:val="00212032"/>
    <w:rsid w:val="0021205C"/>
    <w:rsid w:val="00212079"/>
    <w:rsid w:val="002121A0"/>
    <w:rsid w:val="002122EA"/>
    <w:rsid w:val="002126F4"/>
    <w:rsid w:val="00212768"/>
    <w:rsid w:val="002128E9"/>
    <w:rsid w:val="002129B4"/>
    <w:rsid w:val="00212ABF"/>
    <w:rsid w:val="00212B93"/>
    <w:rsid w:val="00212CCC"/>
    <w:rsid w:val="00212E2F"/>
    <w:rsid w:val="00212F48"/>
    <w:rsid w:val="00212F67"/>
    <w:rsid w:val="00213157"/>
    <w:rsid w:val="002131B3"/>
    <w:rsid w:val="0021339E"/>
    <w:rsid w:val="00213527"/>
    <w:rsid w:val="00213548"/>
    <w:rsid w:val="00213589"/>
    <w:rsid w:val="00213B37"/>
    <w:rsid w:val="00213CAE"/>
    <w:rsid w:val="00213CF2"/>
    <w:rsid w:val="00213F25"/>
    <w:rsid w:val="002140BB"/>
    <w:rsid w:val="00214120"/>
    <w:rsid w:val="00214222"/>
    <w:rsid w:val="00214269"/>
    <w:rsid w:val="00214580"/>
    <w:rsid w:val="00214734"/>
    <w:rsid w:val="002147D2"/>
    <w:rsid w:val="002147D6"/>
    <w:rsid w:val="00214863"/>
    <w:rsid w:val="002148FC"/>
    <w:rsid w:val="00214A3B"/>
    <w:rsid w:val="00214B50"/>
    <w:rsid w:val="00214B9E"/>
    <w:rsid w:val="00214CA2"/>
    <w:rsid w:val="00214CA4"/>
    <w:rsid w:val="00214DA6"/>
    <w:rsid w:val="00214E38"/>
    <w:rsid w:val="002150D1"/>
    <w:rsid w:val="0021523C"/>
    <w:rsid w:val="002152F5"/>
    <w:rsid w:val="00215509"/>
    <w:rsid w:val="0021557B"/>
    <w:rsid w:val="00215616"/>
    <w:rsid w:val="00215654"/>
    <w:rsid w:val="00215659"/>
    <w:rsid w:val="0021565E"/>
    <w:rsid w:val="002156EE"/>
    <w:rsid w:val="002158FE"/>
    <w:rsid w:val="00215A69"/>
    <w:rsid w:val="00215A7C"/>
    <w:rsid w:val="00215A9C"/>
    <w:rsid w:val="00215F70"/>
    <w:rsid w:val="002161DA"/>
    <w:rsid w:val="00216230"/>
    <w:rsid w:val="00216389"/>
    <w:rsid w:val="00216462"/>
    <w:rsid w:val="00216655"/>
    <w:rsid w:val="00216776"/>
    <w:rsid w:val="0021677F"/>
    <w:rsid w:val="002167A2"/>
    <w:rsid w:val="002167C8"/>
    <w:rsid w:val="002167D2"/>
    <w:rsid w:val="002167D8"/>
    <w:rsid w:val="002168D1"/>
    <w:rsid w:val="00216AE1"/>
    <w:rsid w:val="00216C45"/>
    <w:rsid w:val="00216D47"/>
    <w:rsid w:val="00216E0D"/>
    <w:rsid w:val="00216FD3"/>
    <w:rsid w:val="002171A4"/>
    <w:rsid w:val="00217379"/>
    <w:rsid w:val="002173D6"/>
    <w:rsid w:val="002175A9"/>
    <w:rsid w:val="00217786"/>
    <w:rsid w:val="002179ED"/>
    <w:rsid w:val="00217BB2"/>
    <w:rsid w:val="00217C87"/>
    <w:rsid w:val="00217D37"/>
    <w:rsid w:val="00217D74"/>
    <w:rsid w:val="00217E2B"/>
    <w:rsid w:val="00217E3B"/>
    <w:rsid w:val="00217FE5"/>
    <w:rsid w:val="0022001C"/>
    <w:rsid w:val="002200FD"/>
    <w:rsid w:val="00220139"/>
    <w:rsid w:val="00220155"/>
    <w:rsid w:val="00220221"/>
    <w:rsid w:val="00220307"/>
    <w:rsid w:val="002203C7"/>
    <w:rsid w:val="00220433"/>
    <w:rsid w:val="0022060A"/>
    <w:rsid w:val="002206E7"/>
    <w:rsid w:val="00220930"/>
    <w:rsid w:val="002209E5"/>
    <w:rsid w:val="00220A4C"/>
    <w:rsid w:val="00220ABB"/>
    <w:rsid w:val="00220AE8"/>
    <w:rsid w:val="00220BD1"/>
    <w:rsid w:val="00220D7E"/>
    <w:rsid w:val="00220EA7"/>
    <w:rsid w:val="00220FC5"/>
    <w:rsid w:val="002210D4"/>
    <w:rsid w:val="00221193"/>
    <w:rsid w:val="00221198"/>
    <w:rsid w:val="0022128D"/>
    <w:rsid w:val="002213E5"/>
    <w:rsid w:val="002214AE"/>
    <w:rsid w:val="0022155F"/>
    <w:rsid w:val="002215E4"/>
    <w:rsid w:val="00221663"/>
    <w:rsid w:val="002217E9"/>
    <w:rsid w:val="00221802"/>
    <w:rsid w:val="002218DD"/>
    <w:rsid w:val="002218EC"/>
    <w:rsid w:val="002218FC"/>
    <w:rsid w:val="00221B7D"/>
    <w:rsid w:val="00221B83"/>
    <w:rsid w:val="00221BC0"/>
    <w:rsid w:val="00221BCD"/>
    <w:rsid w:val="00221D93"/>
    <w:rsid w:val="00221EA1"/>
    <w:rsid w:val="00221ED2"/>
    <w:rsid w:val="00222189"/>
    <w:rsid w:val="00222203"/>
    <w:rsid w:val="0022221C"/>
    <w:rsid w:val="002222B4"/>
    <w:rsid w:val="00222495"/>
    <w:rsid w:val="002224EC"/>
    <w:rsid w:val="00222615"/>
    <w:rsid w:val="0022287E"/>
    <w:rsid w:val="00222960"/>
    <w:rsid w:val="002229E2"/>
    <w:rsid w:val="00222BA4"/>
    <w:rsid w:val="00222C3E"/>
    <w:rsid w:val="00222C5A"/>
    <w:rsid w:val="00222C91"/>
    <w:rsid w:val="00222C9B"/>
    <w:rsid w:val="00222D38"/>
    <w:rsid w:val="00222FC4"/>
    <w:rsid w:val="00222FE7"/>
    <w:rsid w:val="00222FFB"/>
    <w:rsid w:val="00223225"/>
    <w:rsid w:val="00223479"/>
    <w:rsid w:val="0022349C"/>
    <w:rsid w:val="002234F8"/>
    <w:rsid w:val="00223500"/>
    <w:rsid w:val="002235B9"/>
    <w:rsid w:val="002235D3"/>
    <w:rsid w:val="002235E5"/>
    <w:rsid w:val="002235F4"/>
    <w:rsid w:val="0022360E"/>
    <w:rsid w:val="002236CC"/>
    <w:rsid w:val="0022385A"/>
    <w:rsid w:val="002239AB"/>
    <w:rsid w:val="00223A94"/>
    <w:rsid w:val="00223AD5"/>
    <w:rsid w:val="00223B59"/>
    <w:rsid w:val="00223C22"/>
    <w:rsid w:val="00223C4F"/>
    <w:rsid w:val="00223D05"/>
    <w:rsid w:val="00223E65"/>
    <w:rsid w:val="00223F49"/>
    <w:rsid w:val="00223F68"/>
    <w:rsid w:val="00223FB0"/>
    <w:rsid w:val="00224024"/>
    <w:rsid w:val="00224115"/>
    <w:rsid w:val="00224421"/>
    <w:rsid w:val="002245BA"/>
    <w:rsid w:val="0022471F"/>
    <w:rsid w:val="0022477F"/>
    <w:rsid w:val="00224878"/>
    <w:rsid w:val="00224BD1"/>
    <w:rsid w:val="00224C5B"/>
    <w:rsid w:val="00224C84"/>
    <w:rsid w:val="00224D75"/>
    <w:rsid w:val="00224FB7"/>
    <w:rsid w:val="002250D4"/>
    <w:rsid w:val="00225120"/>
    <w:rsid w:val="00225188"/>
    <w:rsid w:val="0022520C"/>
    <w:rsid w:val="00225453"/>
    <w:rsid w:val="002254B7"/>
    <w:rsid w:val="00225728"/>
    <w:rsid w:val="00225997"/>
    <w:rsid w:val="002259BC"/>
    <w:rsid w:val="00225AC8"/>
    <w:rsid w:val="00225C20"/>
    <w:rsid w:val="00225CE5"/>
    <w:rsid w:val="00225CE8"/>
    <w:rsid w:val="00225FF4"/>
    <w:rsid w:val="0022602B"/>
    <w:rsid w:val="0022607D"/>
    <w:rsid w:val="00226209"/>
    <w:rsid w:val="002262A0"/>
    <w:rsid w:val="002262E2"/>
    <w:rsid w:val="00226392"/>
    <w:rsid w:val="002265DA"/>
    <w:rsid w:val="00226633"/>
    <w:rsid w:val="0022680D"/>
    <w:rsid w:val="00226867"/>
    <w:rsid w:val="002268D6"/>
    <w:rsid w:val="00226A63"/>
    <w:rsid w:val="00226A74"/>
    <w:rsid w:val="00226AC8"/>
    <w:rsid w:val="00226F8C"/>
    <w:rsid w:val="0022708A"/>
    <w:rsid w:val="0022710F"/>
    <w:rsid w:val="00227373"/>
    <w:rsid w:val="002273E3"/>
    <w:rsid w:val="002273F7"/>
    <w:rsid w:val="002274A4"/>
    <w:rsid w:val="002275EA"/>
    <w:rsid w:val="00227C0B"/>
    <w:rsid w:val="00227F03"/>
    <w:rsid w:val="00227FBC"/>
    <w:rsid w:val="00229EBF"/>
    <w:rsid w:val="0022EFB4"/>
    <w:rsid w:val="00230082"/>
    <w:rsid w:val="002300DA"/>
    <w:rsid w:val="0023024E"/>
    <w:rsid w:val="0023049C"/>
    <w:rsid w:val="0023050E"/>
    <w:rsid w:val="00230641"/>
    <w:rsid w:val="0023065A"/>
    <w:rsid w:val="002308D4"/>
    <w:rsid w:val="00230985"/>
    <w:rsid w:val="00230BEE"/>
    <w:rsid w:val="00230D30"/>
    <w:rsid w:val="00230D6F"/>
    <w:rsid w:val="00230E76"/>
    <w:rsid w:val="00230EC9"/>
    <w:rsid w:val="00230ECA"/>
    <w:rsid w:val="00230F5B"/>
    <w:rsid w:val="00230FA3"/>
    <w:rsid w:val="00231194"/>
    <w:rsid w:val="002312D7"/>
    <w:rsid w:val="0023130C"/>
    <w:rsid w:val="0023134E"/>
    <w:rsid w:val="00231540"/>
    <w:rsid w:val="002315EF"/>
    <w:rsid w:val="00231657"/>
    <w:rsid w:val="002316C2"/>
    <w:rsid w:val="002316E8"/>
    <w:rsid w:val="0023170A"/>
    <w:rsid w:val="00231743"/>
    <w:rsid w:val="0023186F"/>
    <w:rsid w:val="002318A8"/>
    <w:rsid w:val="00231947"/>
    <w:rsid w:val="002319D1"/>
    <w:rsid w:val="00231BA8"/>
    <w:rsid w:val="00231EE9"/>
    <w:rsid w:val="002323C2"/>
    <w:rsid w:val="00232448"/>
    <w:rsid w:val="00232758"/>
    <w:rsid w:val="00232794"/>
    <w:rsid w:val="002328CB"/>
    <w:rsid w:val="00232909"/>
    <w:rsid w:val="00232B2E"/>
    <w:rsid w:val="00232B66"/>
    <w:rsid w:val="00232BBD"/>
    <w:rsid w:val="00232C26"/>
    <w:rsid w:val="00232C6D"/>
    <w:rsid w:val="00232C6F"/>
    <w:rsid w:val="00232DC6"/>
    <w:rsid w:val="00232E29"/>
    <w:rsid w:val="00232E3A"/>
    <w:rsid w:val="00232EC0"/>
    <w:rsid w:val="00232F76"/>
    <w:rsid w:val="002330B4"/>
    <w:rsid w:val="00233101"/>
    <w:rsid w:val="00233220"/>
    <w:rsid w:val="0023369D"/>
    <w:rsid w:val="00233765"/>
    <w:rsid w:val="00233A38"/>
    <w:rsid w:val="00233BF0"/>
    <w:rsid w:val="00233C26"/>
    <w:rsid w:val="00233C6A"/>
    <w:rsid w:val="00233E0F"/>
    <w:rsid w:val="00233E6E"/>
    <w:rsid w:val="0023441A"/>
    <w:rsid w:val="00234457"/>
    <w:rsid w:val="00234505"/>
    <w:rsid w:val="0023453A"/>
    <w:rsid w:val="00234544"/>
    <w:rsid w:val="00234570"/>
    <w:rsid w:val="00234712"/>
    <w:rsid w:val="0023471B"/>
    <w:rsid w:val="00234787"/>
    <w:rsid w:val="00234975"/>
    <w:rsid w:val="002349C0"/>
    <w:rsid w:val="00234A8E"/>
    <w:rsid w:val="00234B37"/>
    <w:rsid w:val="00234CB8"/>
    <w:rsid w:val="00234EAF"/>
    <w:rsid w:val="00234F1A"/>
    <w:rsid w:val="00235080"/>
    <w:rsid w:val="00235210"/>
    <w:rsid w:val="00235219"/>
    <w:rsid w:val="00235279"/>
    <w:rsid w:val="0023530A"/>
    <w:rsid w:val="00235398"/>
    <w:rsid w:val="0023542D"/>
    <w:rsid w:val="002356C3"/>
    <w:rsid w:val="00235780"/>
    <w:rsid w:val="00235834"/>
    <w:rsid w:val="00235840"/>
    <w:rsid w:val="00235CC2"/>
    <w:rsid w:val="00235E45"/>
    <w:rsid w:val="00235E48"/>
    <w:rsid w:val="00235E9E"/>
    <w:rsid w:val="00235FE0"/>
    <w:rsid w:val="00236119"/>
    <w:rsid w:val="00236124"/>
    <w:rsid w:val="002361FB"/>
    <w:rsid w:val="002362E7"/>
    <w:rsid w:val="002364D0"/>
    <w:rsid w:val="002365A4"/>
    <w:rsid w:val="00236733"/>
    <w:rsid w:val="002367ED"/>
    <w:rsid w:val="0023681D"/>
    <w:rsid w:val="00236831"/>
    <w:rsid w:val="0023683F"/>
    <w:rsid w:val="0023693F"/>
    <w:rsid w:val="00236956"/>
    <w:rsid w:val="00236A18"/>
    <w:rsid w:val="00236B40"/>
    <w:rsid w:val="00236C3A"/>
    <w:rsid w:val="00236C97"/>
    <w:rsid w:val="00236CA7"/>
    <w:rsid w:val="00236D20"/>
    <w:rsid w:val="00236D48"/>
    <w:rsid w:val="00236D61"/>
    <w:rsid w:val="00236EED"/>
    <w:rsid w:val="00236EFC"/>
    <w:rsid w:val="00236FAF"/>
    <w:rsid w:val="0023717A"/>
    <w:rsid w:val="00237247"/>
    <w:rsid w:val="002372DA"/>
    <w:rsid w:val="002372F6"/>
    <w:rsid w:val="00237399"/>
    <w:rsid w:val="002373AF"/>
    <w:rsid w:val="002375FE"/>
    <w:rsid w:val="00237718"/>
    <w:rsid w:val="002377B7"/>
    <w:rsid w:val="00237805"/>
    <w:rsid w:val="0023782F"/>
    <w:rsid w:val="00237978"/>
    <w:rsid w:val="00237BBD"/>
    <w:rsid w:val="00237C37"/>
    <w:rsid w:val="00237CFB"/>
    <w:rsid w:val="00237F0D"/>
    <w:rsid w:val="00237F20"/>
    <w:rsid w:val="00237F83"/>
    <w:rsid w:val="00239A08"/>
    <w:rsid w:val="00240017"/>
    <w:rsid w:val="002400ED"/>
    <w:rsid w:val="00240182"/>
    <w:rsid w:val="00240516"/>
    <w:rsid w:val="00240577"/>
    <w:rsid w:val="00240591"/>
    <w:rsid w:val="002405EA"/>
    <w:rsid w:val="0024061A"/>
    <w:rsid w:val="002406FB"/>
    <w:rsid w:val="002408FE"/>
    <w:rsid w:val="00240999"/>
    <w:rsid w:val="002409D5"/>
    <w:rsid w:val="002409FA"/>
    <w:rsid w:val="00240AF1"/>
    <w:rsid w:val="00240B7F"/>
    <w:rsid w:val="00240B98"/>
    <w:rsid w:val="00240BA4"/>
    <w:rsid w:val="00240BFB"/>
    <w:rsid w:val="00240C9E"/>
    <w:rsid w:val="00240E8B"/>
    <w:rsid w:val="00240EF5"/>
    <w:rsid w:val="00240FE7"/>
    <w:rsid w:val="00241076"/>
    <w:rsid w:val="002410A6"/>
    <w:rsid w:val="002410B2"/>
    <w:rsid w:val="0024120F"/>
    <w:rsid w:val="002414BB"/>
    <w:rsid w:val="002414CF"/>
    <w:rsid w:val="002414FD"/>
    <w:rsid w:val="00241519"/>
    <w:rsid w:val="00241595"/>
    <w:rsid w:val="0024173E"/>
    <w:rsid w:val="00241744"/>
    <w:rsid w:val="0024177B"/>
    <w:rsid w:val="002417BC"/>
    <w:rsid w:val="00241873"/>
    <w:rsid w:val="002418AE"/>
    <w:rsid w:val="00241B78"/>
    <w:rsid w:val="00241CDB"/>
    <w:rsid w:val="00241DF6"/>
    <w:rsid w:val="00241E2B"/>
    <w:rsid w:val="00241E75"/>
    <w:rsid w:val="00241E9F"/>
    <w:rsid w:val="00241F83"/>
    <w:rsid w:val="002421E4"/>
    <w:rsid w:val="002421E7"/>
    <w:rsid w:val="002422C7"/>
    <w:rsid w:val="002423A3"/>
    <w:rsid w:val="00242471"/>
    <w:rsid w:val="002424E9"/>
    <w:rsid w:val="00242520"/>
    <w:rsid w:val="0024267A"/>
    <w:rsid w:val="00242680"/>
    <w:rsid w:val="002426C2"/>
    <w:rsid w:val="0024273F"/>
    <w:rsid w:val="00242761"/>
    <w:rsid w:val="00242774"/>
    <w:rsid w:val="00242794"/>
    <w:rsid w:val="00242883"/>
    <w:rsid w:val="00242897"/>
    <w:rsid w:val="00242A8E"/>
    <w:rsid w:val="00242BE7"/>
    <w:rsid w:val="00242D52"/>
    <w:rsid w:val="00242D84"/>
    <w:rsid w:val="00242EF0"/>
    <w:rsid w:val="002431D2"/>
    <w:rsid w:val="002431DB"/>
    <w:rsid w:val="00243236"/>
    <w:rsid w:val="0024323D"/>
    <w:rsid w:val="00243563"/>
    <w:rsid w:val="0024357F"/>
    <w:rsid w:val="002435AB"/>
    <w:rsid w:val="00243694"/>
    <w:rsid w:val="002436B0"/>
    <w:rsid w:val="002437DD"/>
    <w:rsid w:val="002437EA"/>
    <w:rsid w:val="002437F8"/>
    <w:rsid w:val="00243842"/>
    <w:rsid w:val="00243944"/>
    <w:rsid w:val="00243990"/>
    <w:rsid w:val="00243A37"/>
    <w:rsid w:val="00243A6D"/>
    <w:rsid w:val="00243D55"/>
    <w:rsid w:val="00243D6B"/>
    <w:rsid w:val="00243D7B"/>
    <w:rsid w:val="00243EB4"/>
    <w:rsid w:val="00243F3D"/>
    <w:rsid w:val="00243FB2"/>
    <w:rsid w:val="00244064"/>
    <w:rsid w:val="002440EF"/>
    <w:rsid w:val="002444C1"/>
    <w:rsid w:val="00244574"/>
    <w:rsid w:val="00244586"/>
    <w:rsid w:val="002445CA"/>
    <w:rsid w:val="00244733"/>
    <w:rsid w:val="00244749"/>
    <w:rsid w:val="0024475C"/>
    <w:rsid w:val="00244782"/>
    <w:rsid w:val="00244846"/>
    <w:rsid w:val="00244A2E"/>
    <w:rsid w:val="00244A49"/>
    <w:rsid w:val="00244A63"/>
    <w:rsid w:val="00244ABF"/>
    <w:rsid w:val="00244B39"/>
    <w:rsid w:val="00244D5C"/>
    <w:rsid w:val="00244E37"/>
    <w:rsid w:val="00244E79"/>
    <w:rsid w:val="00244E9A"/>
    <w:rsid w:val="002453C2"/>
    <w:rsid w:val="002454D7"/>
    <w:rsid w:val="002455EF"/>
    <w:rsid w:val="002456AC"/>
    <w:rsid w:val="002456B6"/>
    <w:rsid w:val="00245839"/>
    <w:rsid w:val="0024592F"/>
    <w:rsid w:val="00245B20"/>
    <w:rsid w:val="00245B71"/>
    <w:rsid w:val="00245C30"/>
    <w:rsid w:val="00245C6F"/>
    <w:rsid w:val="00245D0D"/>
    <w:rsid w:val="00246468"/>
    <w:rsid w:val="00246688"/>
    <w:rsid w:val="002466F0"/>
    <w:rsid w:val="002467C0"/>
    <w:rsid w:val="00246ACF"/>
    <w:rsid w:val="00246C08"/>
    <w:rsid w:val="00246D44"/>
    <w:rsid w:val="00246F52"/>
    <w:rsid w:val="00246FC0"/>
    <w:rsid w:val="0024704D"/>
    <w:rsid w:val="00247068"/>
    <w:rsid w:val="0024719E"/>
    <w:rsid w:val="002472AD"/>
    <w:rsid w:val="002473B1"/>
    <w:rsid w:val="0024748B"/>
    <w:rsid w:val="002474DB"/>
    <w:rsid w:val="0024753E"/>
    <w:rsid w:val="0024762F"/>
    <w:rsid w:val="0024763E"/>
    <w:rsid w:val="002477EA"/>
    <w:rsid w:val="00247842"/>
    <w:rsid w:val="0024789E"/>
    <w:rsid w:val="002478BC"/>
    <w:rsid w:val="00247B7A"/>
    <w:rsid w:val="00247C5D"/>
    <w:rsid w:val="00247DE0"/>
    <w:rsid w:val="00247F06"/>
    <w:rsid w:val="00247F6C"/>
    <w:rsid w:val="00247FBE"/>
    <w:rsid w:val="002500D7"/>
    <w:rsid w:val="002501E4"/>
    <w:rsid w:val="0025029D"/>
    <w:rsid w:val="0025035B"/>
    <w:rsid w:val="00250479"/>
    <w:rsid w:val="002504E1"/>
    <w:rsid w:val="002504FC"/>
    <w:rsid w:val="002505A2"/>
    <w:rsid w:val="0025069E"/>
    <w:rsid w:val="00250726"/>
    <w:rsid w:val="002507D1"/>
    <w:rsid w:val="00250955"/>
    <w:rsid w:val="0025096B"/>
    <w:rsid w:val="002509CD"/>
    <w:rsid w:val="00250A68"/>
    <w:rsid w:val="00250A9E"/>
    <w:rsid w:val="00250AD2"/>
    <w:rsid w:val="00250B7E"/>
    <w:rsid w:val="00250B8C"/>
    <w:rsid w:val="00250BB2"/>
    <w:rsid w:val="00250BB4"/>
    <w:rsid w:val="00250C00"/>
    <w:rsid w:val="00250F63"/>
    <w:rsid w:val="002510CD"/>
    <w:rsid w:val="002511B3"/>
    <w:rsid w:val="00251339"/>
    <w:rsid w:val="00251402"/>
    <w:rsid w:val="0025171C"/>
    <w:rsid w:val="0025175B"/>
    <w:rsid w:val="002519BD"/>
    <w:rsid w:val="00251A4E"/>
    <w:rsid w:val="00251A58"/>
    <w:rsid w:val="00251DC2"/>
    <w:rsid w:val="00251DDB"/>
    <w:rsid w:val="00251F14"/>
    <w:rsid w:val="00251F36"/>
    <w:rsid w:val="00251FAC"/>
    <w:rsid w:val="002520AC"/>
    <w:rsid w:val="0025210B"/>
    <w:rsid w:val="002523D0"/>
    <w:rsid w:val="002527AE"/>
    <w:rsid w:val="002529C9"/>
    <w:rsid w:val="002529F6"/>
    <w:rsid w:val="00252AF0"/>
    <w:rsid w:val="00252BA4"/>
    <w:rsid w:val="00252C36"/>
    <w:rsid w:val="00252DAC"/>
    <w:rsid w:val="00252E57"/>
    <w:rsid w:val="00252EFA"/>
    <w:rsid w:val="00253153"/>
    <w:rsid w:val="002531A6"/>
    <w:rsid w:val="002531BD"/>
    <w:rsid w:val="002531D3"/>
    <w:rsid w:val="00253316"/>
    <w:rsid w:val="00253586"/>
    <w:rsid w:val="002535C6"/>
    <w:rsid w:val="0025362F"/>
    <w:rsid w:val="00253646"/>
    <w:rsid w:val="002537E6"/>
    <w:rsid w:val="002537F8"/>
    <w:rsid w:val="00253D4B"/>
    <w:rsid w:val="00253D80"/>
    <w:rsid w:val="00253DD5"/>
    <w:rsid w:val="00253DF3"/>
    <w:rsid w:val="00253F49"/>
    <w:rsid w:val="0025412C"/>
    <w:rsid w:val="00254355"/>
    <w:rsid w:val="002546BE"/>
    <w:rsid w:val="002547FC"/>
    <w:rsid w:val="00254AE9"/>
    <w:rsid w:val="00254B06"/>
    <w:rsid w:val="00254B85"/>
    <w:rsid w:val="00254D28"/>
    <w:rsid w:val="00254DD8"/>
    <w:rsid w:val="00254DF9"/>
    <w:rsid w:val="00254F0A"/>
    <w:rsid w:val="00255072"/>
    <w:rsid w:val="00255093"/>
    <w:rsid w:val="0025525C"/>
    <w:rsid w:val="00255348"/>
    <w:rsid w:val="002553AB"/>
    <w:rsid w:val="002555E5"/>
    <w:rsid w:val="00255692"/>
    <w:rsid w:val="00255817"/>
    <w:rsid w:val="0025598E"/>
    <w:rsid w:val="002559C0"/>
    <w:rsid w:val="002559E4"/>
    <w:rsid w:val="00255AB9"/>
    <w:rsid w:val="00255B2E"/>
    <w:rsid w:val="00255BE5"/>
    <w:rsid w:val="00255C29"/>
    <w:rsid w:val="00255CC0"/>
    <w:rsid w:val="00255CF7"/>
    <w:rsid w:val="00255D8E"/>
    <w:rsid w:val="00255E2F"/>
    <w:rsid w:val="00255FB1"/>
    <w:rsid w:val="002560C0"/>
    <w:rsid w:val="002560D5"/>
    <w:rsid w:val="00256214"/>
    <w:rsid w:val="00256261"/>
    <w:rsid w:val="00256282"/>
    <w:rsid w:val="002562B2"/>
    <w:rsid w:val="0025663F"/>
    <w:rsid w:val="002566F7"/>
    <w:rsid w:val="0025689B"/>
    <w:rsid w:val="00256A76"/>
    <w:rsid w:val="00256AFD"/>
    <w:rsid w:val="00256B94"/>
    <w:rsid w:val="00256CAC"/>
    <w:rsid w:val="00256E40"/>
    <w:rsid w:val="00256EB0"/>
    <w:rsid w:val="00256EE8"/>
    <w:rsid w:val="00256F37"/>
    <w:rsid w:val="00256F4F"/>
    <w:rsid w:val="0025714E"/>
    <w:rsid w:val="002574D5"/>
    <w:rsid w:val="00257576"/>
    <w:rsid w:val="0025764A"/>
    <w:rsid w:val="0025772B"/>
    <w:rsid w:val="002579C2"/>
    <w:rsid w:val="00257CE8"/>
    <w:rsid w:val="00257F06"/>
    <w:rsid w:val="0025EBA5"/>
    <w:rsid w:val="0026000A"/>
    <w:rsid w:val="002600A3"/>
    <w:rsid w:val="002600AF"/>
    <w:rsid w:val="002601A1"/>
    <w:rsid w:val="002601C8"/>
    <w:rsid w:val="002602F6"/>
    <w:rsid w:val="0026050D"/>
    <w:rsid w:val="0026060E"/>
    <w:rsid w:val="002606A0"/>
    <w:rsid w:val="0026072D"/>
    <w:rsid w:val="00260844"/>
    <w:rsid w:val="002608C4"/>
    <w:rsid w:val="0026090F"/>
    <w:rsid w:val="002609A1"/>
    <w:rsid w:val="002609BB"/>
    <w:rsid w:val="002609C8"/>
    <w:rsid w:val="002609D9"/>
    <w:rsid w:val="002609F2"/>
    <w:rsid w:val="00260BA4"/>
    <w:rsid w:val="00260C7E"/>
    <w:rsid w:val="00260E9E"/>
    <w:rsid w:val="00260F97"/>
    <w:rsid w:val="00261059"/>
    <w:rsid w:val="0026107B"/>
    <w:rsid w:val="0026125C"/>
    <w:rsid w:val="002613B4"/>
    <w:rsid w:val="00261402"/>
    <w:rsid w:val="002614FC"/>
    <w:rsid w:val="00261756"/>
    <w:rsid w:val="0026195F"/>
    <w:rsid w:val="00261997"/>
    <w:rsid w:val="00261A93"/>
    <w:rsid w:val="00261AAD"/>
    <w:rsid w:val="00261D5F"/>
    <w:rsid w:val="00261D83"/>
    <w:rsid w:val="00261E66"/>
    <w:rsid w:val="00261F85"/>
    <w:rsid w:val="0026210C"/>
    <w:rsid w:val="002621B0"/>
    <w:rsid w:val="00262240"/>
    <w:rsid w:val="002622BD"/>
    <w:rsid w:val="0026241E"/>
    <w:rsid w:val="0026255E"/>
    <w:rsid w:val="002626A7"/>
    <w:rsid w:val="0026270D"/>
    <w:rsid w:val="002628BE"/>
    <w:rsid w:val="00262ABE"/>
    <w:rsid w:val="00262C9E"/>
    <w:rsid w:val="00262D0B"/>
    <w:rsid w:val="00262E60"/>
    <w:rsid w:val="00262EAD"/>
    <w:rsid w:val="00262F82"/>
    <w:rsid w:val="0026301D"/>
    <w:rsid w:val="00263047"/>
    <w:rsid w:val="00263062"/>
    <w:rsid w:val="002631D1"/>
    <w:rsid w:val="0026326A"/>
    <w:rsid w:val="002632F0"/>
    <w:rsid w:val="00263536"/>
    <w:rsid w:val="00263553"/>
    <w:rsid w:val="00263583"/>
    <w:rsid w:val="0026363A"/>
    <w:rsid w:val="002637D2"/>
    <w:rsid w:val="00263AC2"/>
    <w:rsid w:val="00263C3D"/>
    <w:rsid w:val="00263CB8"/>
    <w:rsid w:val="00263D74"/>
    <w:rsid w:val="00263E29"/>
    <w:rsid w:val="00263F95"/>
    <w:rsid w:val="0026419E"/>
    <w:rsid w:val="0026420C"/>
    <w:rsid w:val="0026424C"/>
    <w:rsid w:val="00264251"/>
    <w:rsid w:val="002642F4"/>
    <w:rsid w:val="0026448B"/>
    <w:rsid w:val="0026449A"/>
    <w:rsid w:val="002645F5"/>
    <w:rsid w:val="00264626"/>
    <w:rsid w:val="002648A9"/>
    <w:rsid w:val="0026498D"/>
    <w:rsid w:val="00264B4B"/>
    <w:rsid w:val="00264BBA"/>
    <w:rsid w:val="00264C9B"/>
    <w:rsid w:val="00264D2D"/>
    <w:rsid w:val="00264EDD"/>
    <w:rsid w:val="00264F27"/>
    <w:rsid w:val="0026505C"/>
    <w:rsid w:val="00265078"/>
    <w:rsid w:val="00265269"/>
    <w:rsid w:val="0026530A"/>
    <w:rsid w:val="0026544B"/>
    <w:rsid w:val="0026551A"/>
    <w:rsid w:val="00265573"/>
    <w:rsid w:val="00265621"/>
    <w:rsid w:val="002656B4"/>
    <w:rsid w:val="00265775"/>
    <w:rsid w:val="00265898"/>
    <w:rsid w:val="00265A15"/>
    <w:rsid w:val="00265DBB"/>
    <w:rsid w:val="00265E4C"/>
    <w:rsid w:val="00265F4F"/>
    <w:rsid w:val="00265F57"/>
    <w:rsid w:val="00265F7B"/>
    <w:rsid w:val="00266025"/>
    <w:rsid w:val="002660AB"/>
    <w:rsid w:val="002660B8"/>
    <w:rsid w:val="002661B0"/>
    <w:rsid w:val="002661C7"/>
    <w:rsid w:val="002661F2"/>
    <w:rsid w:val="00266271"/>
    <w:rsid w:val="0026627F"/>
    <w:rsid w:val="002662A2"/>
    <w:rsid w:val="002662D6"/>
    <w:rsid w:val="00266329"/>
    <w:rsid w:val="0026641F"/>
    <w:rsid w:val="002664C3"/>
    <w:rsid w:val="002664D4"/>
    <w:rsid w:val="00266597"/>
    <w:rsid w:val="002666F7"/>
    <w:rsid w:val="0026685F"/>
    <w:rsid w:val="002669C9"/>
    <w:rsid w:val="00266C15"/>
    <w:rsid w:val="00266CDC"/>
    <w:rsid w:val="00266E58"/>
    <w:rsid w:val="00266E74"/>
    <w:rsid w:val="00266FA8"/>
    <w:rsid w:val="0026728E"/>
    <w:rsid w:val="002672C9"/>
    <w:rsid w:val="002673B7"/>
    <w:rsid w:val="00267548"/>
    <w:rsid w:val="002675E2"/>
    <w:rsid w:val="00267625"/>
    <w:rsid w:val="00267738"/>
    <w:rsid w:val="00267A75"/>
    <w:rsid w:val="00267AA8"/>
    <w:rsid w:val="00267B97"/>
    <w:rsid w:val="00267DAF"/>
    <w:rsid w:val="00267DB7"/>
    <w:rsid w:val="00267E05"/>
    <w:rsid w:val="00267E1F"/>
    <w:rsid w:val="00267E9B"/>
    <w:rsid w:val="00267EC2"/>
    <w:rsid w:val="00267F8C"/>
    <w:rsid w:val="0027007A"/>
    <w:rsid w:val="00270331"/>
    <w:rsid w:val="0027047B"/>
    <w:rsid w:val="00270705"/>
    <w:rsid w:val="002708E3"/>
    <w:rsid w:val="0027093C"/>
    <w:rsid w:val="00270A65"/>
    <w:rsid w:val="00270A88"/>
    <w:rsid w:val="00270DCD"/>
    <w:rsid w:val="00271075"/>
    <w:rsid w:val="002710CA"/>
    <w:rsid w:val="00271237"/>
    <w:rsid w:val="00271322"/>
    <w:rsid w:val="0027134F"/>
    <w:rsid w:val="00271461"/>
    <w:rsid w:val="0027147C"/>
    <w:rsid w:val="00271592"/>
    <w:rsid w:val="00271709"/>
    <w:rsid w:val="00271876"/>
    <w:rsid w:val="00271889"/>
    <w:rsid w:val="00271895"/>
    <w:rsid w:val="002718F2"/>
    <w:rsid w:val="00271B4B"/>
    <w:rsid w:val="00271C0A"/>
    <w:rsid w:val="00271CC0"/>
    <w:rsid w:val="00271D62"/>
    <w:rsid w:val="00271D93"/>
    <w:rsid w:val="00271DBC"/>
    <w:rsid w:val="00271EAA"/>
    <w:rsid w:val="00271F48"/>
    <w:rsid w:val="0027201F"/>
    <w:rsid w:val="00272187"/>
    <w:rsid w:val="002722CD"/>
    <w:rsid w:val="002722F0"/>
    <w:rsid w:val="0027232C"/>
    <w:rsid w:val="00272363"/>
    <w:rsid w:val="00272393"/>
    <w:rsid w:val="00272449"/>
    <w:rsid w:val="00272476"/>
    <w:rsid w:val="0027248A"/>
    <w:rsid w:val="002727B3"/>
    <w:rsid w:val="002727C4"/>
    <w:rsid w:val="002727ED"/>
    <w:rsid w:val="002728E2"/>
    <w:rsid w:val="002728EF"/>
    <w:rsid w:val="00272C07"/>
    <w:rsid w:val="00272DDE"/>
    <w:rsid w:val="00272E17"/>
    <w:rsid w:val="00272F6A"/>
    <w:rsid w:val="00272F88"/>
    <w:rsid w:val="00272F9A"/>
    <w:rsid w:val="00273001"/>
    <w:rsid w:val="00273339"/>
    <w:rsid w:val="00273431"/>
    <w:rsid w:val="0027348A"/>
    <w:rsid w:val="002734FB"/>
    <w:rsid w:val="0027352C"/>
    <w:rsid w:val="002735E2"/>
    <w:rsid w:val="00273686"/>
    <w:rsid w:val="002736BC"/>
    <w:rsid w:val="0027375A"/>
    <w:rsid w:val="0027375D"/>
    <w:rsid w:val="00273806"/>
    <w:rsid w:val="0027388A"/>
    <w:rsid w:val="00273A8F"/>
    <w:rsid w:val="00273AA3"/>
    <w:rsid w:val="00273B5A"/>
    <w:rsid w:val="00273B91"/>
    <w:rsid w:val="00273B99"/>
    <w:rsid w:val="00273BC9"/>
    <w:rsid w:val="00273C00"/>
    <w:rsid w:val="00273D1F"/>
    <w:rsid w:val="00273D57"/>
    <w:rsid w:val="00273DDE"/>
    <w:rsid w:val="00273DE7"/>
    <w:rsid w:val="00273E23"/>
    <w:rsid w:val="00273F1A"/>
    <w:rsid w:val="002742BC"/>
    <w:rsid w:val="002742FD"/>
    <w:rsid w:val="002746A0"/>
    <w:rsid w:val="002746F4"/>
    <w:rsid w:val="002747AD"/>
    <w:rsid w:val="00274956"/>
    <w:rsid w:val="00274A23"/>
    <w:rsid w:val="00274BFC"/>
    <w:rsid w:val="00274F1F"/>
    <w:rsid w:val="00275144"/>
    <w:rsid w:val="002751BA"/>
    <w:rsid w:val="002751F8"/>
    <w:rsid w:val="00275383"/>
    <w:rsid w:val="002753B4"/>
    <w:rsid w:val="002753DD"/>
    <w:rsid w:val="002753EA"/>
    <w:rsid w:val="0027543F"/>
    <w:rsid w:val="002756F8"/>
    <w:rsid w:val="00275A0A"/>
    <w:rsid w:val="00275B17"/>
    <w:rsid w:val="00275CB3"/>
    <w:rsid w:val="00275CE7"/>
    <w:rsid w:val="00275F49"/>
    <w:rsid w:val="00275F4A"/>
    <w:rsid w:val="00275FB7"/>
    <w:rsid w:val="00275FDE"/>
    <w:rsid w:val="00276187"/>
    <w:rsid w:val="0027624D"/>
    <w:rsid w:val="002762EA"/>
    <w:rsid w:val="002763ED"/>
    <w:rsid w:val="0027648C"/>
    <w:rsid w:val="00276592"/>
    <w:rsid w:val="00276665"/>
    <w:rsid w:val="0027667D"/>
    <w:rsid w:val="00276680"/>
    <w:rsid w:val="002767B2"/>
    <w:rsid w:val="00276AF3"/>
    <w:rsid w:val="00276B0C"/>
    <w:rsid w:val="00276D69"/>
    <w:rsid w:val="00276D87"/>
    <w:rsid w:val="00276DED"/>
    <w:rsid w:val="00276EBF"/>
    <w:rsid w:val="00276EDA"/>
    <w:rsid w:val="00276F5B"/>
    <w:rsid w:val="0027706D"/>
    <w:rsid w:val="00277086"/>
    <w:rsid w:val="00277143"/>
    <w:rsid w:val="00277173"/>
    <w:rsid w:val="00277256"/>
    <w:rsid w:val="002772C3"/>
    <w:rsid w:val="0027735E"/>
    <w:rsid w:val="0027746F"/>
    <w:rsid w:val="002774CD"/>
    <w:rsid w:val="00277508"/>
    <w:rsid w:val="0027755A"/>
    <w:rsid w:val="002775B1"/>
    <w:rsid w:val="00277733"/>
    <w:rsid w:val="002778EB"/>
    <w:rsid w:val="00277950"/>
    <w:rsid w:val="002779DC"/>
    <w:rsid w:val="002779F5"/>
    <w:rsid w:val="00277CE7"/>
    <w:rsid w:val="00277F66"/>
    <w:rsid w:val="002802E3"/>
    <w:rsid w:val="00280344"/>
    <w:rsid w:val="002803EC"/>
    <w:rsid w:val="002803F6"/>
    <w:rsid w:val="00280491"/>
    <w:rsid w:val="002805C1"/>
    <w:rsid w:val="0028062B"/>
    <w:rsid w:val="00280714"/>
    <w:rsid w:val="002809B1"/>
    <w:rsid w:val="00280A0A"/>
    <w:rsid w:val="00280A48"/>
    <w:rsid w:val="00280A64"/>
    <w:rsid w:val="00280C6E"/>
    <w:rsid w:val="00280C8B"/>
    <w:rsid w:val="00280CF6"/>
    <w:rsid w:val="00280DCA"/>
    <w:rsid w:val="00280E3D"/>
    <w:rsid w:val="00280E7C"/>
    <w:rsid w:val="00280F15"/>
    <w:rsid w:val="0028105C"/>
    <w:rsid w:val="0028129C"/>
    <w:rsid w:val="002812A8"/>
    <w:rsid w:val="002815B1"/>
    <w:rsid w:val="002816E6"/>
    <w:rsid w:val="00281719"/>
    <w:rsid w:val="00281796"/>
    <w:rsid w:val="002817D2"/>
    <w:rsid w:val="002817E9"/>
    <w:rsid w:val="002817FC"/>
    <w:rsid w:val="00281A40"/>
    <w:rsid w:val="00281A66"/>
    <w:rsid w:val="00281C53"/>
    <w:rsid w:val="00281C8E"/>
    <w:rsid w:val="002820F7"/>
    <w:rsid w:val="002821F8"/>
    <w:rsid w:val="00282363"/>
    <w:rsid w:val="002823D7"/>
    <w:rsid w:val="002823E7"/>
    <w:rsid w:val="00282506"/>
    <w:rsid w:val="00282562"/>
    <w:rsid w:val="00282788"/>
    <w:rsid w:val="002827A1"/>
    <w:rsid w:val="0028288A"/>
    <w:rsid w:val="002829DD"/>
    <w:rsid w:val="00282A2F"/>
    <w:rsid w:val="00282AE6"/>
    <w:rsid w:val="00282C39"/>
    <w:rsid w:val="00282C4A"/>
    <w:rsid w:val="00282D5C"/>
    <w:rsid w:val="00282E66"/>
    <w:rsid w:val="00282F49"/>
    <w:rsid w:val="00283029"/>
    <w:rsid w:val="0028346F"/>
    <w:rsid w:val="002834CA"/>
    <w:rsid w:val="00283527"/>
    <w:rsid w:val="00283529"/>
    <w:rsid w:val="002836E5"/>
    <w:rsid w:val="0028371D"/>
    <w:rsid w:val="00283821"/>
    <w:rsid w:val="00283871"/>
    <w:rsid w:val="002838F1"/>
    <w:rsid w:val="002839A1"/>
    <w:rsid w:val="00283A60"/>
    <w:rsid w:val="00283D46"/>
    <w:rsid w:val="00283DFC"/>
    <w:rsid w:val="00283EA3"/>
    <w:rsid w:val="0028401A"/>
    <w:rsid w:val="00284039"/>
    <w:rsid w:val="002840AD"/>
    <w:rsid w:val="002841AE"/>
    <w:rsid w:val="0028427F"/>
    <w:rsid w:val="002842BB"/>
    <w:rsid w:val="00284732"/>
    <w:rsid w:val="00284A5E"/>
    <w:rsid w:val="00284AEA"/>
    <w:rsid w:val="00284BCE"/>
    <w:rsid w:val="00284CDC"/>
    <w:rsid w:val="00284D1F"/>
    <w:rsid w:val="00284E32"/>
    <w:rsid w:val="00284EC5"/>
    <w:rsid w:val="0028512B"/>
    <w:rsid w:val="0028528D"/>
    <w:rsid w:val="00285304"/>
    <w:rsid w:val="00285381"/>
    <w:rsid w:val="00285415"/>
    <w:rsid w:val="002854B0"/>
    <w:rsid w:val="002854FC"/>
    <w:rsid w:val="0028556C"/>
    <w:rsid w:val="00285645"/>
    <w:rsid w:val="00285806"/>
    <w:rsid w:val="00285824"/>
    <w:rsid w:val="002859A2"/>
    <w:rsid w:val="00285A2A"/>
    <w:rsid w:val="00285A51"/>
    <w:rsid w:val="00285B3B"/>
    <w:rsid w:val="00285B9B"/>
    <w:rsid w:val="00285D40"/>
    <w:rsid w:val="00285DB3"/>
    <w:rsid w:val="00285F1B"/>
    <w:rsid w:val="00285F1D"/>
    <w:rsid w:val="00285F7C"/>
    <w:rsid w:val="00286126"/>
    <w:rsid w:val="0028613C"/>
    <w:rsid w:val="00286168"/>
    <w:rsid w:val="002861B7"/>
    <w:rsid w:val="002861CD"/>
    <w:rsid w:val="002861E8"/>
    <w:rsid w:val="00286269"/>
    <w:rsid w:val="002862B2"/>
    <w:rsid w:val="00286301"/>
    <w:rsid w:val="002867FA"/>
    <w:rsid w:val="00286927"/>
    <w:rsid w:val="00286A5F"/>
    <w:rsid w:val="00286AE9"/>
    <w:rsid w:val="00286B93"/>
    <w:rsid w:val="00286C80"/>
    <w:rsid w:val="00286D8F"/>
    <w:rsid w:val="00286DE7"/>
    <w:rsid w:val="00286E2C"/>
    <w:rsid w:val="00286E69"/>
    <w:rsid w:val="00286F0F"/>
    <w:rsid w:val="00286FF6"/>
    <w:rsid w:val="00287289"/>
    <w:rsid w:val="00287376"/>
    <w:rsid w:val="00287446"/>
    <w:rsid w:val="002874B1"/>
    <w:rsid w:val="00287A5D"/>
    <w:rsid w:val="00287B4F"/>
    <w:rsid w:val="00287C9C"/>
    <w:rsid w:val="00287CEC"/>
    <w:rsid w:val="00287E6F"/>
    <w:rsid w:val="00287F6E"/>
    <w:rsid w:val="0028C00A"/>
    <w:rsid w:val="0029008D"/>
    <w:rsid w:val="00290094"/>
    <w:rsid w:val="002900A3"/>
    <w:rsid w:val="002900FB"/>
    <w:rsid w:val="002903A2"/>
    <w:rsid w:val="002903C2"/>
    <w:rsid w:val="002905A0"/>
    <w:rsid w:val="002906A5"/>
    <w:rsid w:val="0029073E"/>
    <w:rsid w:val="002907E3"/>
    <w:rsid w:val="002908EC"/>
    <w:rsid w:val="00290926"/>
    <w:rsid w:val="002909C1"/>
    <w:rsid w:val="00290BC4"/>
    <w:rsid w:val="00290D0C"/>
    <w:rsid w:val="00290DA4"/>
    <w:rsid w:val="00290E2B"/>
    <w:rsid w:val="00290E3A"/>
    <w:rsid w:val="00290EE0"/>
    <w:rsid w:val="0029101F"/>
    <w:rsid w:val="002914BB"/>
    <w:rsid w:val="002914CF"/>
    <w:rsid w:val="00291543"/>
    <w:rsid w:val="002915AD"/>
    <w:rsid w:val="002915D4"/>
    <w:rsid w:val="00291621"/>
    <w:rsid w:val="00291637"/>
    <w:rsid w:val="00291718"/>
    <w:rsid w:val="00291A2B"/>
    <w:rsid w:val="00291A35"/>
    <w:rsid w:val="00291DB6"/>
    <w:rsid w:val="00291E6D"/>
    <w:rsid w:val="00291F09"/>
    <w:rsid w:val="00291F37"/>
    <w:rsid w:val="00291F3F"/>
    <w:rsid w:val="00291FF9"/>
    <w:rsid w:val="00292009"/>
    <w:rsid w:val="0029204B"/>
    <w:rsid w:val="002920E7"/>
    <w:rsid w:val="0029211E"/>
    <w:rsid w:val="002921FF"/>
    <w:rsid w:val="00292220"/>
    <w:rsid w:val="00292307"/>
    <w:rsid w:val="0029230A"/>
    <w:rsid w:val="00292477"/>
    <w:rsid w:val="00292599"/>
    <w:rsid w:val="002925BD"/>
    <w:rsid w:val="002926C6"/>
    <w:rsid w:val="00292755"/>
    <w:rsid w:val="002927CA"/>
    <w:rsid w:val="00292814"/>
    <w:rsid w:val="00292858"/>
    <w:rsid w:val="00292860"/>
    <w:rsid w:val="002928C6"/>
    <w:rsid w:val="00292A4C"/>
    <w:rsid w:val="00292A85"/>
    <w:rsid w:val="00292A9D"/>
    <w:rsid w:val="00292D9E"/>
    <w:rsid w:val="00292DD0"/>
    <w:rsid w:val="00292EAE"/>
    <w:rsid w:val="00292F18"/>
    <w:rsid w:val="00292FFD"/>
    <w:rsid w:val="002930AB"/>
    <w:rsid w:val="00293326"/>
    <w:rsid w:val="002933D7"/>
    <w:rsid w:val="0029345E"/>
    <w:rsid w:val="0029353F"/>
    <w:rsid w:val="00293669"/>
    <w:rsid w:val="00293A5D"/>
    <w:rsid w:val="00293B77"/>
    <w:rsid w:val="00293CD6"/>
    <w:rsid w:val="00293F30"/>
    <w:rsid w:val="00293F80"/>
    <w:rsid w:val="002941BD"/>
    <w:rsid w:val="002944D0"/>
    <w:rsid w:val="0029451C"/>
    <w:rsid w:val="002946A4"/>
    <w:rsid w:val="002948EE"/>
    <w:rsid w:val="00294910"/>
    <w:rsid w:val="0029495E"/>
    <w:rsid w:val="00294A15"/>
    <w:rsid w:val="00294AD1"/>
    <w:rsid w:val="00294B39"/>
    <w:rsid w:val="00294C31"/>
    <w:rsid w:val="00294CEA"/>
    <w:rsid w:val="00294E8D"/>
    <w:rsid w:val="0029509C"/>
    <w:rsid w:val="002950EE"/>
    <w:rsid w:val="00295124"/>
    <w:rsid w:val="0029525D"/>
    <w:rsid w:val="00295371"/>
    <w:rsid w:val="00295389"/>
    <w:rsid w:val="002953AD"/>
    <w:rsid w:val="0029546E"/>
    <w:rsid w:val="00295847"/>
    <w:rsid w:val="002959C9"/>
    <w:rsid w:val="00295C81"/>
    <w:rsid w:val="00295D3B"/>
    <w:rsid w:val="0029607E"/>
    <w:rsid w:val="002960B3"/>
    <w:rsid w:val="00296158"/>
    <w:rsid w:val="0029615C"/>
    <w:rsid w:val="002961B6"/>
    <w:rsid w:val="0029621B"/>
    <w:rsid w:val="0029623E"/>
    <w:rsid w:val="00296388"/>
    <w:rsid w:val="0029647B"/>
    <w:rsid w:val="002965BE"/>
    <w:rsid w:val="00296635"/>
    <w:rsid w:val="002966E3"/>
    <w:rsid w:val="0029673F"/>
    <w:rsid w:val="002968D5"/>
    <w:rsid w:val="00296982"/>
    <w:rsid w:val="00296D20"/>
    <w:rsid w:val="00296D35"/>
    <w:rsid w:val="00296EB1"/>
    <w:rsid w:val="00296FDF"/>
    <w:rsid w:val="00297018"/>
    <w:rsid w:val="0029704A"/>
    <w:rsid w:val="002971A5"/>
    <w:rsid w:val="00297452"/>
    <w:rsid w:val="0029746F"/>
    <w:rsid w:val="002974AE"/>
    <w:rsid w:val="0029756A"/>
    <w:rsid w:val="00297645"/>
    <w:rsid w:val="002976CD"/>
    <w:rsid w:val="0029786A"/>
    <w:rsid w:val="00297C20"/>
    <w:rsid w:val="00297D35"/>
    <w:rsid w:val="00297DBC"/>
    <w:rsid w:val="00297EC0"/>
    <w:rsid w:val="00297EE7"/>
    <w:rsid w:val="00297F70"/>
    <w:rsid w:val="002A009C"/>
    <w:rsid w:val="002A0363"/>
    <w:rsid w:val="002A03C2"/>
    <w:rsid w:val="002A0502"/>
    <w:rsid w:val="002A05CA"/>
    <w:rsid w:val="002A0606"/>
    <w:rsid w:val="002A06EB"/>
    <w:rsid w:val="002A0754"/>
    <w:rsid w:val="002A078C"/>
    <w:rsid w:val="002A07B6"/>
    <w:rsid w:val="002A0B25"/>
    <w:rsid w:val="002A0DDC"/>
    <w:rsid w:val="002A0E30"/>
    <w:rsid w:val="002A0E8D"/>
    <w:rsid w:val="002A0F46"/>
    <w:rsid w:val="002A1035"/>
    <w:rsid w:val="002A10AE"/>
    <w:rsid w:val="002A10F7"/>
    <w:rsid w:val="002A11EB"/>
    <w:rsid w:val="002A1205"/>
    <w:rsid w:val="002A130F"/>
    <w:rsid w:val="002A1511"/>
    <w:rsid w:val="002A157F"/>
    <w:rsid w:val="002A15EA"/>
    <w:rsid w:val="002A15EB"/>
    <w:rsid w:val="002A1667"/>
    <w:rsid w:val="002A1736"/>
    <w:rsid w:val="002A17F1"/>
    <w:rsid w:val="002A188F"/>
    <w:rsid w:val="002A1895"/>
    <w:rsid w:val="002A199B"/>
    <w:rsid w:val="002A1A55"/>
    <w:rsid w:val="002A1AC2"/>
    <w:rsid w:val="002A1B35"/>
    <w:rsid w:val="002A1B98"/>
    <w:rsid w:val="002A1B99"/>
    <w:rsid w:val="002A1BA7"/>
    <w:rsid w:val="002A1FF5"/>
    <w:rsid w:val="002A2138"/>
    <w:rsid w:val="002A2199"/>
    <w:rsid w:val="002A22B1"/>
    <w:rsid w:val="002A22B8"/>
    <w:rsid w:val="002A2315"/>
    <w:rsid w:val="002A234E"/>
    <w:rsid w:val="002A2424"/>
    <w:rsid w:val="002A2516"/>
    <w:rsid w:val="002A2533"/>
    <w:rsid w:val="002A2686"/>
    <w:rsid w:val="002A26BD"/>
    <w:rsid w:val="002A27E0"/>
    <w:rsid w:val="002A29B7"/>
    <w:rsid w:val="002A2A25"/>
    <w:rsid w:val="002A2A33"/>
    <w:rsid w:val="002A2A5F"/>
    <w:rsid w:val="002A2B68"/>
    <w:rsid w:val="002A2BD5"/>
    <w:rsid w:val="002A2CC0"/>
    <w:rsid w:val="002A2CCB"/>
    <w:rsid w:val="002A2CDD"/>
    <w:rsid w:val="002A2DD5"/>
    <w:rsid w:val="002A2DEB"/>
    <w:rsid w:val="002A2FB9"/>
    <w:rsid w:val="002A304B"/>
    <w:rsid w:val="002A319B"/>
    <w:rsid w:val="002A331E"/>
    <w:rsid w:val="002A3637"/>
    <w:rsid w:val="002A3697"/>
    <w:rsid w:val="002A36FC"/>
    <w:rsid w:val="002A3854"/>
    <w:rsid w:val="002A3921"/>
    <w:rsid w:val="002A392B"/>
    <w:rsid w:val="002A3ABB"/>
    <w:rsid w:val="002A3BC4"/>
    <w:rsid w:val="002A3BEA"/>
    <w:rsid w:val="002A3BFA"/>
    <w:rsid w:val="002A3C51"/>
    <w:rsid w:val="002A3CBE"/>
    <w:rsid w:val="002A3CE1"/>
    <w:rsid w:val="002A3CFC"/>
    <w:rsid w:val="002A3D38"/>
    <w:rsid w:val="002A3E52"/>
    <w:rsid w:val="002A3E8C"/>
    <w:rsid w:val="002A3F5C"/>
    <w:rsid w:val="002A3F91"/>
    <w:rsid w:val="002A4214"/>
    <w:rsid w:val="002A42D3"/>
    <w:rsid w:val="002A42F3"/>
    <w:rsid w:val="002A442A"/>
    <w:rsid w:val="002A4512"/>
    <w:rsid w:val="002A4530"/>
    <w:rsid w:val="002A4583"/>
    <w:rsid w:val="002A45EA"/>
    <w:rsid w:val="002A4604"/>
    <w:rsid w:val="002A466D"/>
    <w:rsid w:val="002A467C"/>
    <w:rsid w:val="002A4738"/>
    <w:rsid w:val="002A4826"/>
    <w:rsid w:val="002A48C9"/>
    <w:rsid w:val="002A496C"/>
    <w:rsid w:val="002A4AA9"/>
    <w:rsid w:val="002A4B87"/>
    <w:rsid w:val="002A4D85"/>
    <w:rsid w:val="002A4E8A"/>
    <w:rsid w:val="002A4FD6"/>
    <w:rsid w:val="002A53E8"/>
    <w:rsid w:val="002A5580"/>
    <w:rsid w:val="002A5948"/>
    <w:rsid w:val="002A5BA6"/>
    <w:rsid w:val="002A5BCF"/>
    <w:rsid w:val="002A5D83"/>
    <w:rsid w:val="002A5EF6"/>
    <w:rsid w:val="002A5F77"/>
    <w:rsid w:val="002A6121"/>
    <w:rsid w:val="002A63A4"/>
    <w:rsid w:val="002A6640"/>
    <w:rsid w:val="002A66BB"/>
    <w:rsid w:val="002A6718"/>
    <w:rsid w:val="002A6738"/>
    <w:rsid w:val="002A67C0"/>
    <w:rsid w:val="002A681B"/>
    <w:rsid w:val="002A69FD"/>
    <w:rsid w:val="002A6A7E"/>
    <w:rsid w:val="002A6AC8"/>
    <w:rsid w:val="002A6AC9"/>
    <w:rsid w:val="002A6C9D"/>
    <w:rsid w:val="002A6E92"/>
    <w:rsid w:val="002A6F33"/>
    <w:rsid w:val="002A6F4A"/>
    <w:rsid w:val="002A6F69"/>
    <w:rsid w:val="002A7130"/>
    <w:rsid w:val="002A71DB"/>
    <w:rsid w:val="002A73F6"/>
    <w:rsid w:val="002A7475"/>
    <w:rsid w:val="002A74BB"/>
    <w:rsid w:val="002A7639"/>
    <w:rsid w:val="002A7978"/>
    <w:rsid w:val="002A7E4F"/>
    <w:rsid w:val="002A7ECA"/>
    <w:rsid w:val="002A7F7C"/>
    <w:rsid w:val="002A7FF2"/>
    <w:rsid w:val="002B0127"/>
    <w:rsid w:val="002B017C"/>
    <w:rsid w:val="002B05E9"/>
    <w:rsid w:val="002B065A"/>
    <w:rsid w:val="002B06DC"/>
    <w:rsid w:val="002B078D"/>
    <w:rsid w:val="002B0A6D"/>
    <w:rsid w:val="002B0B0A"/>
    <w:rsid w:val="002B0B8E"/>
    <w:rsid w:val="002B0BB5"/>
    <w:rsid w:val="002B0F5E"/>
    <w:rsid w:val="002B1238"/>
    <w:rsid w:val="002B1319"/>
    <w:rsid w:val="002B1475"/>
    <w:rsid w:val="002B14A9"/>
    <w:rsid w:val="002B14F3"/>
    <w:rsid w:val="002B1540"/>
    <w:rsid w:val="002B1563"/>
    <w:rsid w:val="002B15AF"/>
    <w:rsid w:val="002B17A9"/>
    <w:rsid w:val="002B1961"/>
    <w:rsid w:val="002B1A05"/>
    <w:rsid w:val="002B1AB7"/>
    <w:rsid w:val="002B1C2E"/>
    <w:rsid w:val="002B1C47"/>
    <w:rsid w:val="002B1D25"/>
    <w:rsid w:val="002B1DC1"/>
    <w:rsid w:val="002B1EB9"/>
    <w:rsid w:val="002B1FC2"/>
    <w:rsid w:val="002B1FF3"/>
    <w:rsid w:val="002B200E"/>
    <w:rsid w:val="002B2057"/>
    <w:rsid w:val="002B2066"/>
    <w:rsid w:val="002B21BC"/>
    <w:rsid w:val="002B2293"/>
    <w:rsid w:val="002B23E3"/>
    <w:rsid w:val="002B2567"/>
    <w:rsid w:val="002B26DA"/>
    <w:rsid w:val="002B2854"/>
    <w:rsid w:val="002B2858"/>
    <w:rsid w:val="002B2939"/>
    <w:rsid w:val="002B29B4"/>
    <w:rsid w:val="002B2A1C"/>
    <w:rsid w:val="002B2A31"/>
    <w:rsid w:val="002B2AC6"/>
    <w:rsid w:val="002B2B3B"/>
    <w:rsid w:val="002B2B88"/>
    <w:rsid w:val="002B2F39"/>
    <w:rsid w:val="002B2FEB"/>
    <w:rsid w:val="002B3118"/>
    <w:rsid w:val="002B3149"/>
    <w:rsid w:val="002B3345"/>
    <w:rsid w:val="002B356F"/>
    <w:rsid w:val="002B3642"/>
    <w:rsid w:val="002B3711"/>
    <w:rsid w:val="002B3817"/>
    <w:rsid w:val="002B39B9"/>
    <w:rsid w:val="002B3A6C"/>
    <w:rsid w:val="002B3B38"/>
    <w:rsid w:val="002B3C9E"/>
    <w:rsid w:val="002B3F97"/>
    <w:rsid w:val="002B40D3"/>
    <w:rsid w:val="002B41C0"/>
    <w:rsid w:val="002B42DE"/>
    <w:rsid w:val="002B43DF"/>
    <w:rsid w:val="002B4402"/>
    <w:rsid w:val="002B44B6"/>
    <w:rsid w:val="002B454E"/>
    <w:rsid w:val="002B462E"/>
    <w:rsid w:val="002B4644"/>
    <w:rsid w:val="002B4797"/>
    <w:rsid w:val="002B4B11"/>
    <w:rsid w:val="002B4CA8"/>
    <w:rsid w:val="002B4D97"/>
    <w:rsid w:val="002B4F60"/>
    <w:rsid w:val="002B50B5"/>
    <w:rsid w:val="002B5104"/>
    <w:rsid w:val="002B5121"/>
    <w:rsid w:val="002B513A"/>
    <w:rsid w:val="002B5153"/>
    <w:rsid w:val="002B53CB"/>
    <w:rsid w:val="002B54AE"/>
    <w:rsid w:val="002B54FE"/>
    <w:rsid w:val="002B555D"/>
    <w:rsid w:val="002B560C"/>
    <w:rsid w:val="002B57E4"/>
    <w:rsid w:val="002B594E"/>
    <w:rsid w:val="002B5B21"/>
    <w:rsid w:val="002B5C34"/>
    <w:rsid w:val="002B5C3F"/>
    <w:rsid w:val="002B5D1A"/>
    <w:rsid w:val="002B5E34"/>
    <w:rsid w:val="002B5F85"/>
    <w:rsid w:val="002B5F9C"/>
    <w:rsid w:val="002B6150"/>
    <w:rsid w:val="002B6340"/>
    <w:rsid w:val="002B641F"/>
    <w:rsid w:val="002B647D"/>
    <w:rsid w:val="002B67A9"/>
    <w:rsid w:val="002B6825"/>
    <w:rsid w:val="002B68C3"/>
    <w:rsid w:val="002B6935"/>
    <w:rsid w:val="002B6947"/>
    <w:rsid w:val="002B6A78"/>
    <w:rsid w:val="002B6ABD"/>
    <w:rsid w:val="002B6B44"/>
    <w:rsid w:val="002B6C36"/>
    <w:rsid w:val="002B6C69"/>
    <w:rsid w:val="002B6D79"/>
    <w:rsid w:val="002B70B5"/>
    <w:rsid w:val="002B716E"/>
    <w:rsid w:val="002B71E5"/>
    <w:rsid w:val="002B7236"/>
    <w:rsid w:val="002B73BA"/>
    <w:rsid w:val="002B7415"/>
    <w:rsid w:val="002B74CB"/>
    <w:rsid w:val="002B74D4"/>
    <w:rsid w:val="002B7579"/>
    <w:rsid w:val="002B757B"/>
    <w:rsid w:val="002B7716"/>
    <w:rsid w:val="002B77A4"/>
    <w:rsid w:val="002B784F"/>
    <w:rsid w:val="002B7C59"/>
    <w:rsid w:val="002B7D70"/>
    <w:rsid w:val="002B7F59"/>
    <w:rsid w:val="002B7F8B"/>
    <w:rsid w:val="002C00A1"/>
    <w:rsid w:val="002C0169"/>
    <w:rsid w:val="002C0298"/>
    <w:rsid w:val="002C02C0"/>
    <w:rsid w:val="002C045E"/>
    <w:rsid w:val="002C04D5"/>
    <w:rsid w:val="002C051C"/>
    <w:rsid w:val="002C062B"/>
    <w:rsid w:val="002C0653"/>
    <w:rsid w:val="002C06A0"/>
    <w:rsid w:val="002C0787"/>
    <w:rsid w:val="002C07F4"/>
    <w:rsid w:val="002C0947"/>
    <w:rsid w:val="002C0A7E"/>
    <w:rsid w:val="002C0B68"/>
    <w:rsid w:val="002C0BEB"/>
    <w:rsid w:val="002C0C43"/>
    <w:rsid w:val="002C0D42"/>
    <w:rsid w:val="002C0F13"/>
    <w:rsid w:val="002C1025"/>
    <w:rsid w:val="002C10CA"/>
    <w:rsid w:val="002C1137"/>
    <w:rsid w:val="002C1159"/>
    <w:rsid w:val="002C1163"/>
    <w:rsid w:val="002C1216"/>
    <w:rsid w:val="002C12A7"/>
    <w:rsid w:val="002C1686"/>
    <w:rsid w:val="002C16E2"/>
    <w:rsid w:val="002C17BF"/>
    <w:rsid w:val="002C17CE"/>
    <w:rsid w:val="002C1A51"/>
    <w:rsid w:val="002C1B7C"/>
    <w:rsid w:val="002C1BAD"/>
    <w:rsid w:val="002C1C10"/>
    <w:rsid w:val="002C1C2A"/>
    <w:rsid w:val="002C1C52"/>
    <w:rsid w:val="002C1CBF"/>
    <w:rsid w:val="002C1CF0"/>
    <w:rsid w:val="002C1D08"/>
    <w:rsid w:val="002C1D6F"/>
    <w:rsid w:val="002C1ED6"/>
    <w:rsid w:val="002C1F1F"/>
    <w:rsid w:val="002C1F60"/>
    <w:rsid w:val="002C229D"/>
    <w:rsid w:val="002C22A7"/>
    <w:rsid w:val="002C22FB"/>
    <w:rsid w:val="002C23F7"/>
    <w:rsid w:val="002C2401"/>
    <w:rsid w:val="002C254D"/>
    <w:rsid w:val="002C2557"/>
    <w:rsid w:val="002C2587"/>
    <w:rsid w:val="002C25A1"/>
    <w:rsid w:val="002C2B81"/>
    <w:rsid w:val="002C2CCD"/>
    <w:rsid w:val="002C2E1A"/>
    <w:rsid w:val="002C2F94"/>
    <w:rsid w:val="002C2FA7"/>
    <w:rsid w:val="002C2FF5"/>
    <w:rsid w:val="002C31E9"/>
    <w:rsid w:val="002C32A0"/>
    <w:rsid w:val="002C32A2"/>
    <w:rsid w:val="002C32EE"/>
    <w:rsid w:val="002C345E"/>
    <w:rsid w:val="002C3466"/>
    <w:rsid w:val="002C3507"/>
    <w:rsid w:val="002C371E"/>
    <w:rsid w:val="002C3738"/>
    <w:rsid w:val="002C3804"/>
    <w:rsid w:val="002C3836"/>
    <w:rsid w:val="002C39DF"/>
    <w:rsid w:val="002C3A7F"/>
    <w:rsid w:val="002C3BE0"/>
    <w:rsid w:val="002C3C1F"/>
    <w:rsid w:val="002C3DFF"/>
    <w:rsid w:val="002C3E5C"/>
    <w:rsid w:val="002C3ED8"/>
    <w:rsid w:val="002C4026"/>
    <w:rsid w:val="002C4081"/>
    <w:rsid w:val="002C409C"/>
    <w:rsid w:val="002C40E4"/>
    <w:rsid w:val="002C4127"/>
    <w:rsid w:val="002C4175"/>
    <w:rsid w:val="002C418C"/>
    <w:rsid w:val="002C41F5"/>
    <w:rsid w:val="002C42DB"/>
    <w:rsid w:val="002C431C"/>
    <w:rsid w:val="002C439D"/>
    <w:rsid w:val="002C44C4"/>
    <w:rsid w:val="002C4566"/>
    <w:rsid w:val="002C475C"/>
    <w:rsid w:val="002C47AB"/>
    <w:rsid w:val="002C4A5E"/>
    <w:rsid w:val="002C4B40"/>
    <w:rsid w:val="002C4BCA"/>
    <w:rsid w:val="002C4CCC"/>
    <w:rsid w:val="002C4D57"/>
    <w:rsid w:val="002C4EDD"/>
    <w:rsid w:val="002C4F11"/>
    <w:rsid w:val="002C4F47"/>
    <w:rsid w:val="002C4F78"/>
    <w:rsid w:val="002C4F9A"/>
    <w:rsid w:val="002C4F9C"/>
    <w:rsid w:val="002C50B8"/>
    <w:rsid w:val="002C519A"/>
    <w:rsid w:val="002C5426"/>
    <w:rsid w:val="002C5579"/>
    <w:rsid w:val="002C562D"/>
    <w:rsid w:val="002C5822"/>
    <w:rsid w:val="002C5889"/>
    <w:rsid w:val="002C58CE"/>
    <w:rsid w:val="002C5938"/>
    <w:rsid w:val="002C5DE3"/>
    <w:rsid w:val="002C5F4C"/>
    <w:rsid w:val="002C6001"/>
    <w:rsid w:val="002C604E"/>
    <w:rsid w:val="002C6124"/>
    <w:rsid w:val="002C61B9"/>
    <w:rsid w:val="002C633A"/>
    <w:rsid w:val="002C6453"/>
    <w:rsid w:val="002C6511"/>
    <w:rsid w:val="002C65F4"/>
    <w:rsid w:val="002C65F7"/>
    <w:rsid w:val="002C6605"/>
    <w:rsid w:val="002C6789"/>
    <w:rsid w:val="002C6844"/>
    <w:rsid w:val="002C68B6"/>
    <w:rsid w:val="002C6B9E"/>
    <w:rsid w:val="002C6D50"/>
    <w:rsid w:val="002C6E89"/>
    <w:rsid w:val="002C7074"/>
    <w:rsid w:val="002C7145"/>
    <w:rsid w:val="002C720B"/>
    <w:rsid w:val="002C721A"/>
    <w:rsid w:val="002C728B"/>
    <w:rsid w:val="002C729F"/>
    <w:rsid w:val="002C72FE"/>
    <w:rsid w:val="002C77D9"/>
    <w:rsid w:val="002C7948"/>
    <w:rsid w:val="002C79AC"/>
    <w:rsid w:val="002C79B8"/>
    <w:rsid w:val="002C79E6"/>
    <w:rsid w:val="002C7AB0"/>
    <w:rsid w:val="002C7BA1"/>
    <w:rsid w:val="002C7CEF"/>
    <w:rsid w:val="002C7DC6"/>
    <w:rsid w:val="002D0119"/>
    <w:rsid w:val="002D01D4"/>
    <w:rsid w:val="002D0370"/>
    <w:rsid w:val="002D03AC"/>
    <w:rsid w:val="002D04D0"/>
    <w:rsid w:val="002D079C"/>
    <w:rsid w:val="002D07F4"/>
    <w:rsid w:val="002D08DC"/>
    <w:rsid w:val="002D09FF"/>
    <w:rsid w:val="002D0ABB"/>
    <w:rsid w:val="002D0B45"/>
    <w:rsid w:val="002D0B8E"/>
    <w:rsid w:val="002D0C12"/>
    <w:rsid w:val="002D0ED2"/>
    <w:rsid w:val="002D1144"/>
    <w:rsid w:val="002D138B"/>
    <w:rsid w:val="002D13AD"/>
    <w:rsid w:val="002D142C"/>
    <w:rsid w:val="002D1584"/>
    <w:rsid w:val="002D159D"/>
    <w:rsid w:val="002D1749"/>
    <w:rsid w:val="002D18E9"/>
    <w:rsid w:val="002D193A"/>
    <w:rsid w:val="002D1B61"/>
    <w:rsid w:val="002D1CE8"/>
    <w:rsid w:val="002D1D46"/>
    <w:rsid w:val="002D1ECD"/>
    <w:rsid w:val="002D1F0B"/>
    <w:rsid w:val="002D1FC6"/>
    <w:rsid w:val="002D2048"/>
    <w:rsid w:val="002D21DB"/>
    <w:rsid w:val="002D24D6"/>
    <w:rsid w:val="002D26F2"/>
    <w:rsid w:val="002D2714"/>
    <w:rsid w:val="002D282F"/>
    <w:rsid w:val="002D284C"/>
    <w:rsid w:val="002D28FD"/>
    <w:rsid w:val="002D2901"/>
    <w:rsid w:val="002D2906"/>
    <w:rsid w:val="002D297C"/>
    <w:rsid w:val="002D2B3B"/>
    <w:rsid w:val="002D2C35"/>
    <w:rsid w:val="002D2D5B"/>
    <w:rsid w:val="002D2DCB"/>
    <w:rsid w:val="002D2E76"/>
    <w:rsid w:val="002D2EFA"/>
    <w:rsid w:val="002D2FBE"/>
    <w:rsid w:val="002D30BE"/>
    <w:rsid w:val="002D30C2"/>
    <w:rsid w:val="002D3414"/>
    <w:rsid w:val="002D34C2"/>
    <w:rsid w:val="002D35DD"/>
    <w:rsid w:val="002D3665"/>
    <w:rsid w:val="002D3705"/>
    <w:rsid w:val="002D3727"/>
    <w:rsid w:val="002D3A65"/>
    <w:rsid w:val="002D3AFA"/>
    <w:rsid w:val="002D3B11"/>
    <w:rsid w:val="002D3DAE"/>
    <w:rsid w:val="002D3E3A"/>
    <w:rsid w:val="002D3E62"/>
    <w:rsid w:val="002D3E95"/>
    <w:rsid w:val="002D3EFD"/>
    <w:rsid w:val="002D3FBB"/>
    <w:rsid w:val="002D4145"/>
    <w:rsid w:val="002D4269"/>
    <w:rsid w:val="002D42B3"/>
    <w:rsid w:val="002D42B7"/>
    <w:rsid w:val="002D432F"/>
    <w:rsid w:val="002D436B"/>
    <w:rsid w:val="002D44CF"/>
    <w:rsid w:val="002D45AA"/>
    <w:rsid w:val="002D461D"/>
    <w:rsid w:val="002D4671"/>
    <w:rsid w:val="002D468C"/>
    <w:rsid w:val="002D4769"/>
    <w:rsid w:val="002D4994"/>
    <w:rsid w:val="002D49C1"/>
    <w:rsid w:val="002D4B79"/>
    <w:rsid w:val="002D4B96"/>
    <w:rsid w:val="002D4B9E"/>
    <w:rsid w:val="002D4DFF"/>
    <w:rsid w:val="002D4EB2"/>
    <w:rsid w:val="002D4F39"/>
    <w:rsid w:val="002D5148"/>
    <w:rsid w:val="002D5350"/>
    <w:rsid w:val="002D538F"/>
    <w:rsid w:val="002D5451"/>
    <w:rsid w:val="002D5485"/>
    <w:rsid w:val="002D569B"/>
    <w:rsid w:val="002D576D"/>
    <w:rsid w:val="002D577F"/>
    <w:rsid w:val="002D58B6"/>
    <w:rsid w:val="002D59B3"/>
    <w:rsid w:val="002D59EC"/>
    <w:rsid w:val="002D5A7D"/>
    <w:rsid w:val="002D5C68"/>
    <w:rsid w:val="002D5D48"/>
    <w:rsid w:val="002D5D55"/>
    <w:rsid w:val="002D5F01"/>
    <w:rsid w:val="002D6014"/>
    <w:rsid w:val="002D6137"/>
    <w:rsid w:val="002D6464"/>
    <w:rsid w:val="002D64F9"/>
    <w:rsid w:val="002D6501"/>
    <w:rsid w:val="002D65BE"/>
    <w:rsid w:val="002D692D"/>
    <w:rsid w:val="002D6AFD"/>
    <w:rsid w:val="002D6B4E"/>
    <w:rsid w:val="002D6B9C"/>
    <w:rsid w:val="002D6C87"/>
    <w:rsid w:val="002D6CC6"/>
    <w:rsid w:val="002D6DF1"/>
    <w:rsid w:val="002D6E6B"/>
    <w:rsid w:val="002D6FDA"/>
    <w:rsid w:val="002D700A"/>
    <w:rsid w:val="002D7073"/>
    <w:rsid w:val="002D7099"/>
    <w:rsid w:val="002D70BC"/>
    <w:rsid w:val="002D728B"/>
    <w:rsid w:val="002D72EE"/>
    <w:rsid w:val="002D72F7"/>
    <w:rsid w:val="002D76F8"/>
    <w:rsid w:val="002D7902"/>
    <w:rsid w:val="002D797F"/>
    <w:rsid w:val="002D7A8D"/>
    <w:rsid w:val="002D7D9F"/>
    <w:rsid w:val="002D7E72"/>
    <w:rsid w:val="002D7EF7"/>
    <w:rsid w:val="002D7F93"/>
    <w:rsid w:val="002D7FDC"/>
    <w:rsid w:val="002E0043"/>
    <w:rsid w:val="002E011B"/>
    <w:rsid w:val="002E013A"/>
    <w:rsid w:val="002E0182"/>
    <w:rsid w:val="002E021F"/>
    <w:rsid w:val="002E03A8"/>
    <w:rsid w:val="002E041A"/>
    <w:rsid w:val="002E06B0"/>
    <w:rsid w:val="002E073A"/>
    <w:rsid w:val="002E0883"/>
    <w:rsid w:val="002E09A3"/>
    <w:rsid w:val="002E0A76"/>
    <w:rsid w:val="002E0B1A"/>
    <w:rsid w:val="002E0E3E"/>
    <w:rsid w:val="002E0E89"/>
    <w:rsid w:val="002E0EFE"/>
    <w:rsid w:val="002E0F7E"/>
    <w:rsid w:val="002E10EA"/>
    <w:rsid w:val="002E11EB"/>
    <w:rsid w:val="002E1273"/>
    <w:rsid w:val="002E1395"/>
    <w:rsid w:val="002E13A3"/>
    <w:rsid w:val="002E1590"/>
    <w:rsid w:val="002E180C"/>
    <w:rsid w:val="002E183B"/>
    <w:rsid w:val="002E187F"/>
    <w:rsid w:val="002E1967"/>
    <w:rsid w:val="002E1B72"/>
    <w:rsid w:val="002E1CC1"/>
    <w:rsid w:val="002E1D3F"/>
    <w:rsid w:val="002E1D5B"/>
    <w:rsid w:val="002E1DB4"/>
    <w:rsid w:val="002E1E71"/>
    <w:rsid w:val="002E1EFE"/>
    <w:rsid w:val="002E1F07"/>
    <w:rsid w:val="002E2005"/>
    <w:rsid w:val="002E2215"/>
    <w:rsid w:val="002E2684"/>
    <w:rsid w:val="002E27F5"/>
    <w:rsid w:val="002E2815"/>
    <w:rsid w:val="002E2879"/>
    <w:rsid w:val="002E28CC"/>
    <w:rsid w:val="002E295E"/>
    <w:rsid w:val="002E2A81"/>
    <w:rsid w:val="002E2AF0"/>
    <w:rsid w:val="002E2B13"/>
    <w:rsid w:val="002E2C66"/>
    <w:rsid w:val="002E2C7E"/>
    <w:rsid w:val="002E2C89"/>
    <w:rsid w:val="002E2DBA"/>
    <w:rsid w:val="002E2F4D"/>
    <w:rsid w:val="002E2FEF"/>
    <w:rsid w:val="002E301D"/>
    <w:rsid w:val="002E303D"/>
    <w:rsid w:val="002E3097"/>
    <w:rsid w:val="002E3100"/>
    <w:rsid w:val="002E3283"/>
    <w:rsid w:val="002E32F4"/>
    <w:rsid w:val="002E33F7"/>
    <w:rsid w:val="002E34FF"/>
    <w:rsid w:val="002E3515"/>
    <w:rsid w:val="002E352E"/>
    <w:rsid w:val="002E37C1"/>
    <w:rsid w:val="002E3824"/>
    <w:rsid w:val="002E3830"/>
    <w:rsid w:val="002E3834"/>
    <w:rsid w:val="002E3A8E"/>
    <w:rsid w:val="002E3B76"/>
    <w:rsid w:val="002E3BCC"/>
    <w:rsid w:val="002E3BF4"/>
    <w:rsid w:val="002E3CE2"/>
    <w:rsid w:val="002E3E44"/>
    <w:rsid w:val="002E3FDD"/>
    <w:rsid w:val="002E4152"/>
    <w:rsid w:val="002E4177"/>
    <w:rsid w:val="002E418B"/>
    <w:rsid w:val="002E4343"/>
    <w:rsid w:val="002E4480"/>
    <w:rsid w:val="002E450A"/>
    <w:rsid w:val="002E4569"/>
    <w:rsid w:val="002E45EC"/>
    <w:rsid w:val="002E465C"/>
    <w:rsid w:val="002E46DC"/>
    <w:rsid w:val="002E4867"/>
    <w:rsid w:val="002E4876"/>
    <w:rsid w:val="002E4947"/>
    <w:rsid w:val="002E49FD"/>
    <w:rsid w:val="002E4A3A"/>
    <w:rsid w:val="002E4C20"/>
    <w:rsid w:val="002E4D32"/>
    <w:rsid w:val="002E4DA4"/>
    <w:rsid w:val="002E4DFD"/>
    <w:rsid w:val="002E5042"/>
    <w:rsid w:val="002E5063"/>
    <w:rsid w:val="002E506B"/>
    <w:rsid w:val="002E5106"/>
    <w:rsid w:val="002E5110"/>
    <w:rsid w:val="002E5257"/>
    <w:rsid w:val="002E53A6"/>
    <w:rsid w:val="002E5697"/>
    <w:rsid w:val="002E5A78"/>
    <w:rsid w:val="002E5A8D"/>
    <w:rsid w:val="002E5B3F"/>
    <w:rsid w:val="002E5B4B"/>
    <w:rsid w:val="002E5BF4"/>
    <w:rsid w:val="002E5C18"/>
    <w:rsid w:val="002E5CF5"/>
    <w:rsid w:val="002E5D3E"/>
    <w:rsid w:val="002E5DA7"/>
    <w:rsid w:val="002E5DCB"/>
    <w:rsid w:val="002E5DFE"/>
    <w:rsid w:val="002E5DFF"/>
    <w:rsid w:val="002E5E06"/>
    <w:rsid w:val="002E5E27"/>
    <w:rsid w:val="002E5E4C"/>
    <w:rsid w:val="002E5EE7"/>
    <w:rsid w:val="002E60E6"/>
    <w:rsid w:val="002E60F3"/>
    <w:rsid w:val="002E620B"/>
    <w:rsid w:val="002E6293"/>
    <w:rsid w:val="002E62E5"/>
    <w:rsid w:val="002E6664"/>
    <w:rsid w:val="002E66C8"/>
    <w:rsid w:val="002E66E3"/>
    <w:rsid w:val="002E6835"/>
    <w:rsid w:val="002E6890"/>
    <w:rsid w:val="002E692F"/>
    <w:rsid w:val="002E6938"/>
    <w:rsid w:val="002E699C"/>
    <w:rsid w:val="002E6A18"/>
    <w:rsid w:val="002E6A1C"/>
    <w:rsid w:val="002E6A71"/>
    <w:rsid w:val="002E6AA2"/>
    <w:rsid w:val="002E6B06"/>
    <w:rsid w:val="002E6B25"/>
    <w:rsid w:val="002E6C47"/>
    <w:rsid w:val="002E6D65"/>
    <w:rsid w:val="002E6DBB"/>
    <w:rsid w:val="002E6E09"/>
    <w:rsid w:val="002E6EB6"/>
    <w:rsid w:val="002E6EFF"/>
    <w:rsid w:val="002E6F68"/>
    <w:rsid w:val="002E7194"/>
    <w:rsid w:val="002E71A4"/>
    <w:rsid w:val="002E731B"/>
    <w:rsid w:val="002E7333"/>
    <w:rsid w:val="002E78EC"/>
    <w:rsid w:val="002E7BC7"/>
    <w:rsid w:val="002E7BCE"/>
    <w:rsid w:val="002E7BDC"/>
    <w:rsid w:val="002E7C69"/>
    <w:rsid w:val="002E7D84"/>
    <w:rsid w:val="002E7DB3"/>
    <w:rsid w:val="002E7F16"/>
    <w:rsid w:val="002F012C"/>
    <w:rsid w:val="002F0215"/>
    <w:rsid w:val="002F02B2"/>
    <w:rsid w:val="002F0317"/>
    <w:rsid w:val="002F04B9"/>
    <w:rsid w:val="002F04D9"/>
    <w:rsid w:val="002F04FB"/>
    <w:rsid w:val="002F05E9"/>
    <w:rsid w:val="002F0635"/>
    <w:rsid w:val="002F06E8"/>
    <w:rsid w:val="002F083B"/>
    <w:rsid w:val="002F08F9"/>
    <w:rsid w:val="002F0A29"/>
    <w:rsid w:val="002F0B4F"/>
    <w:rsid w:val="002F0B71"/>
    <w:rsid w:val="002F0E35"/>
    <w:rsid w:val="002F0E9A"/>
    <w:rsid w:val="002F0F54"/>
    <w:rsid w:val="002F0FF2"/>
    <w:rsid w:val="002F107C"/>
    <w:rsid w:val="002F1132"/>
    <w:rsid w:val="002F11AC"/>
    <w:rsid w:val="002F13A7"/>
    <w:rsid w:val="002F13DB"/>
    <w:rsid w:val="002F149E"/>
    <w:rsid w:val="002F14AB"/>
    <w:rsid w:val="002F15E0"/>
    <w:rsid w:val="002F1647"/>
    <w:rsid w:val="002F1745"/>
    <w:rsid w:val="002F182A"/>
    <w:rsid w:val="002F18D3"/>
    <w:rsid w:val="002F193B"/>
    <w:rsid w:val="002F1995"/>
    <w:rsid w:val="002F1BF0"/>
    <w:rsid w:val="002F1CC0"/>
    <w:rsid w:val="002F1D0E"/>
    <w:rsid w:val="002F1DC9"/>
    <w:rsid w:val="002F1DFB"/>
    <w:rsid w:val="002F239F"/>
    <w:rsid w:val="002F2595"/>
    <w:rsid w:val="002F265F"/>
    <w:rsid w:val="002F2691"/>
    <w:rsid w:val="002F26DA"/>
    <w:rsid w:val="002F275F"/>
    <w:rsid w:val="002F29B5"/>
    <w:rsid w:val="002F2A3A"/>
    <w:rsid w:val="002F2ABD"/>
    <w:rsid w:val="002F2B8B"/>
    <w:rsid w:val="002F2CA7"/>
    <w:rsid w:val="002F2EB8"/>
    <w:rsid w:val="002F2F78"/>
    <w:rsid w:val="002F2FED"/>
    <w:rsid w:val="002F31A6"/>
    <w:rsid w:val="002F3245"/>
    <w:rsid w:val="002F325C"/>
    <w:rsid w:val="002F3291"/>
    <w:rsid w:val="002F33E6"/>
    <w:rsid w:val="002F341C"/>
    <w:rsid w:val="002F36D9"/>
    <w:rsid w:val="002F3777"/>
    <w:rsid w:val="002F39EA"/>
    <w:rsid w:val="002F3A98"/>
    <w:rsid w:val="002F3C48"/>
    <w:rsid w:val="002F3F3A"/>
    <w:rsid w:val="002F3F62"/>
    <w:rsid w:val="002F3F7F"/>
    <w:rsid w:val="002F4118"/>
    <w:rsid w:val="002F413E"/>
    <w:rsid w:val="002F41C9"/>
    <w:rsid w:val="002F42BF"/>
    <w:rsid w:val="002F42C8"/>
    <w:rsid w:val="002F43F5"/>
    <w:rsid w:val="002F47BD"/>
    <w:rsid w:val="002F47F3"/>
    <w:rsid w:val="002F4849"/>
    <w:rsid w:val="002F4A97"/>
    <w:rsid w:val="002F4B07"/>
    <w:rsid w:val="002F4CFC"/>
    <w:rsid w:val="002F4EB7"/>
    <w:rsid w:val="002F4ED7"/>
    <w:rsid w:val="002F4F34"/>
    <w:rsid w:val="002F5128"/>
    <w:rsid w:val="002F51AB"/>
    <w:rsid w:val="002F542D"/>
    <w:rsid w:val="002F5451"/>
    <w:rsid w:val="002F5692"/>
    <w:rsid w:val="002F57E0"/>
    <w:rsid w:val="002F585E"/>
    <w:rsid w:val="002F5882"/>
    <w:rsid w:val="002F59D8"/>
    <w:rsid w:val="002F5A1E"/>
    <w:rsid w:val="002F5A46"/>
    <w:rsid w:val="002F5AB7"/>
    <w:rsid w:val="002F5B2A"/>
    <w:rsid w:val="002F5B3F"/>
    <w:rsid w:val="002F5B47"/>
    <w:rsid w:val="002F5BBB"/>
    <w:rsid w:val="002F5C0D"/>
    <w:rsid w:val="002F5E5E"/>
    <w:rsid w:val="002F5EC9"/>
    <w:rsid w:val="002F5EFB"/>
    <w:rsid w:val="002F5F0D"/>
    <w:rsid w:val="002F5F62"/>
    <w:rsid w:val="002F5FC2"/>
    <w:rsid w:val="002F611B"/>
    <w:rsid w:val="002F6221"/>
    <w:rsid w:val="002F625F"/>
    <w:rsid w:val="002F628E"/>
    <w:rsid w:val="002F62AF"/>
    <w:rsid w:val="002F63E8"/>
    <w:rsid w:val="002F64A1"/>
    <w:rsid w:val="002F653C"/>
    <w:rsid w:val="002F6542"/>
    <w:rsid w:val="002F65D3"/>
    <w:rsid w:val="002F6692"/>
    <w:rsid w:val="002F66CC"/>
    <w:rsid w:val="002F6795"/>
    <w:rsid w:val="002F697F"/>
    <w:rsid w:val="002F6B77"/>
    <w:rsid w:val="002F6C22"/>
    <w:rsid w:val="002F6C67"/>
    <w:rsid w:val="002F7052"/>
    <w:rsid w:val="002F722F"/>
    <w:rsid w:val="002F72EF"/>
    <w:rsid w:val="002F7590"/>
    <w:rsid w:val="002F76D1"/>
    <w:rsid w:val="002F784B"/>
    <w:rsid w:val="002F78BC"/>
    <w:rsid w:val="002F7A04"/>
    <w:rsid w:val="002F7AE7"/>
    <w:rsid w:val="002F7B30"/>
    <w:rsid w:val="002F7CA0"/>
    <w:rsid w:val="002F7D0F"/>
    <w:rsid w:val="002F7DFC"/>
    <w:rsid w:val="002F7E2A"/>
    <w:rsid w:val="002F7E3E"/>
    <w:rsid w:val="002F7F23"/>
    <w:rsid w:val="0030005C"/>
    <w:rsid w:val="003001EA"/>
    <w:rsid w:val="003002D9"/>
    <w:rsid w:val="0030047D"/>
    <w:rsid w:val="00300657"/>
    <w:rsid w:val="003008C5"/>
    <w:rsid w:val="003008D8"/>
    <w:rsid w:val="003008DA"/>
    <w:rsid w:val="00300963"/>
    <w:rsid w:val="00300CA0"/>
    <w:rsid w:val="00300D9D"/>
    <w:rsid w:val="00300DA1"/>
    <w:rsid w:val="00300DE1"/>
    <w:rsid w:val="00300E9F"/>
    <w:rsid w:val="00300EC9"/>
    <w:rsid w:val="00300ED3"/>
    <w:rsid w:val="00300EF2"/>
    <w:rsid w:val="00301006"/>
    <w:rsid w:val="00301016"/>
    <w:rsid w:val="00301213"/>
    <w:rsid w:val="00301214"/>
    <w:rsid w:val="00301256"/>
    <w:rsid w:val="00301290"/>
    <w:rsid w:val="00301292"/>
    <w:rsid w:val="003014D6"/>
    <w:rsid w:val="00301760"/>
    <w:rsid w:val="003017BA"/>
    <w:rsid w:val="00301933"/>
    <w:rsid w:val="0030195A"/>
    <w:rsid w:val="00301A32"/>
    <w:rsid w:val="00301B3B"/>
    <w:rsid w:val="00301EF6"/>
    <w:rsid w:val="00301FCD"/>
    <w:rsid w:val="00301FF4"/>
    <w:rsid w:val="003020E7"/>
    <w:rsid w:val="003020FA"/>
    <w:rsid w:val="0030222C"/>
    <w:rsid w:val="00302392"/>
    <w:rsid w:val="003023A1"/>
    <w:rsid w:val="00302436"/>
    <w:rsid w:val="00302643"/>
    <w:rsid w:val="00302689"/>
    <w:rsid w:val="0030272B"/>
    <w:rsid w:val="003028F3"/>
    <w:rsid w:val="00302900"/>
    <w:rsid w:val="00302B35"/>
    <w:rsid w:val="00302BE9"/>
    <w:rsid w:val="00302C73"/>
    <w:rsid w:val="00302D50"/>
    <w:rsid w:val="00302D82"/>
    <w:rsid w:val="00302DD5"/>
    <w:rsid w:val="00302DE3"/>
    <w:rsid w:val="00302FF5"/>
    <w:rsid w:val="0030300E"/>
    <w:rsid w:val="00303043"/>
    <w:rsid w:val="0030306F"/>
    <w:rsid w:val="003030F7"/>
    <w:rsid w:val="00303249"/>
    <w:rsid w:val="00303369"/>
    <w:rsid w:val="0030344F"/>
    <w:rsid w:val="00303458"/>
    <w:rsid w:val="0030368A"/>
    <w:rsid w:val="003036A7"/>
    <w:rsid w:val="00303740"/>
    <w:rsid w:val="003037A4"/>
    <w:rsid w:val="003038BD"/>
    <w:rsid w:val="003038D9"/>
    <w:rsid w:val="003038F1"/>
    <w:rsid w:val="003039AF"/>
    <w:rsid w:val="003039B5"/>
    <w:rsid w:val="00303C16"/>
    <w:rsid w:val="00303E4A"/>
    <w:rsid w:val="00303F61"/>
    <w:rsid w:val="003040B5"/>
    <w:rsid w:val="00304189"/>
    <w:rsid w:val="003041A4"/>
    <w:rsid w:val="003041DB"/>
    <w:rsid w:val="003043A9"/>
    <w:rsid w:val="00304474"/>
    <w:rsid w:val="003044F2"/>
    <w:rsid w:val="00304570"/>
    <w:rsid w:val="003045F5"/>
    <w:rsid w:val="003047AB"/>
    <w:rsid w:val="00304813"/>
    <w:rsid w:val="00304822"/>
    <w:rsid w:val="00304879"/>
    <w:rsid w:val="003048BF"/>
    <w:rsid w:val="003049A4"/>
    <w:rsid w:val="00304A6F"/>
    <w:rsid w:val="00304C64"/>
    <w:rsid w:val="00304E0B"/>
    <w:rsid w:val="00304EC5"/>
    <w:rsid w:val="00304ECF"/>
    <w:rsid w:val="00304F17"/>
    <w:rsid w:val="00305373"/>
    <w:rsid w:val="00305423"/>
    <w:rsid w:val="003055DF"/>
    <w:rsid w:val="0030573B"/>
    <w:rsid w:val="003057E4"/>
    <w:rsid w:val="00305841"/>
    <w:rsid w:val="003059AB"/>
    <w:rsid w:val="00305A85"/>
    <w:rsid w:val="00305B1E"/>
    <w:rsid w:val="00305BF0"/>
    <w:rsid w:val="00305E59"/>
    <w:rsid w:val="00305E6D"/>
    <w:rsid w:val="00305F09"/>
    <w:rsid w:val="00305F42"/>
    <w:rsid w:val="0030617B"/>
    <w:rsid w:val="003061BC"/>
    <w:rsid w:val="0030629E"/>
    <w:rsid w:val="003064D4"/>
    <w:rsid w:val="00306648"/>
    <w:rsid w:val="00306653"/>
    <w:rsid w:val="00306670"/>
    <w:rsid w:val="003068FF"/>
    <w:rsid w:val="00306B95"/>
    <w:rsid w:val="00306C1E"/>
    <w:rsid w:val="00306C5D"/>
    <w:rsid w:val="00306CA3"/>
    <w:rsid w:val="00306EC2"/>
    <w:rsid w:val="00306FFD"/>
    <w:rsid w:val="0030705C"/>
    <w:rsid w:val="003070A1"/>
    <w:rsid w:val="003070D9"/>
    <w:rsid w:val="003072DD"/>
    <w:rsid w:val="0030733B"/>
    <w:rsid w:val="00307664"/>
    <w:rsid w:val="0030797E"/>
    <w:rsid w:val="003079C2"/>
    <w:rsid w:val="003079ED"/>
    <w:rsid w:val="00307A1C"/>
    <w:rsid w:val="00307D4A"/>
    <w:rsid w:val="00307DCE"/>
    <w:rsid w:val="00307EBF"/>
    <w:rsid w:val="00307EFD"/>
    <w:rsid w:val="00307FD6"/>
    <w:rsid w:val="0031007C"/>
    <w:rsid w:val="0031036A"/>
    <w:rsid w:val="003103E6"/>
    <w:rsid w:val="00310404"/>
    <w:rsid w:val="003104C2"/>
    <w:rsid w:val="0031054C"/>
    <w:rsid w:val="00310554"/>
    <w:rsid w:val="00310689"/>
    <w:rsid w:val="003106AD"/>
    <w:rsid w:val="0031085A"/>
    <w:rsid w:val="00310865"/>
    <w:rsid w:val="00310895"/>
    <w:rsid w:val="00310A5E"/>
    <w:rsid w:val="00310A68"/>
    <w:rsid w:val="00310AA3"/>
    <w:rsid w:val="00310C85"/>
    <w:rsid w:val="00310D98"/>
    <w:rsid w:val="00310EB4"/>
    <w:rsid w:val="00310FC4"/>
    <w:rsid w:val="00311029"/>
    <w:rsid w:val="0031104D"/>
    <w:rsid w:val="003111A9"/>
    <w:rsid w:val="003111C8"/>
    <w:rsid w:val="003112BF"/>
    <w:rsid w:val="00311502"/>
    <w:rsid w:val="003115C5"/>
    <w:rsid w:val="003115FA"/>
    <w:rsid w:val="003116D0"/>
    <w:rsid w:val="003117DA"/>
    <w:rsid w:val="003118D6"/>
    <w:rsid w:val="0031196F"/>
    <w:rsid w:val="00311A2B"/>
    <w:rsid w:val="00311A90"/>
    <w:rsid w:val="00311B4C"/>
    <w:rsid w:val="00311D59"/>
    <w:rsid w:val="00311DA4"/>
    <w:rsid w:val="00311DB3"/>
    <w:rsid w:val="00311DC4"/>
    <w:rsid w:val="00311E06"/>
    <w:rsid w:val="00311E20"/>
    <w:rsid w:val="00311F3A"/>
    <w:rsid w:val="00311F51"/>
    <w:rsid w:val="00311F6F"/>
    <w:rsid w:val="00311F7E"/>
    <w:rsid w:val="0031223A"/>
    <w:rsid w:val="00312626"/>
    <w:rsid w:val="0031267D"/>
    <w:rsid w:val="0031278F"/>
    <w:rsid w:val="003127CB"/>
    <w:rsid w:val="003127E6"/>
    <w:rsid w:val="0031284C"/>
    <w:rsid w:val="003129B6"/>
    <w:rsid w:val="00312A20"/>
    <w:rsid w:val="00312AAB"/>
    <w:rsid w:val="00312BFF"/>
    <w:rsid w:val="00312CDE"/>
    <w:rsid w:val="00312D0E"/>
    <w:rsid w:val="00312DCE"/>
    <w:rsid w:val="00312E50"/>
    <w:rsid w:val="00312EB4"/>
    <w:rsid w:val="00312F1A"/>
    <w:rsid w:val="00312F43"/>
    <w:rsid w:val="00312F57"/>
    <w:rsid w:val="00313005"/>
    <w:rsid w:val="00313194"/>
    <w:rsid w:val="003131F4"/>
    <w:rsid w:val="00313277"/>
    <w:rsid w:val="003133BC"/>
    <w:rsid w:val="00313418"/>
    <w:rsid w:val="00313565"/>
    <w:rsid w:val="003135E0"/>
    <w:rsid w:val="00313721"/>
    <w:rsid w:val="00313877"/>
    <w:rsid w:val="003138B8"/>
    <w:rsid w:val="00313B4D"/>
    <w:rsid w:val="00313BB3"/>
    <w:rsid w:val="00313C2A"/>
    <w:rsid w:val="00313C6A"/>
    <w:rsid w:val="00313DB4"/>
    <w:rsid w:val="00313EBA"/>
    <w:rsid w:val="00313F1A"/>
    <w:rsid w:val="00313F37"/>
    <w:rsid w:val="00313FCE"/>
    <w:rsid w:val="00314081"/>
    <w:rsid w:val="003140F7"/>
    <w:rsid w:val="003142F8"/>
    <w:rsid w:val="00314309"/>
    <w:rsid w:val="0031433A"/>
    <w:rsid w:val="003146A7"/>
    <w:rsid w:val="0031479B"/>
    <w:rsid w:val="0031480E"/>
    <w:rsid w:val="00314918"/>
    <w:rsid w:val="00314993"/>
    <w:rsid w:val="00314A8B"/>
    <w:rsid w:val="00314B3E"/>
    <w:rsid w:val="00314B69"/>
    <w:rsid w:val="00314C4D"/>
    <w:rsid w:val="00314CF3"/>
    <w:rsid w:val="00314DF6"/>
    <w:rsid w:val="00314E82"/>
    <w:rsid w:val="00314F3A"/>
    <w:rsid w:val="00315104"/>
    <w:rsid w:val="00315255"/>
    <w:rsid w:val="00315311"/>
    <w:rsid w:val="00315432"/>
    <w:rsid w:val="00315479"/>
    <w:rsid w:val="00315488"/>
    <w:rsid w:val="003154B5"/>
    <w:rsid w:val="003155A2"/>
    <w:rsid w:val="003155CC"/>
    <w:rsid w:val="0031582B"/>
    <w:rsid w:val="00315880"/>
    <w:rsid w:val="003158EE"/>
    <w:rsid w:val="00315954"/>
    <w:rsid w:val="00315B7A"/>
    <w:rsid w:val="00315CE9"/>
    <w:rsid w:val="00315D8B"/>
    <w:rsid w:val="00315DDD"/>
    <w:rsid w:val="00315E2E"/>
    <w:rsid w:val="00315E7A"/>
    <w:rsid w:val="00315EA3"/>
    <w:rsid w:val="00316105"/>
    <w:rsid w:val="003163E5"/>
    <w:rsid w:val="00316484"/>
    <w:rsid w:val="00316509"/>
    <w:rsid w:val="00316548"/>
    <w:rsid w:val="0031665D"/>
    <w:rsid w:val="00316715"/>
    <w:rsid w:val="003168F7"/>
    <w:rsid w:val="003169DB"/>
    <w:rsid w:val="00316A43"/>
    <w:rsid w:val="00316B17"/>
    <w:rsid w:val="00316B73"/>
    <w:rsid w:val="00316C69"/>
    <w:rsid w:val="00316D6A"/>
    <w:rsid w:val="00316EC2"/>
    <w:rsid w:val="003174A9"/>
    <w:rsid w:val="0031755D"/>
    <w:rsid w:val="00317564"/>
    <w:rsid w:val="0031757C"/>
    <w:rsid w:val="003177A4"/>
    <w:rsid w:val="003177CB"/>
    <w:rsid w:val="00317866"/>
    <w:rsid w:val="003178E4"/>
    <w:rsid w:val="003179A3"/>
    <w:rsid w:val="00317A03"/>
    <w:rsid w:val="00317A07"/>
    <w:rsid w:val="00317A9D"/>
    <w:rsid w:val="00317B1B"/>
    <w:rsid w:val="00317C27"/>
    <w:rsid w:val="00317E40"/>
    <w:rsid w:val="003200D9"/>
    <w:rsid w:val="00320146"/>
    <w:rsid w:val="003201E8"/>
    <w:rsid w:val="003202BF"/>
    <w:rsid w:val="0032052D"/>
    <w:rsid w:val="003207BC"/>
    <w:rsid w:val="00320886"/>
    <w:rsid w:val="0032091C"/>
    <w:rsid w:val="003209D8"/>
    <w:rsid w:val="00320B13"/>
    <w:rsid w:val="00320BA0"/>
    <w:rsid w:val="00320C11"/>
    <w:rsid w:val="00320F9A"/>
    <w:rsid w:val="003210F2"/>
    <w:rsid w:val="00321186"/>
    <w:rsid w:val="003213FA"/>
    <w:rsid w:val="00321456"/>
    <w:rsid w:val="0032154E"/>
    <w:rsid w:val="003215F8"/>
    <w:rsid w:val="00321656"/>
    <w:rsid w:val="003216E8"/>
    <w:rsid w:val="0032185E"/>
    <w:rsid w:val="00321D3B"/>
    <w:rsid w:val="00321D7E"/>
    <w:rsid w:val="00321E8C"/>
    <w:rsid w:val="00321E94"/>
    <w:rsid w:val="0032220E"/>
    <w:rsid w:val="003224C3"/>
    <w:rsid w:val="0032250B"/>
    <w:rsid w:val="0032254F"/>
    <w:rsid w:val="003225FD"/>
    <w:rsid w:val="0032262C"/>
    <w:rsid w:val="0032271D"/>
    <w:rsid w:val="0032272E"/>
    <w:rsid w:val="003229DF"/>
    <w:rsid w:val="00322B9D"/>
    <w:rsid w:val="00322CDA"/>
    <w:rsid w:val="00322D9C"/>
    <w:rsid w:val="00322DDC"/>
    <w:rsid w:val="00322EA3"/>
    <w:rsid w:val="00323125"/>
    <w:rsid w:val="0032326B"/>
    <w:rsid w:val="00323291"/>
    <w:rsid w:val="003232B0"/>
    <w:rsid w:val="00323372"/>
    <w:rsid w:val="0032340D"/>
    <w:rsid w:val="00323556"/>
    <w:rsid w:val="00323579"/>
    <w:rsid w:val="0032357D"/>
    <w:rsid w:val="003235D4"/>
    <w:rsid w:val="003235F7"/>
    <w:rsid w:val="0032388A"/>
    <w:rsid w:val="0032397F"/>
    <w:rsid w:val="003239D8"/>
    <w:rsid w:val="003239FD"/>
    <w:rsid w:val="00323ABC"/>
    <w:rsid w:val="00323B3B"/>
    <w:rsid w:val="00323B57"/>
    <w:rsid w:val="00323BF3"/>
    <w:rsid w:val="00323CA4"/>
    <w:rsid w:val="00323CD2"/>
    <w:rsid w:val="00323DB1"/>
    <w:rsid w:val="00324004"/>
    <w:rsid w:val="00324064"/>
    <w:rsid w:val="0032426D"/>
    <w:rsid w:val="0032428A"/>
    <w:rsid w:val="003242A3"/>
    <w:rsid w:val="003242AE"/>
    <w:rsid w:val="003242F1"/>
    <w:rsid w:val="00324350"/>
    <w:rsid w:val="00324379"/>
    <w:rsid w:val="00324422"/>
    <w:rsid w:val="00324426"/>
    <w:rsid w:val="00324436"/>
    <w:rsid w:val="00324461"/>
    <w:rsid w:val="003244E6"/>
    <w:rsid w:val="0032473B"/>
    <w:rsid w:val="003249C4"/>
    <w:rsid w:val="003249F0"/>
    <w:rsid w:val="00324C2E"/>
    <w:rsid w:val="00324CF2"/>
    <w:rsid w:val="00324E10"/>
    <w:rsid w:val="00324FF1"/>
    <w:rsid w:val="003250EE"/>
    <w:rsid w:val="00325115"/>
    <w:rsid w:val="00325232"/>
    <w:rsid w:val="003252E6"/>
    <w:rsid w:val="0032544B"/>
    <w:rsid w:val="00325518"/>
    <w:rsid w:val="0032557B"/>
    <w:rsid w:val="00325587"/>
    <w:rsid w:val="003256D0"/>
    <w:rsid w:val="0032571A"/>
    <w:rsid w:val="00325978"/>
    <w:rsid w:val="00325ACB"/>
    <w:rsid w:val="00325B5C"/>
    <w:rsid w:val="00325D40"/>
    <w:rsid w:val="00325E12"/>
    <w:rsid w:val="00326410"/>
    <w:rsid w:val="00326466"/>
    <w:rsid w:val="0032650D"/>
    <w:rsid w:val="003265A5"/>
    <w:rsid w:val="0032661D"/>
    <w:rsid w:val="00326689"/>
    <w:rsid w:val="00326859"/>
    <w:rsid w:val="003269F8"/>
    <w:rsid w:val="00326A7A"/>
    <w:rsid w:val="00326B90"/>
    <w:rsid w:val="00326BA5"/>
    <w:rsid w:val="00326C1F"/>
    <w:rsid w:val="00326F51"/>
    <w:rsid w:val="00327062"/>
    <w:rsid w:val="00327081"/>
    <w:rsid w:val="0032712C"/>
    <w:rsid w:val="00327405"/>
    <w:rsid w:val="00327576"/>
    <w:rsid w:val="0032766F"/>
    <w:rsid w:val="00327689"/>
    <w:rsid w:val="0032776A"/>
    <w:rsid w:val="003277B0"/>
    <w:rsid w:val="00327812"/>
    <w:rsid w:val="00327863"/>
    <w:rsid w:val="003278C6"/>
    <w:rsid w:val="00327959"/>
    <w:rsid w:val="00327983"/>
    <w:rsid w:val="00327B56"/>
    <w:rsid w:val="00327BF7"/>
    <w:rsid w:val="00327C81"/>
    <w:rsid w:val="00327C88"/>
    <w:rsid w:val="00327CE0"/>
    <w:rsid w:val="00327D6A"/>
    <w:rsid w:val="0032A154"/>
    <w:rsid w:val="003300E7"/>
    <w:rsid w:val="0033011A"/>
    <w:rsid w:val="003301BF"/>
    <w:rsid w:val="0033036B"/>
    <w:rsid w:val="0033048D"/>
    <w:rsid w:val="00330643"/>
    <w:rsid w:val="00330D78"/>
    <w:rsid w:val="00330E0A"/>
    <w:rsid w:val="00330E40"/>
    <w:rsid w:val="003310AC"/>
    <w:rsid w:val="003310D7"/>
    <w:rsid w:val="003310E0"/>
    <w:rsid w:val="00331107"/>
    <w:rsid w:val="003312A7"/>
    <w:rsid w:val="003312E3"/>
    <w:rsid w:val="00331487"/>
    <w:rsid w:val="0033157A"/>
    <w:rsid w:val="003316C6"/>
    <w:rsid w:val="003316F5"/>
    <w:rsid w:val="0033174F"/>
    <w:rsid w:val="0033180E"/>
    <w:rsid w:val="00331823"/>
    <w:rsid w:val="003319D1"/>
    <w:rsid w:val="003319FF"/>
    <w:rsid w:val="00331ABD"/>
    <w:rsid w:val="00331D77"/>
    <w:rsid w:val="00331FA8"/>
    <w:rsid w:val="003322BE"/>
    <w:rsid w:val="003322C7"/>
    <w:rsid w:val="0033230F"/>
    <w:rsid w:val="003323F3"/>
    <w:rsid w:val="003328DF"/>
    <w:rsid w:val="003329FA"/>
    <w:rsid w:val="00332A6E"/>
    <w:rsid w:val="00332B08"/>
    <w:rsid w:val="00332C06"/>
    <w:rsid w:val="00332CBD"/>
    <w:rsid w:val="00332CE4"/>
    <w:rsid w:val="00332ECB"/>
    <w:rsid w:val="0033320D"/>
    <w:rsid w:val="0033326C"/>
    <w:rsid w:val="00333278"/>
    <w:rsid w:val="00333328"/>
    <w:rsid w:val="0033339C"/>
    <w:rsid w:val="0033349C"/>
    <w:rsid w:val="003334CE"/>
    <w:rsid w:val="00333552"/>
    <w:rsid w:val="003336E7"/>
    <w:rsid w:val="0033378C"/>
    <w:rsid w:val="0033395E"/>
    <w:rsid w:val="0033396D"/>
    <w:rsid w:val="00333A81"/>
    <w:rsid w:val="00333AC9"/>
    <w:rsid w:val="00333AE1"/>
    <w:rsid w:val="00333C54"/>
    <w:rsid w:val="00333C83"/>
    <w:rsid w:val="00333CC0"/>
    <w:rsid w:val="00333CFE"/>
    <w:rsid w:val="00333E8E"/>
    <w:rsid w:val="00333EB6"/>
    <w:rsid w:val="00333EBD"/>
    <w:rsid w:val="0033420D"/>
    <w:rsid w:val="003342C2"/>
    <w:rsid w:val="003343B3"/>
    <w:rsid w:val="003344FD"/>
    <w:rsid w:val="0033465F"/>
    <w:rsid w:val="003348CF"/>
    <w:rsid w:val="00334A16"/>
    <w:rsid w:val="00334BC0"/>
    <w:rsid w:val="00334BE3"/>
    <w:rsid w:val="00334C06"/>
    <w:rsid w:val="00334D17"/>
    <w:rsid w:val="00334D29"/>
    <w:rsid w:val="00334E96"/>
    <w:rsid w:val="00334F0A"/>
    <w:rsid w:val="00334F7B"/>
    <w:rsid w:val="00335060"/>
    <w:rsid w:val="0033509C"/>
    <w:rsid w:val="003350A2"/>
    <w:rsid w:val="003350B7"/>
    <w:rsid w:val="0033510E"/>
    <w:rsid w:val="0033519D"/>
    <w:rsid w:val="003351C7"/>
    <w:rsid w:val="00335218"/>
    <w:rsid w:val="00335250"/>
    <w:rsid w:val="0033528A"/>
    <w:rsid w:val="0033530F"/>
    <w:rsid w:val="00335419"/>
    <w:rsid w:val="0033541A"/>
    <w:rsid w:val="00335453"/>
    <w:rsid w:val="00335469"/>
    <w:rsid w:val="003354C6"/>
    <w:rsid w:val="0033583E"/>
    <w:rsid w:val="0033585F"/>
    <w:rsid w:val="00335862"/>
    <w:rsid w:val="0033590E"/>
    <w:rsid w:val="00335926"/>
    <w:rsid w:val="00335A78"/>
    <w:rsid w:val="00335AA2"/>
    <w:rsid w:val="00335BB6"/>
    <w:rsid w:val="00335C0A"/>
    <w:rsid w:val="00335D39"/>
    <w:rsid w:val="00335EE3"/>
    <w:rsid w:val="00335F26"/>
    <w:rsid w:val="00335FD8"/>
    <w:rsid w:val="00336145"/>
    <w:rsid w:val="00336344"/>
    <w:rsid w:val="0033636B"/>
    <w:rsid w:val="003365B5"/>
    <w:rsid w:val="00336681"/>
    <w:rsid w:val="0033675B"/>
    <w:rsid w:val="00336886"/>
    <w:rsid w:val="003369EB"/>
    <w:rsid w:val="00336B4E"/>
    <w:rsid w:val="00336B5F"/>
    <w:rsid w:val="00336BD4"/>
    <w:rsid w:val="00336CC6"/>
    <w:rsid w:val="00336CEC"/>
    <w:rsid w:val="00336DC5"/>
    <w:rsid w:val="00336EAC"/>
    <w:rsid w:val="003370CF"/>
    <w:rsid w:val="00337304"/>
    <w:rsid w:val="003373A7"/>
    <w:rsid w:val="0033766A"/>
    <w:rsid w:val="00337A77"/>
    <w:rsid w:val="00337AC3"/>
    <w:rsid w:val="00337AC7"/>
    <w:rsid w:val="00337ADB"/>
    <w:rsid w:val="00337AEC"/>
    <w:rsid w:val="00337B05"/>
    <w:rsid w:val="00337B7A"/>
    <w:rsid w:val="00337C34"/>
    <w:rsid w:val="00337C50"/>
    <w:rsid w:val="00337E4E"/>
    <w:rsid w:val="00337F9E"/>
    <w:rsid w:val="0033D55F"/>
    <w:rsid w:val="0034017E"/>
    <w:rsid w:val="00340180"/>
    <w:rsid w:val="00340274"/>
    <w:rsid w:val="003402A9"/>
    <w:rsid w:val="00340352"/>
    <w:rsid w:val="003403A7"/>
    <w:rsid w:val="003404D4"/>
    <w:rsid w:val="003405BD"/>
    <w:rsid w:val="0034067F"/>
    <w:rsid w:val="0034069B"/>
    <w:rsid w:val="00340838"/>
    <w:rsid w:val="00340867"/>
    <w:rsid w:val="00340962"/>
    <w:rsid w:val="003409B2"/>
    <w:rsid w:val="00340B2E"/>
    <w:rsid w:val="00340B66"/>
    <w:rsid w:val="00340BE9"/>
    <w:rsid w:val="00340CE0"/>
    <w:rsid w:val="00340D14"/>
    <w:rsid w:val="00340E2E"/>
    <w:rsid w:val="00340E85"/>
    <w:rsid w:val="00341273"/>
    <w:rsid w:val="00341287"/>
    <w:rsid w:val="003413C9"/>
    <w:rsid w:val="003415D8"/>
    <w:rsid w:val="00341680"/>
    <w:rsid w:val="00341753"/>
    <w:rsid w:val="00341793"/>
    <w:rsid w:val="0034186C"/>
    <w:rsid w:val="003418A4"/>
    <w:rsid w:val="003418D2"/>
    <w:rsid w:val="003419C9"/>
    <w:rsid w:val="00341B61"/>
    <w:rsid w:val="00341C0B"/>
    <w:rsid w:val="00341C48"/>
    <w:rsid w:val="00341E1D"/>
    <w:rsid w:val="00341E64"/>
    <w:rsid w:val="00341EE8"/>
    <w:rsid w:val="00341EF0"/>
    <w:rsid w:val="00341F0D"/>
    <w:rsid w:val="00341F21"/>
    <w:rsid w:val="00341F84"/>
    <w:rsid w:val="0034210D"/>
    <w:rsid w:val="0034213C"/>
    <w:rsid w:val="00342153"/>
    <w:rsid w:val="0034215E"/>
    <w:rsid w:val="00342212"/>
    <w:rsid w:val="00342520"/>
    <w:rsid w:val="00342605"/>
    <w:rsid w:val="0034270A"/>
    <w:rsid w:val="0034277D"/>
    <w:rsid w:val="0034284A"/>
    <w:rsid w:val="003428A3"/>
    <w:rsid w:val="003428AA"/>
    <w:rsid w:val="003428E2"/>
    <w:rsid w:val="00342965"/>
    <w:rsid w:val="003429BB"/>
    <w:rsid w:val="003429FC"/>
    <w:rsid w:val="00342AD0"/>
    <w:rsid w:val="00342B66"/>
    <w:rsid w:val="00342C1A"/>
    <w:rsid w:val="00342C2A"/>
    <w:rsid w:val="00342C4A"/>
    <w:rsid w:val="00342CB9"/>
    <w:rsid w:val="00342DC2"/>
    <w:rsid w:val="00342E22"/>
    <w:rsid w:val="00342E7C"/>
    <w:rsid w:val="00342E8D"/>
    <w:rsid w:val="00343077"/>
    <w:rsid w:val="00343303"/>
    <w:rsid w:val="0034336C"/>
    <w:rsid w:val="003433E2"/>
    <w:rsid w:val="003433F1"/>
    <w:rsid w:val="00343421"/>
    <w:rsid w:val="00343465"/>
    <w:rsid w:val="003436A8"/>
    <w:rsid w:val="0034372E"/>
    <w:rsid w:val="00343810"/>
    <w:rsid w:val="00343C3D"/>
    <w:rsid w:val="00343D5A"/>
    <w:rsid w:val="00343E10"/>
    <w:rsid w:val="00343E63"/>
    <w:rsid w:val="00343F9B"/>
    <w:rsid w:val="003441C0"/>
    <w:rsid w:val="003444DE"/>
    <w:rsid w:val="003444F6"/>
    <w:rsid w:val="00344528"/>
    <w:rsid w:val="00344698"/>
    <w:rsid w:val="003447A9"/>
    <w:rsid w:val="003447B1"/>
    <w:rsid w:val="00344964"/>
    <w:rsid w:val="00344C61"/>
    <w:rsid w:val="00344CCB"/>
    <w:rsid w:val="00344D0F"/>
    <w:rsid w:val="00344D3D"/>
    <w:rsid w:val="00344DE1"/>
    <w:rsid w:val="00345056"/>
    <w:rsid w:val="0034509B"/>
    <w:rsid w:val="00345193"/>
    <w:rsid w:val="00345945"/>
    <w:rsid w:val="003459C7"/>
    <w:rsid w:val="003459C9"/>
    <w:rsid w:val="00345B27"/>
    <w:rsid w:val="00345DB9"/>
    <w:rsid w:val="00345FDB"/>
    <w:rsid w:val="00346030"/>
    <w:rsid w:val="003460A5"/>
    <w:rsid w:val="003460D8"/>
    <w:rsid w:val="00346161"/>
    <w:rsid w:val="00346289"/>
    <w:rsid w:val="0034628D"/>
    <w:rsid w:val="003464E0"/>
    <w:rsid w:val="00346588"/>
    <w:rsid w:val="003465C5"/>
    <w:rsid w:val="003466C2"/>
    <w:rsid w:val="0034674C"/>
    <w:rsid w:val="0034675F"/>
    <w:rsid w:val="00346869"/>
    <w:rsid w:val="0034698D"/>
    <w:rsid w:val="00346A2C"/>
    <w:rsid w:val="00346A71"/>
    <w:rsid w:val="00346D41"/>
    <w:rsid w:val="00346F5F"/>
    <w:rsid w:val="00346FA9"/>
    <w:rsid w:val="00347052"/>
    <w:rsid w:val="003470DA"/>
    <w:rsid w:val="003471D2"/>
    <w:rsid w:val="0034739C"/>
    <w:rsid w:val="00347411"/>
    <w:rsid w:val="003474D9"/>
    <w:rsid w:val="003474E7"/>
    <w:rsid w:val="0034755C"/>
    <w:rsid w:val="003475F7"/>
    <w:rsid w:val="0034760E"/>
    <w:rsid w:val="003477B1"/>
    <w:rsid w:val="0034780F"/>
    <w:rsid w:val="00347888"/>
    <w:rsid w:val="003478CA"/>
    <w:rsid w:val="00347A16"/>
    <w:rsid w:val="00347A67"/>
    <w:rsid w:val="00347A7E"/>
    <w:rsid w:val="00347AFE"/>
    <w:rsid w:val="00347BB6"/>
    <w:rsid w:val="00347CCA"/>
    <w:rsid w:val="00347CD2"/>
    <w:rsid w:val="00347DAB"/>
    <w:rsid w:val="00347DAF"/>
    <w:rsid w:val="00347DBF"/>
    <w:rsid w:val="00347E49"/>
    <w:rsid w:val="00347F5A"/>
    <w:rsid w:val="00347FFC"/>
    <w:rsid w:val="00350156"/>
    <w:rsid w:val="00350180"/>
    <w:rsid w:val="003502B8"/>
    <w:rsid w:val="0035047A"/>
    <w:rsid w:val="00350500"/>
    <w:rsid w:val="0035054A"/>
    <w:rsid w:val="00350631"/>
    <w:rsid w:val="00350688"/>
    <w:rsid w:val="0035069A"/>
    <w:rsid w:val="00350757"/>
    <w:rsid w:val="003507D3"/>
    <w:rsid w:val="003508A8"/>
    <w:rsid w:val="00350996"/>
    <w:rsid w:val="00350A5B"/>
    <w:rsid w:val="00350CDC"/>
    <w:rsid w:val="00350D20"/>
    <w:rsid w:val="00350D2E"/>
    <w:rsid w:val="00350E42"/>
    <w:rsid w:val="00350EA0"/>
    <w:rsid w:val="00350EDF"/>
    <w:rsid w:val="00350F74"/>
    <w:rsid w:val="00350FBE"/>
    <w:rsid w:val="0035114D"/>
    <w:rsid w:val="00351159"/>
    <w:rsid w:val="0035123F"/>
    <w:rsid w:val="00351474"/>
    <w:rsid w:val="0035147E"/>
    <w:rsid w:val="00351482"/>
    <w:rsid w:val="00351597"/>
    <w:rsid w:val="003516AF"/>
    <w:rsid w:val="00351709"/>
    <w:rsid w:val="0035176F"/>
    <w:rsid w:val="00351786"/>
    <w:rsid w:val="0035178E"/>
    <w:rsid w:val="0035188C"/>
    <w:rsid w:val="003518B1"/>
    <w:rsid w:val="003519B4"/>
    <w:rsid w:val="003519E6"/>
    <w:rsid w:val="00351A35"/>
    <w:rsid w:val="00351C73"/>
    <w:rsid w:val="00351D0D"/>
    <w:rsid w:val="00351D1D"/>
    <w:rsid w:val="00351D8D"/>
    <w:rsid w:val="00351DA6"/>
    <w:rsid w:val="00351E90"/>
    <w:rsid w:val="00351F26"/>
    <w:rsid w:val="0035202D"/>
    <w:rsid w:val="003521D2"/>
    <w:rsid w:val="0035224E"/>
    <w:rsid w:val="00352376"/>
    <w:rsid w:val="0035243A"/>
    <w:rsid w:val="00352457"/>
    <w:rsid w:val="00352458"/>
    <w:rsid w:val="00352594"/>
    <w:rsid w:val="00352602"/>
    <w:rsid w:val="003526B6"/>
    <w:rsid w:val="0035271B"/>
    <w:rsid w:val="0035276F"/>
    <w:rsid w:val="003527B7"/>
    <w:rsid w:val="003528B9"/>
    <w:rsid w:val="003528D4"/>
    <w:rsid w:val="00352B44"/>
    <w:rsid w:val="00352B86"/>
    <w:rsid w:val="00352BC1"/>
    <w:rsid w:val="00352BF9"/>
    <w:rsid w:val="00352C63"/>
    <w:rsid w:val="00352CD6"/>
    <w:rsid w:val="00352E84"/>
    <w:rsid w:val="00353047"/>
    <w:rsid w:val="003530C2"/>
    <w:rsid w:val="0035310E"/>
    <w:rsid w:val="00353132"/>
    <w:rsid w:val="0035333E"/>
    <w:rsid w:val="003534EF"/>
    <w:rsid w:val="00353935"/>
    <w:rsid w:val="003539C2"/>
    <w:rsid w:val="003539C4"/>
    <w:rsid w:val="00353A75"/>
    <w:rsid w:val="00353A77"/>
    <w:rsid w:val="00353B5F"/>
    <w:rsid w:val="00353E54"/>
    <w:rsid w:val="003541AF"/>
    <w:rsid w:val="00354211"/>
    <w:rsid w:val="003542C4"/>
    <w:rsid w:val="0035437B"/>
    <w:rsid w:val="00354517"/>
    <w:rsid w:val="0035473B"/>
    <w:rsid w:val="0035497F"/>
    <w:rsid w:val="00354A30"/>
    <w:rsid w:val="00354A40"/>
    <w:rsid w:val="00354DF3"/>
    <w:rsid w:val="00354E5C"/>
    <w:rsid w:val="00354F6A"/>
    <w:rsid w:val="0035509D"/>
    <w:rsid w:val="003550AF"/>
    <w:rsid w:val="00355173"/>
    <w:rsid w:val="003552DE"/>
    <w:rsid w:val="0035538A"/>
    <w:rsid w:val="00355698"/>
    <w:rsid w:val="003556D5"/>
    <w:rsid w:val="003556DE"/>
    <w:rsid w:val="0035573D"/>
    <w:rsid w:val="003558AB"/>
    <w:rsid w:val="003558CA"/>
    <w:rsid w:val="003558E8"/>
    <w:rsid w:val="00355D0D"/>
    <w:rsid w:val="00355E3D"/>
    <w:rsid w:val="00355E6D"/>
    <w:rsid w:val="00355F2E"/>
    <w:rsid w:val="00355F79"/>
    <w:rsid w:val="00355FCA"/>
    <w:rsid w:val="0035607F"/>
    <w:rsid w:val="00356085"/>
    <w:rsid w:val="003560B2"/>
    <w:rsid w:val="00356138"/>
    <w:rsid w:val="00356266"/>
    <w:rsid w:val="003562A7"/>
    <w:rsid w:val="0035637F"/>
    <w:rsid w:val="00356457"/>
    <w:rsid w:val="003565A3"/>
    <w:rsid w:val="003565CF"/>
    <w:rsid w:val="0035670C"/>
    <w:rsid w:val="00356756"/>
    <w:rsid w:val="00356763"/>
    <w:rsid w:val="0035687D"/>
    <w:rsid w:val="0035699A"/>
    <w:rsid w:val="003569E6"/>
    <w:rsid w:val="00356A45"/>
    <w:rsid w:val="00356AFB"/>
    <w:rsid w:val="00356D08"/>
    <w:rsid w:val="00356D6E"/>
    <w:rsid w:val="00356E07"/>
    <w:rsid w:val="00356E4E"/>
    <w:rsid w:val="00356E9E"/>
    <w:rsid w:val="0035701A"/>
    <w:rsid w:val="00357231"/>
    <w:rsid w:val="00357359"/>
    <w:rsid w:val="0035736F"/>
    <w:rsid w:val="003574FA"/>
    <w:rsid w:val="00357574"/>
    <w:rsid w:val="00357598"/>
    <w:rsid w:val="003575A5"/>
    <w:rsid w:val="00357677"/>
    <w:rsid w:val="00357761"/>
    <w:rsid w:val="003577B5"/>
    <w:rsid w:val="00357813"/>
    <w:rsid w:val="0035782E"/>
    <w:rsid w:val="00357910"/>
    <w:rsid w:val="00357950"/>
    <w:rsid w:val="00357A17"/>
    <w:rsid w:val="00357B35"/>
    <w:rsid w:val="00357B49"/>
    <w:rsid w:val="00357C8D"/>
    <w:rsid w:val="00357C9F"/>
    <w:rsid w:val="00357DC7"/>
    <w:rsid w:val="00357F14"/>
    <w:rsid w:val="00357F40"/>
    <w:rsid w:val="0035CEDF"/>
    <w:rsid w:val="0035E46B"/>
    <w:rsid w:val="0036019F"/>
    <w:rsid w:val="003601A3"/>
    <w:rsid w:val="0036044F"/>
    <w:rsid w:val="00360476"/>
    <w:rsid w:val="00360563"/>
    <w:rsid w:val="0036056C"/>
    <w:rsid w:val="0036059F"/>
    <w:rsid w:val="003605AA"/>
    <w:rsid w:val="0036068D"/>
    <w:rsid w:val="00360789"/>
    <w:rsid w:val="00360826"/>
    <w:rsid w:val="003608F4"/>
    <w:rsid w:val="00360A9B"/>
    <w:rsid w:val="00360AFC"/>
    <w:rsid w:val="00360B26"/>
    <w:rsid w:val="00360B7A"/>
    <w:rsid w:val="00360BFC"/>
    <w:rsid w:val="00360C4F"/>
    <w:rsid w:val="003611DF"/>
    <w:rsid w:val="00361218"/>
    <w:rsid w:val="00361366"/>
    <w:rsid w:val="0036145B"/>
    <w:rsid w:val="0036166A"/>
    <w:rsid w:val="003616DA"/>
    <w:rsid w:val="00361974"/>
    <w:rsid w:val="003619B4"/>
    <w:rsid w:val="00361A44"/>
    <w:rsid w:val="00361B78"/>
    <w:rsid w:val="00361BCD"/>
    <w:rsid w:val="00361D0D"/>
    <w:rsid w:val="00361D9D"/>
    <w:rsid w:val="0036208A"/>
    <w:rsid w:val="003620C4"/>
    <w:rsid w:val="00362307"/>
    <w:rsid w:val="00362359"/>
    <w:rsid w:val="0036236E"/>
    <w:rsid w:val="003623A2"/>
    <w:rsid w:val="003624F8"/>
    <w:rsid w:val="003626BB"/>
    <w:rsid w:val="00362853"/>
    <w:rsid w:val="003628D1"/>
    <w:rsid w:val="003628DC"/>
    <w:rsid w:val="0036291A"/>
    <w:rsid w:val="00362BC6"/>
    <w:rsid w:val="00362C12"/>
    <w:rsid w:val="00362C58"/>
    <w:rsid w:val="00362C7E"/>
    <w:rsid w:val="00362CDB"/>
    <w:rsid w:val="00362D6E"/>
    <w:rsid w:val="00362D7F"/>
    <w:rsid w:val="00362DFF"/>
    <w:rsid w:val="00362EDC"/>
    <w:rsid w:val="00362F79"/>
    <w:rsid w:val="003630A7"/>
    <w:rsid w:val="00363118"/>
    <w:rsid w:val="0036313F"/>
    <w:rsid w:val="00363159"/>
    <w:rsid w:val="0036322C"/>
    <w:rsid w:val="003632AA"/>
    <w:rsid w:val="00363336"/>
    <w:rsid w:val="003633E5"/>
    <w:rsid w:val="00363491"/>
    <w:rsid w:val="00363515"/>
    <w:rsid w:val="003635B0"/>
    <w:rsid w:val="00363612"/>
    <w:rsid w:val="00363659"/>
    <w:rsid w:val="003636B9"/>
    <w:rsid w:val="00363713"/>
    <w:rsid w:val="00363738"/>
    <w:rsid w:val="003637BF"/>
    <w:rsid w:val="00363A23"/>
    <w:rsid w:val="00363B38"/>
    <w:rsid w:val="00363CA1"/>
    <w:rsid w:val="00363F54"/>
    <w:rsid w:val="00363FA9"/>
    <w:rsid w:val="00364109"/>
    <w:rsid w:val="0036419F"/>
    <w:rsid w:val="003641C1"/>
    <w:rsid w:val="003641DE"/>
    <w:rsid w:val="00364476"/>
    <w:rsid w:val="0036452A"/>
    <w:rsid w:val="00364550"/>
    <w:rsid w:val="003646ED"/>
    <w:rsid w:val="00364755"/>
    <w:rsid w:val="00364768"/>
    <w:rsid w:val="0036489F"/>
    <w:rsid w:val="00364AC6"/>
    <w:rsid w:val="00364B0C"/>
    <w:rsid w:val="00364BAF"/>
    <w:rsid w:val="00364E62"/>
    <w:rsid w:val="00364E78"/>
    <w:rsid w:val="00364FC5"/>
    <w:rsid w:val="00364FE2"/>
    <w:rsid w:val="003650E7"/>
    <w:rsid w:val="0036518E"/>
    <w:rsid w:val="00365265"/>
    <w:rsid w:val="00365289"/>
    <w:rsid w:val="003653F9"/>
    <w:rsid w:val="00365458"/>
    <w:rsid w:val="0036548B"/>
    <w:rsid w:val="00365665"/>
    <w:rsid w:val="0036572A"/>
    <w:rsid w:val="0036572F"/>
    <w:rsid w:val="0036579B"/>
    <w:rsid w:val="0036581E"/>
    <w:rsid w:val="00365975"/>
    <w:rsid w:val="00365A17"/>
    <w:rsid w:val="00365A90"/>
    <w:rsid w:val="00365AB7"/>
    <w:rsid w:val="00365AD5"/>
    <w:rsid w:val="00365E4A"/>
    <w:rsid w:val="00365F4F"/>
    <w:rsid w:val="00365F76"/>
    <w:rsid w:val="003661C4"/>
    <w:rsid w:val="003662A6"/>
    <w:rsid w:val="00366324"/>
    <w:rsid w:val="00366358"/>
    <w:rsid w:val="0036679B"/>
    <w:rsid w:val="00366B42"/>
    <w:rsid w:val="00366CC3"/>
    <w:rsid w:val="00366CDD"/>
    <w:rsid w:val="00366E24"/>
    <w:rsid w:val="00366E3B"/>
    <w:rsid w:val="00366E81"/>
    <w:rsid w:val="00366EAE"/>
    <w:rsid w:val="00366EE6"/>
    <w:rsid w:val="00366EFF"/>
    <w:rsid w:val="00367078"/>
    <w:rsid w:val="003670D6"/>
    <w:rsid w:val="003670FB"/>
    <w:rsid w:val="00367115"/>
    <w:rsid w:val="003671D5"/>
    <w:rsid w:val="0036745F"/>
    <w:rsid w:val="00367853"/>
    <w:rsid w:val="00367866"/>
    <w:rsid w:val="003679E4"/>
    <w:rsid w:val="00367B75"/>
    <w:rsid w:val="00367C26"/>
    <w:rsid w:val="00367D02"/>
    <w:rsid w:val="00367EA8"/>
    <w:rsid w:val="00367FB5"/>
    <w:rsid w:val="0036CFF0"/>
    <w:rsid w:val="00370087"/>
    <w:rsid w:val="003703FC"/>
    <w:rsid w:val="00370418"/>
    <w:rsid w:val="0037042A"/>
    <w:rsid w:val="00370614"/>
    <w:rsid w:val="0037068D"/>
    <w:rsid w:val="0037073B"/>
    <w:rsid w:val="00370799"/>
    <w:rsid w:val="00370804"/>
    <w:rsid w:val="003708A3"/>
    <w:rsid w:val="003708E0"/>
    <w:rsid w:val="0037097B"/>
    <w:rsid w:val="00370A4E"/>
    <w:rsid w:val="00370B2A"/>
    <w:rsid w:val="00370B7F"/>
    <w:rsid w:val="00370C0B"/>
    <w:rsid w:val="00370C16"/>
    <w:rsid w:val="00370C52"/>
    <w:rsid w:val="00370C79"/>
    <w:rsid w:val="00370CCE"/>
    <w:rsid w:val="00370D21"/>
    <w:rsid w:val="00370DB2"/>
    <w:rsid w:val="00371035"/>
    <w:rsid w:val="003711D0"/>
    <w:rsid w:val="00371214"/>
    <w:rsid w:val="003713D3"/>
    <w:rsid w:val="003713D8"/>
    <w:rsid w:val="0037143E"/>
    <w:rsid w:val="00371A17"/>
    <w:rsid w:val="00371C8D"/>
    <w:rsid w:val="00371C94"/>
    <w:rsid w:val="00371D95"/>
    <w:rsid w:val="00371EA4"/>
    <w:rsid w:val="0037201C"/>
    <w:rsid w:val="003720F3"/>
    <w:rsid w:val="00372249"/>
    <w:rsid w:val="0037238E"/>
    <w:rsid w:val="0037242F"/>
    <w:rsid w:val="0037257A"/>
    <w:rsid w:val="0037264E"/>
    <w:rsid w:val="003726AB"/>
    <w:rsid w:val="00372830"/>
    <w:rsid w:val="003729F6"/>
    <w:rsid w:val="00372D0E"/>
    <w:rsid w:val="00372D13"/>
    <w:rsid w:val="00372D4F"/>
    <w:rsid w:val="00372E8B"/>
    <w:rsid w:val="00372EC4"/>
    <w:rsid w:val="00372EF2"/>
    <w:rsid w:val="00372FFE"/>
    <w:rsid w:val="003730C0"/>
    <w:rsid w:val="003734DB"/>
    <w:rsid w:val="0037356A"/>
    <w:rsid w:val="003735DC"/>
    <w:rsid w:val="00373721"/>
    <w:rsid w:val="003737D5"/>
    <w:rsid w:val="0037390C"/>
    <w:rsid w:val="003739D3"/>
    <w:rsid w:val="00373A67"/>
    <w:rsid w:val="00373C08"/>
    <w:rsid w:val="00373CB9"/>
    <w:rsid w:val="00373D39"/>
    <w:rsid w:val="00373DBD"/>
    <w:rsid w:val="00373DE3"/>
    <w:rsid w:val="00373E8B"/>
    <w:rsid w:val="00373F53"/>
    <w:rsid w:val="00373FCF"/>
    <w:rsid w:val="00374086"/>
    <w:rsid w:val="00374177"/>
    <w:rsid w:val="003744C4"/>
    <w:rsid w:val="00374577"/>
    <w:rsid w:val="003745F0"/>
    <w:rsid w:val="003746D8"/>
    <w:rsid w:val="00374834"/>
    <w:rsid w:val="003748BB"/>
    <w:rsid w:val="003748C7"/>
    <w:rsid w:val="003749CC"/>
    <w:rsid w:val="00374A36"/>
    <w:rsid w:val="00374B17"/>
    <w:rsid w:val="00374D0D"/>
    <w:rsid w:val="00374D72"/>
    <w:rsid w:val="00374DC1"/>
    <w:rsid w:val="00374F3A"/>
    <w:rsid w:val="00374F92"/>
    <w:rsid w:val="003750ED"/>
    <w:rsid w:val="0037518B"/>
    <w:rsid w:val="0037518E"/>
    <w:rsid w:val="00375383"/>
    <w:rsid w:val="0037543A"/>
    <w:rsid w:val="0037548E"/>
    <w:rsid w:val="003755B4"/>
    <w:rsid w:val="0037566F"/>
    <w:rsid w:val="00375794"/>
    <w:rsid w:val="0037580B"/>
    <w:rsid w:val="003758F2"/>
    <w:rsid w:val="00375A95"/>
    <w:rsid w:val="00375B80"/>
    <w:rsid w:val="00375BCD"/>
    <w:rsid w:val="00375D06"/>
    <w:rsid w:val="003761B8"/>
    <w:rsid w:val="00376360"/>
    <w:rsid w:val="003766A7"/>
    <w:rsid w:val="00376780"/>
    <w:rsid w:val="00376974"/>
    <w:rsid w:val="00376A66"/>
    <w:rsid w:val="00376A81"/>
    <w:rsid w:val="00376AA3"/>
    <w:rsid w:val="00376C0B"/>
    <w:rsid w:val="00376CE1"/>
    <w:rsid w:val="00376E75"/>
    <w:rsid w:val="00376F2C"/>
    <w:rsid w:val="00376F82"/>
    <w:rsid w:val="00376FA4"/>
    <w:rsid w:val="00376FE2"/>
    <w:rsid w:val="0037716C"/>
    <w:rsid w:val="003771D8"/>
    <w:rsid w:val="003771DA"/>
    <w:rsid w:val="00377265"/>
    <w:rsid w:val="00377295"/>
    <w:rsid w:val="00377307"/>
    <w:rsid w:val="003773B0"/>
    <w:rsid w:val="00377437"/>
    <w:rsid w:val="00377471"/>
    <w:rsid w:val="003774FA"/>
    <w:rsid w:val="00377674"/>
    <w:rsid w:val="003776FF"/>
    <w:rsid w:val="00377707"/>
    <w:rsid w:val="003778FE"/>
    <w:rsid w:val="00377BC1"/>
    <w:rsid w:val="00377BDD"/>
    <w:rsid w:val="00377C82"/>
    <w:rsid w:val="00377D43"/>
    <w:rsid w:val="00377D66"/>
    <w:rsid w:val="00377E71"/>
    <w:rsid w:val="00380077"/>
    <w:rsid w:val="003800BE"/>
    <w:rsid w:val="0038038F"/>
    <w:rsid w:val="003803D1"/>
    <w:rsid w:val="003804F3"/>
    <w:rsid w:val="003806AB"/>
    <w:rsid w:val="00380771"/>
    <w:rsid w:val="003807AE"/>
    <w:rsid w:val="003809DC"/>
    <w:rsid w:val="00380A65"/>
    <w:rsid w:val="00380B95"/>
    <w:rsid w:val="00380C83"/>
    <w:rsid w:val="00380C9D"/>
    <w:rsid w:val="00380DCD"/>
    <w:rsid w:val="00380DD3"/>
    <w:rsid w:val="00380EDE"/>
    <w:rsid w:val="00380F11"/>
    <w:rsid w:val="00380FCB"/>
    <w:rsid w:val="0038116D"/>
    <w:rsid w:val="003811A2"/>
    <w:rsid w:val="0038142B"/>
    <w:rsid w:val="00381496"/>
    <w:rsid w:val="003814EF"/>
    <w:rsid w:val="00381653"/>
    <w:rsid w:val="003816F4"/>
    <w:rsid w:val="00381948"/>
    <w:rsid w:val="00381978"/>
    <w:rsid w:val="00381A03"/>
    <w:rsid w:val="00381A39"/>
    <w:rsid w:val="00381AD4"/>
    <w:rsid w:val="00381B0E"/>
    <w:rsid w:val="00381BFA"/>
    <w:rsid w:val="00381C69"/>
    <w:rsid w:val="00381EF5"/>
    <w:rsid w:val="00381F62"/>
    <w:rsid w:val="00381FA6"/>
    <w:rsid w:val="003820EC"/>
    <w:rsid w:val="003821F2"/>
    <w:rsid w:val="003822AC"/>
    <w:rsid w:val="003823B0"/>
    <w:rsid w:val="003823D8"/>
    <w:rsid w:val="003824C0"/>
    <w:rsid w:val="0038251A"/>
    <w:rsid w:val="0038254B"/>
    <w:rsid w:val="0038259F"/>
    <w:rsid w:val="003826C7"/>
    <w:rsid w:val="00382730"/>
    <w:rsid w:val="003827A2"/>
    <w:rsid w:val="003828D6"/>
    <w:rsid w:val="003828FC"/>
    <w:rsid w:val="003829D9"/>
    <w:rsid w:val="00382A68"/>
    <w:rsid w:val="00382B82"/>
    <w:rsid w:val="00382EAE"/>
    <w:rsid w:val="00382EB4"/>
    <w:rsid w:val="00382EC2"/>
    <w:rsid w:val="00382EF8"/>
    <w:rsid w:val="0038302E"/>
    <w:rsid w:val="003830C0"/>
    <w:rsid w:val="00383191"/>
    <w:rsid w:val="003831B5"/>
    <w:rsid w:val="003831E5"/>
    <w:rsid w:val="0038321C"/>
    <w:rsid w:val="00383234"/>
    <w:rsid w:val="00383488"/>
    <w:rsid w:val="0038366A"/>
    <w:rsid w:val="00383729"/>
    <w:rsid w:val="0038387E"/>
    <w:rsid w:val="00383999"/>
    <w:rsid w:val="00383ACE"/>
    <w:rsid w:val="00383B40"/>
    <w:rsid w:val="00383C27"/>
    <w:rsid w:val="00383C71"/>
    <w:rsid w:val="00383CD4"/>
    <w:rsid w:val="00383D5A"/>
    <w:rsid w:val="00383DB7"/>
    <w:rsid w:val="00383E04"/>
    <w:rsid w:val="00383F0A"/>
    <w:rsid w:val="00383F1F"/>
    <w:rsid w:val="00384040"/>
    <w:rsid w:val="00384175"/>
    <w:rsid w:val="003841D3"/>
    <w:rsid w:val="00384366"/>
    <w:rsid w:val="00384529"/>
    <w:rsid w:val="003845CA"/>
    <w:rsid w:val="003845F4"/>
    <w:rsid w:val="00384793"/>
    <w:rsid w:val="0038488C"/>
    <w:rsid w:val="003848AC"/>
    <w:rsid w:val="00384C81"/>
    <w:rsid w:val="00384C8D"/>
    <w:rsid w:val="003850B8"/>
    <w:rsid w:val="003850F5"/>
    <w:rsid w:val="00385131"/>
    <w:rsid w:val="0038529D"/>
    <w:rsid w:val="0038530D"/>
    <w:rsid w:val="00385349"/>
    <w:rsid w:val="003853D8"/>
    <w:rsid w:val="003854BC"/>
    <w:rsid w:val="003855F9"/>
    <w:rsid w:val="0038570C"/>
    <w:rsid w:val="0038583C"/>
    <w:rsid w:val="00385882"/>
    <w:rsid w:val="003858FA"/>
    <w:rsid w:val="0038592F"/>
    <w:rsid w:val="003859F1"/>
    <w:rsid w:val="00385A4D"/>
    <w:rsid w:val="00385B41"/>
    <w:rsid w:val="00385B92"/>
    <w:rsid w:val="00385C4B"/>
    <w:rsid w:val="00385D55"/>
    <w:rsid w:val="00385DCB"/>
    <w:rsid w:val="00385E7F"/>
    <w:rsid w:val="00385F7B"/>
    <w:rsid w:val="00385F89"/>
    <w:rsid w:val="00385FCC"/>
    <w:rsid w:val="0038661A"/>
    <w:rsid w:val="003866DD"/>
    <w:rsid w:val="003866E9"/>
    <w:rsid w:val="00386A95"/>
    <w:rsid w:val="00386C74"/>
    <w:rsid w:val="00386E24"/>
    <w:rsid w:val="00386F28"/>
    <w:rsid w:val="00386F8E"/>
    <w:rsid w:val="00386F9B"/>
    <w:rsid w:val="00387377"/>
    <w:rsid w:val="00387444"/>
    <w:rsid w:val="003874FB"/>
    <w:rsid w:val="00387642"/>
    <w:rsid w:val="003876F8"/>
    <w:rsid w:val="00387787"/>
    <w:rsid w:val="00387873"/>
    <w:rsid w:val="003879DE"/>
    <w:rsid w:val="00387D17"/>
    <w:rsid w:val="00387D78"/>
    <w:rsid w:val="00387E4D"/>
    <w:rsid w:val="00387F8F"/>
    <w:rsid w:val="003900B4"/>
    <w:rsid w:val="0039029A"/>
    <w:rsid w:val="003903AD"/>
    <w:rsid w:val="003905BB"/>
    <w:rsid w:val="003905C0"/>
    <w:rsid w:val="003905E4"/>
    <w:rsid w:val="00390653"/>
    <w:rsid w:val="003906C3"/>
    <w:rsid w:val="0039089D"/>
    <w:rsid w:val="0039096A"/>
    <w:rsid w:val="00390B75"/>
    <w:rsid w:val="00390C2C"/>
    <w:rsid w:val="00390D37"/>
    <w:rsid w:val="00390D53"/>
    <w:rsid w:val="00390F33"/>
    <w:rsid w:val="00390FA0"/>
    <w:rsid w:val="0039108C"/>
    <w:rsid w:val="003910DB"/>
    <w:rsid w:val="00391120"/>
    <w:rsid w:val="00391404"/>
    <w:rsid w:val="00391473"/>
    <w:rsid w:val="003914E2"/>
    <w:rsid w:val="003916EF"/>
    <w:rsid w:val="003918B0"/>
    <w:rsid w:val="00391A18"/>
    <w:rsid w:val="00391A5C"/>
    <w:rsid w:val="00391A8F"/>
    <w:rsid w:val="00391ABF"/>
    <w:rsid w:val="00391BF7"/>
    <w:rsid w:val="00391F0E"/>
    <w:rsid w:val="00391F7E"/>
    <w:rsid w:val="00392077"/>
    <w:rsid w:val="00392094"/>
    <w:rsid w:val="003922DC"/>
    <w:rsid w:val="00392313"/>
    <w:rsid w:val="0039236B"/>
    <w:rsid w:val="003923EE"/>
    <w:rsid w:val="00392432"/>
    <w:rsid w:val="00392452"/>
    <w:rsid w:val="003924B5"/>
    <w:rsid w:val="003924CA"/>
    <w:rsid w:val="0039251A"/>
    <w:rsid w:val="0039253C"/>
    <w:rsid w:val="0039256B"/>
    <w:rsid w:val="00392607"/>
    <w:rsid w:val="00392618"/>
    <w:rsid w:val="00392682"/>
    <w:rsid w:val="003926A0"/>
    <w:rsid w:val="003926CD"/>
    <w:rsid w:val="003927A1"/>
    <w:rsid w:val="00392823"/>
    <w:rsid w:val="0039293E"/>
    <w:rsid w:val="00392B86"/>
    <w:rsid w:val="00392C13"/>
    <w:rsid w:val="00392D71"/>
    <w:rsid w:val="00392DF6"/>
    <w:rsid w:val="00392DFB"/>
    <w:rsid w:val="00392EA8"/>
    <w:rsid w:val="00392FB0"/>
    <w:rsid w:val="00392FBB"/>
    <w:rsid w:val="00392FEE"/>
    <w:rsid w:val="0039319E"/>
    <w:rsid w:val="003931C9"/>
    <w:rsid w:val="003931E0"/>
    <w:rsid w:val="00393207"/>
    <w:rsid w:val="0039326D"/>
    <w:rsid w:val="003932DF"/>
    <w:rsid w:val="00393317"/>
    <w:rsid w:val="00393596"/>
    <w:rsid w:val="00393839"/>
    <w:rsid w:val="0039384C"/>
    <w:rsid w:val="00393852"/>
    <w:rsid w:val="00393887"/>
    <w:rsid w:val="00393897"/>
    <w:rsid w:val="00393ACF"/>
    <w:rsid w:val="00393AF8"/>
    <w:rsid w:val="00393C6C"/>
    <w:rsid w:val="00393C87"/>
    <w:rsid w:val="00393D77"/>
    <w:rsid w:val="00393E86"/>
    <w:rsid w:val="00394152"/>
    <w:rsid w:val="003941AE"/>
    <w:rsid w:val="0039432D"/>
    <w:rsid w:val="00394590"/>
    <w:rsid w:val="0039467C"/>
    <w:rsid w:val="003947F0"/>
    <w:rsid w:val="0039481F"/>
    <w:rsid w:val="003948D9"/>
    <w:rsid w:val="0039497D"/>
    <w:rsid w:val="00394A5E"/>
    <w:rsid w:val="00394C1D"/>
    <w:rsid w:val="00394CAF"/>
    <w:rsid w:val="00394D4D"/>
    <w:rsid w:val="00394E8D"/>
    <w:rsid w:val="00394EB8"/>
    <w:rsid w:val="00394EF5"/>
    <w:rsid w:val="00394FBA"/>
    <w:rsid w:val="0039504F"/>
    <w:rsid w:val="0039513C"/>
    <w:rsid w:val="00395176"/>
    <w:rsid w:val="003951A5"/>
    <w:rsid w:val="0039532D"/>
    <w:rsid w:val="0039548F"/>
    <w:rsid w:val="003954D4"/>
    <w:rsid w:val="003956CC"/>
    <w:rsid w:val="0039578C"/>
    <w:rsid w:val="003957A1"/>
    <w:rsid w:val="003957A4"/>
    <w:rsid w:val="003957CC"/>
    <w:rsid w:val="00395AE6"/>
    <w:rsid w:val="00395B7F"/>
    <w:rsid w:val="00395B96"/>
    <w:rsid w:val="00395BC7"/>
    <w:rsid w:val="00395BF3"/>
    <w:rsid w:val="00395D14"/>
    <w:rsid w:val="00395DD6"/>
    <w:rsid w:val="00395FFF"/>
    <w:rsid w:val="003960CC"/>
    <w:rsid w:val="003962A1"/>
    <w:rsid w:val="003962C3"/>
    <w:rsid w:val="003962E9"/>
    <w:rsid w:val="003963F2"/>
    <w:rsid w:val="0039654B"/>
    <w:rsid w:val="003965BF"/>
    <w:rsid w:val="003965C4"/>
    <w:rsid w:val="0039664C"/>
    <w:rsid w:val="00396655"/>
    <w:rsid w:val="003968AC"/>
    <w:rsid w:val="003969EA"/>
    <w:rsid w:val="00396A45"/>
    <w:rsid w:val="00396ADB"/>
    <w:rsid w:val="00396B2B"/>
    <w:rsid w:val="00396E10"/>
    <w:rsid w:val="00396E5B"/>
    <w:rsid w:val="00396EB2"/>
    <w:rsid w:val="00397096"/>
    <w:rsid w:val="003970FF"/>
    <w:rsid w:val="003975DF"/>
    <w:rsid w:val="0039783B"/>
    <w:rsid w:val="00397930"/>
    <w:rsid w:val="0039795E"/>
    <w:rsid w:val="00397A04"/>
    <w:rsid w:val="00397B27"/>
    <w:rsid w:val="00397D55"/>
    <w:rsid w:val="00397E99"/>
    <w:rsid w:val="00397EFC"/>
    <w:rsid w:val="003A0055"/>
    <w:rsid w:val="003A011B"/>
    <w:rsid w:val="003A0436"/>
    <w:rsid w:val="003A0560"/>
    <w:rsid w:val="003A05F5"/>
    <w:rsid w:val="003A06A7"/>
    <w:rsid w:val="003A06F8"/>
    <w:rsid w:val="003A07F9"/>
    <w:rsid w:val="003A091A"/>
    <w:rsid w:val="003A09EF"/>
    <w:rsid w:val="003A0A7C"/>
    <w:rsid w:val="003A0D3F"/>
    <w:rsid w:val="003A0DD1"/>
    <w:rsid w:val="003A0DFF"/>
    <w:rsid w:val="003A0EFD"/>
    <w:rsid w:val="003A0F1F"/>
    <w:rsid w:val="003A119D"/>
    <w:rsid w:val="003A11A3"/>
    <w:rsid w:val="003A1629"/>
    <w:rsid w:val="003A16C4"/>
    <w:rsid w:val="003A17D0"/>
    <w:rsid w:val="003A1877"/>
    <w:rsid w:val="003A18F6"/>
    <w:rsid w:val="003A1997"/>
    <w:rsid w:val="003A1D2B"/>
    <w:rsid w:val="003A1E21"/>
    <w:rsid w:val="003A1F45"/>
    <w:rsid w:val="003A202D"/>
    <w:rsid w:val="003A2061"/>
    <w:rsid w:val="003A2081"/>
    <w:rsid w:val="003A2494"/>
    <w:rsid w:val="003A24DE"/>
    <w:rsid w:val="003A24E4"/>
    <w:rsid w:val="003A26E2"/>
    <w:rsid w:val="003A26FC"/>
    <w:rsid w:val="003A27DE"/>
    <w:rsid w:val="003A2872"/>
    <w:rsid w:val="003A2A0F"/>
    <w:rsid w:val="003A2A82"/>
    <w:rsid w:val="003A2C09"/>
    <w:rsid w:val="003A2EE4"/>
    <w:rsid w:val="003A2F0D"/>
    <w:rsid w:val="003A303D"/>
    <w:rsid w:val="003A3042"/>
    <w:rsid w:val="003A321C"/>
    <w:rsid w:val="003A33A7"/>
    <w:rsid w:val="003A341A"/>
    <w:rsid w:val="003A34F1"/>
    <w:rsid w:val="003A3523"/>
    <w:rsid w:val="003A360E"/>
    <w:rsid w:val="003A388E"/>
    <w:rsid w:val="003A38AA"/>
    <w:rsid w:val="003A38CA"/>
    <w:rsid w:val="003A3905"/>
    <w:rsid w:val="003A39C7"/>
    <w:rsid w:val="003A3A18"/>
    <w:rsid w:val="003A3AD1"/>
    <w:rsid w:val="003A3B87"/>
    <w:rsid w:val="003A3BEA"/>
    <w:rsid w:val="003A3C7D"/>
    <w:rsid w:val="003A3DE1"/>
    <w:rsid w:val="003A3E8D"/>
    <w:rsid w:val="003A4000"/>
    <w:rsid w:val="003A4011"/>
    <w:rsid w:val="003A40E4"/>
    <w:rsid w:val="003A40E8"/>
    <w:rsid w:val="003A4110"/>
    <w:rsid w:val="003A4121"/>
    <w:rsid w:val="003A43B2"/>
    <w:rsid w:val="003A43EA"/>
    <w:rsid w:val="003A4432"/>
    <w:rsid w:val="003A4607"/>
    <w:rsid w:val="003A46BB"/>
    <w:rsid w:val="003A472E"/>
    <w:rsid w:val="003A4808"/>
    <w:rsid w:val="003A4919"/>
    <w:rsid w:val="003A4AF1"/>
    <w:rsid w:val="003A4C13"/>
    <w:rsid w:val="003A4CAD"/>
    <w:rsid w:val="003A4F6D"/>
    <w:rsid w:val="003A51EE"/>
    <w:rsid w:val="003A525E"/>
    <w:rsid w:val="003A5323"/>
    <w:rsid w:val="003A551C"/>
    <w:rsid w:val="003A552D"/>
    <w:rsid w:val="003A5674"/>
    <w:rsid w:val="003A575C"/>
    <w:rsid w:val="003A57D8"/>
    <w:rsid w:val="003A5853"/>
    <w:rsid w:val="003A592F"/>
    <w:rsid w:val="003A5945"/>
    <w:rsid w:val="003A5A60"/>
    <w:rsid w:val="003A5A71"/>
    <w:rsid w:val="003A5B75"/>
    <w:rsid w:val="003A5B87"/>
    <w:rsid w:val="003A5BBD"/>
    <w:rsid w:val="003A5C3D"/>
    <w:rsid w:val="003A5CF5"/>
    <w:rsid w:val="003A5D22"/>
    <w:rsid w:val="003A5F7B"/>
    <w:rsid w:val="003A6105"/>
    <w:rsid w:val="003A614A"/>
    <w:rsid w:val="003A62B3"/>
    <w:rsid w:val="003A6380"/>
    <w:rsid w:val="003A64E7"/>
    <w:rsid w:val="003A6501"/>
    <w:rsid w:val="003A6512"/>
    <w:rsid w:val="003A65FF"/>
    <w:rsid w:val="003A6752"/>
    <w:rsid w:val="003A675C"/>
    <w:rsid w:val="003A6924"/>
    <w:rsid w:val="003A6AD6"/>
    <w:rsid w:val="003A6AEC"/>
    <w:rsid w:val="003A6B8B"/>
    <w:rsid w:val="003A6BB9"/>
    <w:rsid w:val="003A6BE9"/>
    <w:rsid w:val="003A6C0D"/>
    <w:rsid w:val="003A6C13"/>
    <w:rsid w:val="003A6C1A"/>
    <w:rsid w:val="003A6C2E"/>
    <w:rsid w:val="003A6C31"/>
    <w:rsid w:val="003A6C62"/>
    <w:rsid w:val="003A6DA7"/>
    <w:rsid w:val="003A6DD3"/>
    <w:rsid w:val="003A6EAF"/>
    <w:rsid w:val="003A6F8A"/>
    <w:rsid w:val="003A7029"/>
    <w:rsid w:val="003A703A"/>
    <w:rsid w:val="003A7202"/>
    <w:rsid w:val="003A7246"/>
    <w:rsid w:val="003A72B4"/>
    <w:rsid w:val="003A7300"/>
    <w:rsid w:val="003A73EF"/>
    <w:rsid w:val="003A7441"/>
    <w:rsid w:val="003A74E0"/>
    <w:rsid w:val="003A7629"/>
    <w:rsid w:val="003A7803"/>
    <w:rsid w:val="003A78F5"/>
    <w:rsid w:val="003A790B"/>
    <w:rsid w:val="003A7927"/>
    <w:rsid w:val="003A797A"/>
    <w:rsid w:val="003A7AA9"/>
    <w:rsid w:val="003A7C66"/>
    <w:rsid w:val="003A7D7E"/>
    <w:rsid w:val="003A7DD5"/>
    <w:rsid w:val="003A7ECA"/>
    <w:rsid w:val="003A7F5A"/>
    <w:rsid w:val="003A7F84"/>
    <w:rsid w:val="003A7FC9"/>
    <w:rsid w:val="003A7FD6"/>
    <w:rsid w:val="003B01D3"/>
    <w:rsid w:val="003B020E"/>
    <w:rsid w:val="003B02AD"/>
    <w:rsid w:val="003B061B"/>
    <w:rsid w:val="003B0679"/>
    <w:rsid w:val="003B07F5"/>
    <w:rsid w:val="003B083D"/>
    <w:rsid w:val="003B08E8"/>
    <w:rsid w:val="003B0912"/>
    <w:rsid w:val="003B0925"/>
    <w:rsid w:val="003B0C4D"/>
    <w:rsid w:val="003B0D2A"/>
    <w:rsid w:val="003B0D44"/>
    <w:rsid w:val="003B0D85"/>
    <w:rsid w:val="003B0DB8"/>
    <w:rsid w:val="003B0E6D"/>
    <w:rsid w:val="003B10F1"/>
    <w:rsid w:val="003B1248"/>
    <w:rsid w:val="003B12AA"/>
    <w:rsid w:val="003B14FF"/>
    <w:rsid w:val="003B1523"/>
    <w:rsid w:val="003B15B3"/>
    <w:rsid w:val="003B15C3"/>
    <w:rsid w:val="003B16BD"/>
    <w:rsid w:val="003B1925"/>
    <w:rsid w:val="003B193D"/>
    <w:rsid w:val="003B197C"/>
    <w:rsid w:val="003B198A"/>
    <w:rsid w:val="003B1A2D"/>
    <w:rsid w:val="003B1A96"/>
    <w:rsid w:val="003B1AEC"/>
    <w:rsid w:val="003B1BF2"/>
    <w:rsid w:val="003B1C46"/>
    <w:rsid w:val="003B1CF4"/>
    <w:rsid w:val="003B1D4E"/>
    <w:rsid w:val="003B2184"/>
    <w:rsid w:val="003B22BF"/>
    <w:rsid w:val="003B2365"/>
    <w:rsid w:val="003B25AF"/>
    <w:rsid w:val="003B25D3"/>
    <w:rsid w:val="003B272C"/>
    <w:rsid w:val="003B2909"/>
    <w:rsid w:val="003B2AAE"/>
    <w:rsid w:val="003B2AED"/>
    <w:rsid w:val="003B2AF8"/>
    <w:rsid w:val="003B2CDF"/>
    <w:rsid w:val="003B2DCC"/>
    <w:rsid w:val="003B2E98"/>
    <w:rsid w:val="003B2F71"/>
    <w:rsid w:val="003B301C"/>
    <w:rsid w:val="003B3140"/>
    <w:rsid w:val="003B3186"/>
    <w:rsid w:val="003B3240"/>
    <w:rsid w:val="003B3261"/>
    <w:rsid w:val="003B33FE"/>
    <w:rsid w:val="003B36E1"/>
    <w:rsid w:val="003B370D"/>
    <w:rsid w:val="003B37EB"/>
    <w:rsid w:val="003B38A8"/>
    <w:rsid w:val="003B3949"/>
    <w:rsid w:val="003B39C5"/>
    <w:rsid w:val="003B3A6B"/>
    <w:rsid w:val="003B3BF3"/>
    <w:rsid w:val="003B3C70"/>
    <w:rsid w:val="003B3D01"/>
    <w:rsid w:val="003B3D4D"/>
    <w:rsid w:val="003B3D58"/>
    <w:rsid w:val="003B3E9C"/>
    <w:rsid w:val="003B3FFC"/>
    <w:rsid w:val="003B40E6"/>
    <w:rsid w:val="003B4138"/>
    <w:rsid w:val="003B4197"/>
    <w:rsid w:val="003B41F6"/>
    <w:rsid w:val="003B4233"/>
    <w:rsid w:val="003B428D"/>
    <w:rsid w:val="003B431E"/>
    <w:rsid w:val="003B434D"/>
    <w:rsid w:val="003B44CD"/>
    <w:rsid w:val="003B4572"/>
    <w:rsid w:val="003B45E8"/>
    <w:rsid w:val="003B46DA"/>
    <w:rsid w:val="003B4751"/>
    <w:rsid w:val="003B4882"/>
    <w:rsid w:val="003B4B1A"/>
    <w:rsid w:val="003B4B48"/>
    <w:rsid w:val="003B4BA3"/>
    <w:rsid w:val="003B4C5B"/>
    <w:rsid w:val="003B4C9B"/>
    <w:rsid w:val="003B4CB4"/>
    <w:rsid w:val="003B4DD2"/>
    <w:rsid w:val="003B4DFE"/>
    <w:rsid w:val="003B4E2E"/>
    <w:rsid w:val="003B4FB6"/>
    <w:rsid w:val="003B50A9"/>
    <w:rsid w:val="003B5113"/>
    <w:rsid w:val="003B525C"/>
    <w:rsid w:val="003B527B"/>
    <w:rsid w:val="003B53A8"/>
    <w:rsid w:val="003B546C"/>
    <w:rsid w:val="003B5567"/>
    <w:rsid w:val="003B565B"/>
    <w:rsid w:val="003B56B2"/>
    <w:rsid w:val="003B571A"/>
    <w:rsid w:val="003B571E"/>
    <w:rsid w:val="003B5749"/>
    <w:rsid w:val="003B5766"/>
    <w:rsid w:val="003B5776"/>
    <w:rsid w:val="003B57DD"/>
    <w:rsid w:val="003B58FD"/>
    <w:rsid w:val="003B5933"/>
    <w:rsid w:val="003B59CE"/>
    <w:rsid w:val="003B5A34"/>
    <w:rsid w:val="003B5A54"/>
    <w:rsid w:val="003B5A78"/>
    <w:rsid w:val="003B5BAE"/>
    <w:rsid w:val="003B5CA1"/>
    <w:rsid w:val="003B5DAC"/>
    <w:rsid w:val="003B5DB7"/>
    <w:rsid w:val="003B5EAD"/>
    <w:rsid w:val="003B60E4"/>
    <w:rsid w:val="003B6245"/>
    <w:rsid w:val="003B627C"/>
    <w:rsid w:val="003B631E"/>
    <w:rsid w:val="003B6353"/>
    <w:rsid w:val="003B6374"/>
    <w:rsid w:val="003B645B"/>
    <w:rsid w:val="003B661C"/>
    <w:rsid w:val="003B6645"/>
    <w:rsid w:val="003B68D0"/>
    <w:rsid w:val="003B6972"/>
    <w:rsid w:val="003B6A1C"/>
    <w:rsid w:val="003B6B29"/>
    <w:rsid w:val="003B6C1E"/>
    <w:rsid w:val="003B6CAB"/>
    <w:rsid w:val="003B6D6A"/>
    <w:rsid w:val="003B6DF3"/>
    <w:rsid w:val="003B6E8C"/>
    <w:rsid w:val="003B6EBE"/>
    <w:rsid w:val="003B6FB2"/>
    <w:rsid w:val="003B748A"/>
    <w:rsid w:val="003B74A0"/>
    <w:rsid w:val="003B76B5"/>
    <w:rsid w:val="003B76E6"/>
    <w:rsid w:val="003B7728"/>
    <w:rsid w:val="003B777D"/>
    <w:rsid w:val="003B77B5"/>
    <w:rsid w:val="003B783D"/>
    <w:rsid w:val="003B7C2B"/>
    <w:rsid w:val="003B7C33"/>
    <w:rsid w:val="003B7D17"/>
    <w:rsid w:val="003B7E16"/>
    <w:rsid w:val="003B7FCA"/>
    <w:rsid w:val="003BC67E"/>
    <w:rsid w:val="003C0003"/>
    <w:rsid w:val="003C003C"/>
    <w:rsid w:val="003C0134"/>
    <w:rsid w:val="003C013D"/>
    <w:rsid w:val="003C02BD"/>
    <w:rsid w:val="003C062E"/>
    <w:rsid w:val="003C068C"/>
    <w:rsid w:val="003C070F"/>
    <w:rsid w:val="003C075F"/>
    <w:rsid w:val="003C091A"/>
    <w:rsid w:val="003C0A01"/>
    <w:rsid w:val="003C0C5D"/>
    <w:rsid w:val="003C0C98"/>
    <w:rsid w:val="003C0C9E"/>
    <w:rsid w:val="003C0CB9"/>
    <w:rsid w:val="003C0CE5"/>
    <w:rsid w:val="003C0E92"/>
    <w:rsid w:val="003C0EB5"/>
    <w:rsid w:val="003C0EE2"/>
    <w:rsid w:val="003C0FE3"/>
    <w:rsid w:val="003C1068"/>
    <w:rsid w:val="003C1273"/>
    <w:rsid w:val="003C1337"/>
    <w:rsid w:val="003C14A7"/>
    <w:rsid w:val="003C14B5"/>
    <w:rsid w:val="003C199D"/>
    <w:rsid w:val="003C1A7D"/>
    <w:rsid w:val="003C1C8B"/>
    <w:rsid w:val="003C1E14"/>
    <w:rsid w:val="003C20DF"/>
    <w:rsid w:val="003C220C"/>
    <w:rsid w:val="003C2239"/>
    <w:rsid w:val="003C22BE"/>
    <w:rsid w:val="003C24B5"/>
    <w:rsid w:val="003C2592"/>
    <w:rsid w:val="003C25BD"/>
    <w:rsid w:val="003C2693"/>
    <w:rsid w:val="003C27D1"/>
    <w:rsid w:val="003C29C4"/>
    <w:rsid w:val="003C2A6F"/>
    <w:rsid w:val="003C2BFC"/>
    <w:rsid w:val="003C2CE6"/>
    <w:rsid w:val="003C2DDC"/>
    <w:rsid w:val="003C2E49"/>
    <w:rsid w:val="003C2ED0"/>
    <w:rsid w:val="003C2F7F"/>
    <w:rsid w:val="003C30AD"/>
    <w:rsid w:val="003C30CF"/>
    <w:rsid w:val="003C3221"/>
    <w:rsid w:val="003C322B"/>
    <w:rsid w:val="003C3262"/>
    <w:rsid w:val="003C32BF"/>
    <w:rsid w:val="003C32C7"/>
    <w:rsid w:val="003C33AF"/>
    <w:rsid w:val="003C3418"/>
    <w:rsid w:val="003C3689"/>
    <w:rsid w:val="003C38C8"/>
    <w:rsid w:val="003C38E8"/>
    <w:rsid w:val="003C3986"/>
    <w:rsid w:val="003C3F0F"/>
    <w:rsid w:val="003C405F"/>
    <w:rsid w:val="003C40D2"/>
    <w:rsid w:val="003C430B"/>
    <w:rsid w:val="003C441A"/>
    <w:rsid w:val="003C4432"/>
    <w:rsid w:val="003C448F"/>
    <w:rsid w:val="003C450A"/>
    <w:rsid w:val="003C455A"/>
    <w:rsid w:val="003C45A5"/>
    <w:rsid w:val="003C487D"/>
    <w:rsid w:val="003C493D"/>
    <w:rsid w:val="003C4BA3"/>
    <w:rsid w:val="003C4CBD"/>
    <w:rsid w:val="003C4CEE"/>
    <w:rsid w:val="003C4D49"/>
    <w:rsid w:val="003C4D4E"/>
    <w:rsid w:val="003C4EE5"/>
    <w:rsid w:val="003C4F19"/>
    <w:rsid w:val="003C51CD"/>
    <w:rsid w:val="003C5237"/>
    <w:rsid w:val="003C52C8"/>
    <w:rsid w:val="003C52DF"/>
    <w:rsid w:val="003C5476"/>
    <w:rsid w:val="003C54C9"/>
    <w:rsid w:val="003C5671"/>
    <w:rsid w:val="003C57AC"/>
    <w:rsid w:val="003C59AC"/>
    <w:rsid w:val="003C5ACB"/>
    <w:rsid w:val="003C5AF6"/>
    <w:rsid w:val="003C5C44"/>
    <w:rsid w:val="003C5CB2"/>
    <w:rsid w:val="003C5CB7"/>
    <w:rsid w:val="003C5D73"/>
    <w:rsid w:val="003C5DD7"/>
    <w:rsid w:val="003C60D6"/>
    <w:rsid w:val="003C60E5"/>
    <w:rsid w:val="003C6386"/>
    <w:rsid w:val="003C6551"/>
    <w:rsid w:val="003C657D"/>
    <w:rsid w:val="003C65C3"/>
    <w:rsid w:val="003C6612"/>
    <w:rsid w:val="003C6656"/>
    <w:rsid w:val="003C69FC"/>
    <w:rsid w:val="003C6A1D"/>
    <w:rsid w:val="003C6B94"/>
    <w:rsid w:val="003C6C9F"/>
    <w:rsid w:val="003C6D6F"/>
    <w:rsid w:val="003C6D92"/>
    <w:rsid w:val="003C6E65"/>
    <w:rsid w:val="003C71F8"/>
    <w:rsid w:val="003C72CE"/>
    <w:rsid w:val="003C73ED"/>
    <w:rsid w:val="003C744A"/>
    <w:rsid w:val="003C74BD"/>
    <w:rsid w:val="003C756B"/>
    <w:rsid w:val="003C7678"/>
    <w:rsid w:val="003C7688"/>
    <w:rsid w:val="003C76BD"/>
    <w:rsid w:val="003C786C"/>
    <w:rsid w:val="003C791C"/>
    <w:rsid w:val="003C793E"/>
    <w:rsid w:val="003C7BFC"/>
    <w:rsid w:val="003C7CC4"/>
    <w:rsid w:val="003C7E16"/>
    <w:rsid w:val="003C7E51"/>
    <w:rsid w:val="003CAAF2"/>
    <w:rsid w:val="003D005C"/>
    <w:rsid w:val="003D0154"/>
    <w:rsid w:val="003D036A"/>
    <w:rsid w:val="003D058E"/>
    <w:rsid w:val="003D0626"/>
    <w:rsid w:val="003D0704"/>
    <w:rsid w:val="003D077C"/>
    <w:rsid w:val="003D07DE"/>
    <w:rsid w:val="003D08B8"/>
    <w:rsid w:val="003D09DA"/>
    <w:rsid w:val="003D0BFC"/>
    <w:rsid w:val="003D0C5E"/>
    <w:rsid w:val="003D0C6E"/>
    <w:rsid w:val="003D0C97"/>
    <w:rsid w:val="003D0D5C"/>
    <w:rsid w:val="003D0EBE"/>
    <w:rsid w:val="003D106D"/>
    <w:rsid w:val="003D14AF"/>
    <w:rsid w:val="003D1755"/>
    <w:rsid w:val="003D1A51"/>
    <w:rsid w:val="003D1ACC"/>
    <w:rsid w:val="003D1BE7"/>
    <w:rsid w:val="003D1C56"/>
    <w:rsid w:val="003D1CB3"/>
    <w:rsid w:val="003D1CFB"/>
    <w:rsid w:val="003D1D43"/>
    <w:rsid w:val="003D1E73"/>
    <w:rsid w:val="003D1ED0"/>
    <w:rsid w:val="003D1F67"/>
    <w:rsid w:val="003D22AC"/>
    <w:rsid w:val="003D2363"/>
    <w:rsid w:val="003D2427"/>
    <w:rsid w:val="003D26EE"/>
    <w:rsid w:val="003D274D"/>
    <w:rsid w:val="003D28C9"/>
    <w:rsid w:val="003D2A81"/>
    <w:rsid w:val="003D2AAA"/>
    <w:rsid w:val="003D2B4D"/>
    <w:rsid w:val="003D2BBF"/>
    <w:rsid w:val="003D2C3C"/>
    <w:rsid w:val="003D2CAD"/>
    <w:rsid w:val="003D2F0D"/>
    <w:rsid w:val="003D2F66"/>
    <w:rsid w:val="003D2F68"/>
    <w:rsid w:val="003D2F94"/>
    <w:rsid w:val="003D3146"/>
    <w:rsid w:val="003D325A"/>
    <w:rsid w:val="003D3318"/>
    <w:rsid w:val="003D33F7"/>
    <w:rsid w:val="003D3946"/>
    <w:rsid w:val="003D394E"/>
    <w:rsid w:val="003D397E"/>
    <w:rsid w:val="003D3BA3"/>
    <w:rsid w:val="003D3BAC"/>
    <w:rsid w:val="003D3DF6"/>
    <w:rsid w:val="003D3EE6"/>
    <w:rsid w:val="003D4034"/>
    <w:rsid w:val="003D4113"/>
    <w:rsid w:val="003D4260"/>
    <w:rsid w:val="003D42D8"/>
    <w:rsid w:val="003D43D9"/>
    <w:rsid w:val="003D4484"/>
    <w:rsid w:val="003D44F7"/>
    <w:rsid w:val="003D4527"/>
    <w:rsid w:val="003D454C"/>
    <w:rsid w:val="003D4862"/>
    <w:rsid w:val="003D49E1"/>
    <w:rsid w:val="003D4A48"/>
    <w:rsid w:val="003D4ADF"/>
    <w:rsid w:val="003D4E03"/>
    <w:rsid w:val="003D4E4D"/>
    <w:rsid w:val="003D4F3D"/>
    <w:rsid w:val="003D4FA1"/>
    <w:rsid w:val="003D5097"/>
    <w:rsid w:val="003D5318"/>
    <w:rsid w:val="003D5397"/>
    <w:rsid w:val="003D539D"/>
    <w:rsid w:val="003D53C2"/>
    <w:rsid w:val="003D53D2"/>
    <w:rsid w:val="003D5535"/>
    <w:rsid w:val="003D569E"/>
    <w:rsid w:val="003D5710"/>
    <w:rsid w:val="003D57AC"/>
    <w:rsid w:val="003D5A1D"/>
    <w:rsid w:val="003D5AA9"/>
    <w:rsid w:val="003D5C7E"/>
    <w:rsid w:val="003D5C8C"/>
    <w:rsid w:val="003D5CF0"/>
    <w:rsid w:val="003D5DE1"/>
    <w:rsid w:val="003D60F5"/>
    <w:rsid w:val="003D61B6"/>
    <w:rsid w:val="003D61C6"/>
    <w:rsid w:val="003D61E8"/>
    <w:rsid w:val="003D6587"/>
    <w:rsid w:val="003D6594"/>
    <w:rsid w:val="003D661D"/>
    <w:rsid w:val="003D662A"/>
    <w:rsid w:val="003D6657"/>
    <w:rsid w:val="003D670F"/>
    <w:rsid w:val="003D6753"/>
    <w:rsid w:val="003D6781"/>
    <w:rsid w:val="003D6C33"/>
    <w:rsid w:val="003D6C39"/>
    <w:rsid w:val="003D6C62"/>
    <w:rsid w:val="003D6D32"/>
    <w:rsid w:val="003D6E84"/>
    <w:rsid w:val="003D6F5F"/>
    <w:rsid w:val="003D709A"/>
    <w:rsid w:val="003D7141"/>
    <w:rsid w:val="003D720A"/>
    <w:rsid w:val="003D723C"/>
    <w:rsid w:val="003D737A"/>
    <w:rsid w:val="003D748B"/>
    <w:rsid w:val="003D74AC"/>
    <w:rsid w:val="003D751B"/>
    <w:rsid w:val="003D7585"/>
    <w:rsid w:val="003D75FE"/>
    <w:rsid w:val="003D7771"/>
    <w:rsid w:val="003D793B"/>
    <w:rsid w:val="003D79EE"/>
    <w:rsid w:val="003D7A43"/>
    <w:rsid w:val="003D7A66"/>
    <w:rsid w:val="003D7BEA"/>
    <w:rsid w:val="003D7C45"/>
    <w:rsid w:val="003D7C63"/>
    <w:rsid w:val="003D7C85"/>
    <w:rsid w:val="003D7C91"/>
    <w:rsid w:val="003D7CAE"/>
    <w:rsid w:val="003D7CB7"/>
    <w:rsid w:val="003D7D77"/>
    <w:rsid w:val="003D7ED6"/>
    <w:rsid w:val="003D7F24"/>
    <w:rsid w:val="003D7F82"/>
    <w:rsid w:val="003D7FF2"/>
    <w:rsid w:val="003E014A"/>
    <w:rsid w:val="003E021D"/>
    <w:rsid w:val="003E0268"/>
    <w:rsid w:val="003E02A2"/>
    <w:rsid w:val="003E035F"/>
    <w:rsid w:val="003E04A2"/>
    <w:rsid w:val="003E0551"/>
    <w:rsid w:val="003E0675"/>
    <w:rsid w:val="003E07D5"/>
    <w:rsid w:val="003E090B"/>
    <w:rsid w:val="003E0924"/>
    <w:rsid w:val="003E09CE"/>
    <w:rsid w:val="003E0C27"/>
    <w:rsid w:val="003E0E1B"/>
    <w:rsid w:val="003E0ED6"/>
    <w:rsid w:val="003E0F85"/>
    <w:rsid w:val="003E0FBE"/>
    <w:rsid w:val="003E1039"/>
    <w:rsid w:val="003E103F"/>
    <w:rsid w:val="003E1384"/>
    <w:rsid w:val="003E139B"/>
    <w:rsid w:val="003E1467"/>
    <w:rsid w:val="003E1474"/>
    <w:rsid w:val="003E16E6"/>
    <w:rsid w:val="003E1764"/>
    <w:rsid w:val="003E180D"/>
    <w:rsid w:val="003E1B31"/>
    <w:rsid w:val="003E1DAC"/>
    <w:rsid w:val="003E1ECF"/>
    <w:rsid w:val="003E1F31"/>
    <w:rsid w:val="003E1F90"/>
    <w:rsid w:val="003E200E"/>
    <w:rsid w:val="003E204B"/>
    <w:rsid w:val="003E20C6"/>
    <w:rsid w:val="003E2128"/>
    <w:rsid w:val="003E21EE"/>
    <w:rsid w:val="003E2242"/>
    <w:rsid w:val="003E233A"/>
    <w:rsid w:val="003E23DF"/>
    <w:rsid w:val="003E23E8"/>
    <w:rsid w:val="003E24D0"/>
    <w:rsid w:val="003E263C"/>
    <w:rsid w:val="003E26A1"/>
    <w:rsid w:val="003E26FB"/>
    <w:rsid w:val="003E2706"/>
    <w:rsid w:val="003E2786"/>
    <w:rsid w:val="003E28BA"/>
    <w:rsid w:val="003E28E5"/>
    <w:rsid w:val="003E2A5D"/>
    <w:rsid w:val="003E2C40"/>
    <w:rsid w:val="003E2C57"/>
    <w:rsid w:val="003E2C99"/>
    <w:rsid w:val="003E2CF3"/>
    <w:rsid w:val="003E2D0F"/>
    <w:rsid w:val="003E2DE9"/>
    <w:rsid w:val="003E2EC3"/>
    <w:rsid w:val="003E2FED"/>
    <w:rsid w:val="003E3042"/>
    <w:rsid w:val="003E332A"/>
    <w:rsid w:val="003E33D3"/>
    <w:rsid w:val="003E33E3"/>
    <w:rsid w:val="003E350F"/>
    <w:rsid w:val="003E35DB"/>
    <w:rsid w:val="003E361B"/>
    <w:rsid w:val="003E386E"/>
    <w:rsid w:val="003E3A8B"/>
    <w:rsid w:val="003E3C38"/>
    <w:rsid w:val="003E3C8B"/>
    <w:rsid w:val="003E3F2C"/>
    <w:rsid w:val="003E40A5"/>
    <w:rsid w:val="003E40FE"/>
    <w:rsid w:val="003E4117"/>
    <w:rsid w:val="003E4192"/>
    <w:rsid w:val="003E43B6"/>
    <w:rsid w:val="003E4400"/>
    <w:rsid w:val="003E45BA"/>
    <w:rsid w:val="003E4603"/>
    <w:rsid w:val="003E46A4"/>
    <w:rsid w:val="003E4789"/>
    <w:rsid w:val="003E487D"/>
    <w:rsid w:val="003E4978"/>
    <w:rsid w:val="003E49AF"/>
    <w:rsid w:val="003E4AE7"/>
    <w:rsid w:val="003E4B35"/>
    <w:rsid w:val="003E4BB4"/>
    <w:rsid w:val="003E4BE7"/>
    <w:rsid w:val="003E4C92"/>
    <w:rsid w:val="003E4D2A"/>
    <w:rsid w:val="003E4D9A"/>
    <w:rsid w:val="003E5021"/>
    <w:rsid w:val="003E549F"/>
    <w:rsid w:val="003E54C6"/>
    <w:rsid w:val="003E57B7"/>
    <w:rsid w:val="003E57DA"/>
    <w:rsid w:val="003E582B"/>
    <w:rsid w:val="003E586F"/>
    <w:rsid w:val="003E5AEB"/>
    <w:rsid w:val="003E5D0C"/>
    <w:rsid w:val="003E605B"/>
    <w:rsid w:val="003E60B2"/>
    <w:rsid w:val="003E6169"/>
    <w:rsid w:val="003E6245"/>
    <w:rsid w:val="003E639F"/>
    <w:rsid w:val="003E642D"/>
    <w:rsid w:val="003E648F"/>
    <w:rsid w:val="003E64AC"/>
    <w:rsid w:val="003E663E"/>
    <w:rsid w:val="003E695F"/>
    <w:rsid w:val="003E69AE"/>
    <w:rsid w:val="003E6B0D"/>
    <w:rsid w:val="003E6F07"/>
    <w:rsid w:val="003E6FAB"/>
    <w:rsid w:val="003E70F0"/>
    <w:rsid w:val="003E7139"/>
    <w:rsid w:val="003E7175"/>
    <w:rsid w:val="003E736D"/>
    <w:rsid w:val="003E737A"/>
    <w:rsid w:val="003E7424"/>
    <w:rsid w:val="003E74E4"/>
    <w:rsid w:val="003E7559"/>
    <w:rsid w:val="003E7612"/>
    <w:rsid w:val="003E770A"/>
    <w:rsid w:val="003E7763"/>
    <w:rsid w:val="003E786D"/>
    <w:rsid w:val="003E7914"/>
    <w:rsid w:val="003E79C5"/>
    <w:rsid w:val="003E7B13"/>
    <w:rsid w:val="003E7C3F"/>
    <w:rsid w:val="003E7C47"/>
    <w:rsid w:val="003E7C93"/>
    <w:rsid w:val="003E7D7E"/>
    <w:rsid w:val="003E7DA6"/>
    <w:rsid w:val="003E7F99"/>
    <w:rsid w:val="003F008D"/>
    <w:rsid w:val="003F00D0"/>
    <w:rsid w:val="003F02B1"/>
    <w:rsid w:val="003F02BA"/>
    <w:rsid w:val="003F0422"/>
    <w:rsid w:val="003F0438"/>
    <w:rsid w:val="003F05DE"/>
    <w:rsid w:val="003F0650"/>
    <w:rsid w:val="003F071E"/>
    <w:rsid w:val="003F0743"/>
    <w:rsid w:val="003F0790"/>
    <w:rsid w:val="003F07AB"/>
    <w:rsid w:val="003F0D77"/>
    <w:rsid w:val="003F0EBA"/>
    <w:rsid w:val="003F0FD5"/>
    <w:rsid w:val="003F1004"/>
    <w:rsid w:val="003F10F4"/>
    <w:rsid w:val="003F1250"/>
    <w:rsid w:val="003F1311"/>
    <w:rsid w:val="003F154C"/>
    <w:rsid w:val="003F157D"/>
    <w:rsid w:val="003F161A"/>
    <w:rsid w:val="003F1734"/>
    <w:rsid w:val="003F17CD"/>
    <w:rsid w:val="003F1863"/>
    <w:rsid w:val="003F18DC"/>
    <w:rsid w:val="003F1915"/>
    <w:rsid w:val="003F1B1F"/>
    <w:rsid w:val="003F1BF5"/>
    <w:rsid w:val="003F1CCF"/>
    <w:rsid w:val="003F1EC4"/>
    <w:rsid w:val="003F1F03"/>
    <w:rsid w:val="003F1F17"/>
    <w:rsid w:val="003F201C"/>
    <w:rsid w:val="003F21DB"/>
    <w:rsid w:val="003F2279"/>
    <w:rsid w:val="003F22E4"/>
    <w:rsid w:val="003F230B"/>
    <w:rsid w:val="003F23F8"/>
    <w:rsid w:val="003F2495"/>
    <w:rsid w:val="003F2543"/>
    <w:rsid w:val="003F256D"/>
    <w:rsid w:val="003F26A5"/>
    <w:rsid w:val="003F28B9"/>
    <w:rsid w:val="003F28DA"/>
    <w:rsid w:val="003F28FC"/>
    <w:rsid w:val="003F2905"/>
    <w:rsid w:val="003F29A9"/>
    <w:rsid w:val="003F29FF"/>
    <w:rsid w:val="003F2A02"/>
    <w:rsid w:val="003F2A89"/>
    <w:rsid w:val="003F2B47"/>
    <w:rsid w:val="003F2C3A"/>
    <w:rsid w:val="003F2CCE"/>
    <w:rsid w:val="003F2D44"/>
    <w:rsid w:val="003F2DE9"/>
    <w:rsid w:val="003F2EA4"/>
    <w:rsid w:val="003F309E"/>
    <w:rsid w:val="003F3134"/>
    <w:rsid w:val="003F3138"/>
    <w:rsid w:val="003F3234"/>
    <w:rsid w:val="003F32FB"/>
    <w:rsid w:val="003F3490"/>
    <w:rsid w:val="003F354C"/>
    <w:rsid w:val="003F35BB"/>
    <w:rsid w:val="003F36D4"/>
    <w:rsid w:val="003F3900"/>
    <w:rsid w:val="003F391B"/>
    <w:rsid w:val="003F39AE"/>
    <w:rsid w:val="003F39CD"/>
    <w:rsid w:val="003F3B05"/>
    <w:rsid w:val="003F3C7E"/>
    <w:rsid w:val="003F3CB0"/>
    <w:rsid w:val="003F3D85"/>
    <w:rsid w:val="003F3E19"/>
    <w:rsid w:val="003F3E77"/>
    <w:rsid w:val="003F3F0B"/>
    <w:rsid w:val="003F3FE7"/>
    <w:rsid w:val="003F4001"/>
    <w:rsid w:val="003F40A0"/>
    <w:rsid w:val="003F40F7"/>
    <w:rsid w:val="003F41AB"/>
    <w:rsid w:val="003F4357"/>
    <w:rsid w:val="003F4477"/>
    <w:rsid w:val="003F450B"/>
    <w:rsid w:val="003F468B"/>
    <w:rsid w:val="003F470F"/>
    <w:rsid w:val="003F48BA"/>
    <w:rsid w:val="003F49B5"/>
    <w:rsid w:val="003F4C70"/>
    <w:rsid w:val="003F4C81"/>
    <w:rsid w:val="003F4D16"/>
    <w:rsid w:val="003F4DA5"/>
    <w:rsid w:val="003F4EC7"/>
    <w:rsid w:val="003F4EE5"/>
    <w:rsid w:val="003F4F56"/>
    <w:rsid w:val="003F4FF2"/>
    <w:rsid w:val="003F5024"/>
    <w:rsid w:val="003F503F"/>
    <w:rsid w:val="003F521D"/>
    <w:rsid w:val="003F527A"/>
    <w:rsid w:val="003F537D"/>
    <w:rsid w:val="003F54D3"/>
    <w:rsid w:val="003F55B0"/>
    <w:rsid w:val="003F560F"/>
    <w:rsid w:val="003F565E"/>
    <w:rsid w:val="003F5734"/>
    <w:rsid w:val="003F5849"/>
    <w:rsid w:val="003F5A78"/>
    <w:rsid w:val="003F5ABE"/>
    <w:rsid w:val="003F5B3C"/>
    <w:rsid w:val="003F5BBB"/>
    <w:rsid w:val="003F5CD4"/>
    <w:rsid w:val="003F5D0A"/>
    <w:rsid w:val="003F5E61"/>
    <w:rsid w:val="003F5EB3"/>
    <w:rsid w:val="003F5EC2"/>
    <w:rsid w:val="003F5F11"/>
    <w:rsid w:val="003F5F43"/>
    <w:rsid w:val="003F5F58"/>
    <w:rsid w:val="003F6085"/>
    <w:rsid w:val="003F60DB"/>
    <w:rsid w:val="003F611F"/>
    <w:rsid w:val="003F6142"/>
    <w:rsid w:val="003F618B"/>
    <w:rsid w:val="003F6207"/>
    <w:rsid w:val="003F6211"/>
    <w:rsid w:val="003F6266"/>
    <w:rsid w:val="003F638B"/>
    <w:rsid w:val="003F649E"/>
    <w:rsid w:val="003F64A4"/>
    <w:rsid w:val="003F64C8"/>
    <w:rsid w:val="003F65B8"/>
    <w:rsid w:val="003F65C6"/>
    <w:rsid w:val="003F66F7"/>
    <w:rsid w:val="003F67F1"/>
    <w:rsid w:val="003F6857"/>
    <w:rsid w:val="003F686B"/>
    <w:rsid w:val="003F699B"/>
    <w:rsid w:val="003F69A9"/>
    <w:rsid w:val="003F6A46"/>
    <w:rsid w:val="003F6A94"/>
    <w:rsid w:val="003F6B9A"/>
    <w:rsid w:val="003F6C2D"/>
    <w:rsid w:val="003F6D8B"/>
    <w:rsid w:val="003F6E21"/>
    <w:rsid w:val="003F6E75"/>
    <w:rsid w:val="003F6F46"/>
    <w:rsid w:val="003F6F4E"/>
    <w:rsid w:val="003F6FBA"/>
    <w:rsid w:val="003F70B6"/>
    <w:rsid w:val="003F70BE"/>
    <w:rsid w:val="003F71A0"/>
    <w:rsid w:val="003F730B"/>
    <w:rsid w:val="003F73DD"/>
    <w:rsid w:val="003F758D"/>
    <w:rsid w:val="003F75A1"/>
    <w:rsid w:val="003F764C"/>
    <w:rsid w:val="003F764D"/>
    <w:rsid w:val="003F77CF"/>
    <w:rsid w:val="003F7821"/>
    <w:rsid w:val="003F79AC"/>
    <w:rsid w:val="003F7A46"/>
    <w:rsid w:val="003F7B7E"/>
    <w:rsid w:val="003F7DE2"/>
    <w:rsid w:val="003F7EB1"/>
    <w:rsid w:val="003F7EC0"/>
    <w:rsid w:val="003F7ED9"/>
    <w:rsid w:val="003FB1D3"/>
    <w:rsid w:val="0040006E"/>
    <w:rsid w:val="0040008A"/>
    <w:rsid w:val="004000CE"/>
    <w:rsid w:val="0040024A"/>
    <w:rsid w:val="004002DA"/>
    <w:rsid w:val="004003B7"/>
    <w:rsid w:val="004003F8"/>
    <w:rsid w:val="00400414"/>
    <w:rsid w:val="0040055B"/>
    <w:rsid w:val="004005B2"/>
    <w:rsid w:val="004005BB"/>
    <w:rsid w:val="004007E7"/>
    <w:rsid w:val="00400858"/>
    <w:rsid w:val="004009CA"/>
    <w:rsid w:val="00400D39"/>
    <w:rsid w:val="00400D7C"/>
    <w:rsid w:val="00400F27"/>
    <w:rsid w:val="004010E4"/>
    <w:rsid w:val="00401472"/>
    <w:rsid w:val="00401501"/>
    <w:rsid w:val="00401768"/>
    <w:rsid w:val="00401851"/>
    <w:rsid w:val="0040189E"/>
    <w:rsid w:val="004018E9"/>
    <w:rsid w:val="00401999"/>
    <w:rsid w:val="00401B42"/>
    <w:rsid w:val="00401C57"/>
    <w:rsid w:val="00401CD0"/>
    <w:rsid w:val="00401E1B"/>
    <w:rsid w:val="00401E21"/>
    <w:rsid w:val="004020AE"/>
    <w:rsid w:val="004024CB"/>
    <w:rsid w:val="004024D5"/>
    <w:rsid w:val="00402582"/>
    <w:rsid w:val="00402604"/>
    <w:rsid w:val="0040267F"/>
    <w:rsid w:val="00402707"/>
    <w:rsid w:val="004028A1"/>
    <w:rsid w:val="004029DC"/>
    <w:rsid w:val="00402C94"/>
    <w:rsid w:val="00402D4E"/>
    <w:rsid w:val="00402DC0"/>
    <w:rsid w:val="00402E2B"/>
    <w:rsid w:val="00402EB2"/>
    <w:rsid w:val="0040330C"/>
    <w:rsid w:val="00403360"/>
    <w:rsid w:val="00403370"/>
    <w:rsid w:val="0040339E"/>
    <w:rsid w:val="0040357E"/>
    <w:rsid w:val="00403641"/>
    <w:rsid w:val="00403A2B"/>
    <w:rsid w:val="00403ADD"/>
    <w:rsid w:val="00403C27"/>
    <w:rsid w:val="00403C4D"/>
    <w:rsid w:val="00403C75"/>
    <w:rsid w:val="00403DAF"/>
    <w:rsid w:val="00403E35"/>
    <w:rsid w:val="00403E4B"/>
    <w:rsid w:val="00403EC5"/>
    <w:rsid w:val="00403F2D"/>
    <w:rsid w:val="00403F49"/>
    <w:rsid w:val="00403FFA"/>
    <w:rsid w:val="00404185"/>
    <w:rsid w:val="0040423A"/>
    <w:rsid w:val="0040437C"/>
    <w:rsid w:val="004043E3"/>
    <w:rsid w:val="00404465"/>
    <w:rsid w:val="0040447F"/>
    <w:rsid w:val="00404808"/>
    <w:rsid w:val="004048BF"/>
    <w:rsid w:val="004049B9"/>
    <w:rsid w:val="00404AF7"/>
    <w:rsid w:val="00404B48"/>
    <w:rsid w:val="00404C12"/>
    <w:rsid w:val="00404D9A"/>
    <w:rsid w:val="00404DD0"/>
    <w:rsid w:val="004054A0"/>
    <w:rsid w:val="004054C4"/>
    <w:rsid w:val="004057A1"/>
    <w:rsid w:val="004057EE"/>
    <w:rsid w:val="0040586F"/>
    <w:rsid w:val="00405878"/>
    <w:rsid w:val="0040589D"/>
    <w:rsid w:val="004058CF"/>
    <w:rsid w:val="004058E0"/>
    <w:rsid w:val="0040595C"/>
    <w:rsid w:val="00405963"/>
    <w:rsid w:val="00405AD2"/>
    <w:rsid w:val="00405AFF"/>
    <w:rsid w:val="00405B50"/>
    <w:rsid w:val="00405BD0"/>
    <w:rsid w:val="00405CC1"/>
    <w:rsid w:val="00405CFE"/>
    <w:rsid w:val="00405E18"/>
    <w:rsid w:val="00405E23"/>
    <w:rsid w:val="00405F27"/>
    <w:rsid w:val="00405F5B"/>
    <w:rsid w:val="004062B1"/>
    <w:rsid w:val="004062EF"/>
    <w:rsid w:val="00406375"/>
    <w:rsid w:val="00406959"/>
    <w:rsid w:val="00406A64"/>
    <w:rsid w:val="00406AE4"/>
    <w:rsid w:val="00406F59"/>
    <w:rsid w:val="00407081"/>
    <w:rsid w:val="00407088"/>
    <w:rsid w:val="00407121"/>
    <w:rsid w:val="00407147"/>
    <w:rsid w:val="00407280"/>
    <w:rsid w:val="00407318"/>
    <w:rsid w:val="004075EE"/>
    <w:rsid w:val="00407663"/>
    <w:rsid w:val="00407787"/>
    <w:rsid w:val="00407962"/>
    <w:rsid w:val="004079FE"/>
    <w:rsid w:val="00407A74"/>
    <w:rsid w:val="00407C6E"/>
    <w:rsid w:val="00407E2D"/>
    <w:rsid w:val="00407E84"/>
    <w:rsid w:val="00410080"/>
    <w:rsid w:val="0041022C"/>
    <w:rsid w:val="004102C2"/>
    <w:rsid w:val="00410394"/>
    <w:rsid w:val="004103F5"/>
    <w:rsid w:val="00410428"/>
    <w:rsid w:val="00410456"/>
    <w:rsid w:val="00410520"/>
    <w:rsid w:val="0041079E"/>
    <w:rsid w:val="004107BC"/>
    <w:rsid w:val="0041085F"/>
    <w:rsid w:val="00410AA7"/>
    <w:rsid w:val="00410BE9"/>
    <w:rsid w:val="00410EEE"/>
    <w:rsid w:val="00410F09"/>
    <w:rsid w:val="00410FB7"/>
    <w:rsid w:val="00410FF3"/>
    <w:rsid w:val="004110CB"/>
    <w:rsid w:val="00411342"/>
    <w:rsid w:val="00411361"/>
    <w:rsid w:val="00411374"/>
    <w:rsid w:val="00411516"/>
    <w:rsid w:val="0041176A"/>
    <w:rsid w:val="004117DA"/>
    <w:rsid w:val="004117FE"/>
    <w:rsid w:val="00411B4B"/>
    <w:rsid w:val="00411C25"/>
    <w:rsid w:val="00411E8F"/>
    <w:rsid w:val="00411E9A"/>
    <w:rsid w:val="00411EDF"/>
    <w:rsid w:val="00411FB6"/>
    <w:rsid w:val="004120F9"/>
    <w:rsid w:val="00412286"/>
    <w:rsid w:val="00412295"/>
    <w:rsid w:val="004122CC"/>
    <w:rsid w:val="00412330"/>
    <w:rsid w:val="00412380"/>
    <w:rsid w:val="00412657"/>
    <w:rsid w:val="00412659"/>
    <w:rsid w:val="00412696"/>
    <w:rsid w:val="004126FC"/>
    <w:rsid w:val="004129C5"/>
    <w:rsid w:val="00412A02"/>
    <w:rsid w:val="00412B61"/>
    <w:rsid w:val="00412BB4"/>
    <w:rsid w:val="00412BBB"/>
    <w:rsid w:val="00412E51"/>
    <w:rsid w:val="00412E5A"/>
    <w:rsid w:val="00412E80"/>
    <w:rsid w:val="00413072"/>
    <w:rsid w:val="004130A2"/>
    <w:rsid w:val="0041312A"/>
    <w:rsid w:val="0041329D"/>
    <w:rsid w:val="004132C4"/>
    <w:rsid w:val="004134F0"/>
    <w:rsid w:val="0041366D"/>
    <w:rsid w:val="00413859"/>
    <w:rsid w:val="004138B1"/>
    <w:rsid w:val="004138FB"/>
    <w:rsid w:val="0041395D"/>
    <w:rsid w:val="00413A8C"/>
    <w:rsid w:val="00413A94"/>
    <w:rsid w:val="00413ADD"/>
    <w:rsid w:val="00413B46"/>
    <w:rsid w:val="00413B98"/>
    <w:rsid w:val="00413E0D"/>
    <w:rsid w:val="00413F03"/>
    <w:rsid w:val="00413F0F"/>
    <w:rsid w:val="00413F72"/>
    <w:rsid w:val="004141AA"/>
    <w:rsid w:val="004141CC"/>
    <w:rsid w:val="00414222"/>
    <w:rsid w:val="0041427D"/>
    <w:rsid w:val="00414454"/>
    <w:rsid w:val="00414485"/>
    <w:rsid w:val="00414580"/>
    <w:rsid w:val="004145C0"/>
    <w:rsid w:val="0041475F"/>
    <w:rsid w:val="00414792"/>
    <w:rsid w:val="004147C5"/>
    <w:rsid w:val="0041481F"/>
    <w:rsid w:val="00414859"/>
    <w:rsid w:val="004149AD"/>
    <w:rsid w:val="00414AC8"/>
    <w:rsid w:val="00414B5C"/>
    <w:rsid w:val="0041514C"/>
    <w:rsid w:val="004151EB"/>
    <w:rsid w:val="0041528F"/>
    <w:rsid w:val="004152E7"/>
    <w:rsid w:val="00415316"/>
    <w:rsid w:val="004153D9"/>
    <w:rsid w:val="00415461"/>
    <w:rsid w:val="0041547F"/>
    <w:rsid w:val="0041549A"/>
    <w:rsid w:val="004154DB"/>
    <w:rsid w:val="00415A4A"/>
    <w:rsid w:val="00415AAD"/>
    <w:rsid w:val="00415B9D"/>
    <w:rsid w:val="00415D84"/>
    <w:rsid w:val="00415DCB"/>
    <w:rsid w:val="0041614B"/>
    <w:rsid w:val="0041616E"/>
    <w:rsid w:val="00416194"/>
    <w:rsid w:val="004161DB"/>
    <w:rsid w:val="00416436"/>
    <w:rsid w:val="00416447"/>
    <w:rsid w:val="0041673F"/>
    <w:rsid w:val="0041676B"/>
    <w:rsid w:val="00416920"/>
    <w:rsid w:val="004169A5"/>
    <w:rsid w:val="00416AA7"/>
    <w:rsid w:val="00416C7B"/>
    <w:rsid w:val="00416CA5"/>
    <w:rsid w:val="00416CC3"/>
    <w:rsid w:val="00416CE0"/>
    <w:rsid w:val="00416D89"/>
    <w:rsid w:val="00416DF8"/>
    <w:rsid w:val="00416F63"/>
    <w:rsid w:val="00416F8A"/>
    <w:rsid w:val="004170FA"/>
    <w:rsid w:val="0041713A"/>
    <w:rsid w:val="00417229"/>
    <w:rsid w:val="004172A2"/>
    <w:rsid w:val="00417486"/>
    <w:rsid w:val="00417542"/>
    <w:rsid w:val="00417631"/>
    <w:rsid w:val="00417716"/>
    <w:rsid w:val="004177FF"/>
    <w:rsid w:val="004178B6"/>
    <w:rsid w:val="004178DA"/>
    <w:rsid w:val="004179BC"/>
    <w:rsid w:val="00417A03"/>
    <w:rsid w:val="00417E72"/>
    <w:rsid w:val="00417EA5"/>
    <w:rsid w:val="00417EDF"/>
    <w:rsid w:val="00417FBB"/>
    <w:rsid w:val="00420057"/>
    <w:rsid w:val="004200A1"/>
    <w:rsid w:val="00420178"/>
    <w:rsid w:val="004202AD"/>
    <w:rsid w:val="00420583"/>
    <w:rsid w:val="00420815"/>
    <w:rsid w:val="00420A12"/>
    <w:rsid w:val="00420C5B"/>
    <w:rsid w:val="00420CBF"/>
    <w:rsid w:val="00420D78"/>
    <w:rsid w:val="00420E30"/>
    <w:rsid w:val="00420E51"/>
    <w:rsid w:val="00420E9A"/>
    <w:rsid w:val="0042100F"/>
    <w:rsid w:val="004210F3"/>
    <w:rsid w:val="00421149"/>
    <w:rsid w:val="0042121D"/>
    <w:rsid w:val="00421401"/>
    <w:rsid w:val="0042140C"/>
    <w:rsid w:val="004214E0"/>
    <w:rsid w:val="004216B2"/>
    <w:rsid w:val="004216C2"/>
    <w:rsid w:val="00421743"/>
    <w:rsid w:val="004217A1"/>
    <w:rsid w:val="00421950"/>
    <w:rsid w:val="00421A1B"/>
    <w:rsid w:val="00421A33"/>
    <w:rsid w:val="00421B99"/>
    <w:rsid w:val="00421BA4"/>
    <w:rsid w:val="00421BC0"/>
    <w:rsid w:val="00421CD6"/>
    <w:rsid w:val="00421D7D"/>
    <w:rsid w:val="00421E19"/>
    <w:rsid w:val="00421F5B"/>
    <w:rsid w:val="00421FE0"/>
    <w:rsid w:val="00422088"/>
    <w:rsid w:val="00422150"/>
    <w:rsid w:val="0042240A"/>
    <w:rsid w:val="00422419"/>
    <w:rsid w:val="0042249D"/>
    <w:rsid w:val="004224E1"/>
    <w:rsid w:val="0042259B"/>
    <w:rsid w:val="00422637"/>
    <w:rsid w:val="0042269A"/>
    <w:rsid w:val="004226FE"/>
    <w:rsid w:val="004228CC"/>
    <w:rsid w:val="00422A0E"/>
    <w:rsid w:val="00422AAC"/>
    <w:rsid w:val="00422B3E"/>
    <w:rsid w:val="00422D4B"/>
    <w:rsid w:val="00422DFD"/>
    <w:rsid w:val="00422E17"/>
    <w:rsid w:val="00423008"/>
    <w:rsid w:val="00423075"/>
    <w:rsid w:val="004230E2"/>
    <w:rsid w:val="0042316C"/>
    <w:rsid w:val="00423380"/>
    <w:rsid w:val="0042347A"/>
    <w:rsid w:val="004234BB"/>
    <w:rsid w:val="0042359F"/>
    <w:rsid w:val="004236C0"/>
    <w:rsid w:val="0042371A"/>
    <w:rsid w:val="0042371C"/>
    <w:rsid w:val="004238FA"/>
    <w:rsid w:val="004239A6"/>
    <w:rsid w:val="004239C3"/>
    <w:rsid w:val="00423A64"/>
    <w:rsid w:val="00423B8E"/>
    <w:rsid w:val="00423E96"/>
    <w:rsid w:val="00423F5F"/>
    <w:rsid w:val="004243C8"/>
    <w:rsid w:val="004244DE"/>
    <w:rsid w:val="00424792"/>
    <w:rsid w:val="004247BC"/>
    <w:rsid w:val="00424812"/>
    <w:rsid w:val="00424817"/>
    <w:rsid w:val="00424819"/>
    <w:rsid w:val="0042490B"/>
    <w:rsid w:val="00424B60"/>
    <w:rsid w:val="00424D9E"/>
    <w:rsid w:val="00424F8A"/>
    <w:rsid w:val="004251F7"/>
    <w:rsid w:val="004253A9"/>
    <w:rsid w:val="0042549F"/>
    <w:rsid w:val="004254CA"/>
    <w:rsid w:val="0042568A"/>
    <w:rsid w:val="004256E6"/>
    <w:rsid w:val="004257A9"/>
    <w:rsid w:val="00425988"/>
    <w:rsid w:val="004259DA"/>
    <w:rsid w:val="00425A5E"/>
    <w:rsid w:val="00425AA5"/>
    <w:rsid w:val="00425AFE"/>
    <w:rsid w:val="00425B64"/>
    <w:rsid w:val="00425CBA"/>
    <w:rsid w:val="00425EA0"/>
    <w:rsid w:val="00425EEB"/>
    <w:rsid w:val="0042622E"/>
    <w:rsid w:val="0042648D"/>
    <w:rsid w:val="00426510"/>
    <w:rsid w:val="00426555"/>
    <w:rsid w:val="004266C2"/>
    <w:rsid w:val="00426759"/>
    <w:rsid w:val="0042682E"/>
    <w:rsid w:val="00426912"/>
    <w:rsid w:val="004269B9"/>
    <w:rsid w:val="00426F43"/>
    <w:rsid w:val="004270B8"/>
    <w:rsid w:val="004272B2"/>
    <w:rsid w:val="004273DC"/>
    <w:rsid w:val="00427471"/>
    <w:rsid w:val="00427592"/>
    <w:rsid w:val="00427668"/>
    <w:rsid w:val="004277A5"/>
    <w:rsid w:val="00427874"/>
    <w:rsid w:val="004278C5"/>
    <w:rsid w:val="00427968"/>
    <w:rsid w:val="00427B25"/>
    <w:rsid w:val="00427BB5"/>
    <w:rsid w:val="00430114"/>
    <w:rsid w:val="00430124"/>
    <w:rsid w:val="00430324"/>
    <w:rsid w:val="004303BE"/>
    <w:rsid w:val="00430422"/>
    <w:rsid w:val="004304E1"/>
    <w:rsid w:val="00430554"/>
    <w:rsid w:val="004306B2"/>
    <w:rsid w:val="004307B2"/>
    <w:rsid w:val="004307DE"/>
    <w:rsid w:val="004307EC"/>
    <w:rsid w:val="00430898"/>
    <w:rsid w:val="004308A1"/>
    <w:rsid w:val="0043091B"/>
    <w:rsid w:val="00430C33"/>
    <w:rsid w:val="00430E63"/>
    <w:rsid w:val="00430F58"/>
    <w:rsid w:val="00430FE3"/>
    <w:rsid w:val="004311FA"/>
    <w:rsid w:val="004312AD"/>
    <w:rsid w:val="00431332"/>
    <w:rsid w:val="004314A7"/>
    <w:rsid w:val="004315F1"/>
    <w:rsid w:val="00431843"/>
    <w:rsid w:val="004319AA"/>
    <w:rsid w:val="004319BD"/>
    <w:rsid w:val="00431A14"/>
    <w:rsid w:val="00431AE7"/>
    <w:rsid w:val="00431C20"/>
    <w:rsid w:val="00431CE5"/>
    <w:rsid w:val="00431D2B"/>
    <w:rsid w:val="00431DDD"/>
    <w:rsid w:val="00431E00"/>
    <w:rsid w:val="00431E02"/>
    <w:rsid w:val="00431E4A"/>
    <w:rsid w:val="00431F1D"/>
    <w:rsid w:val="00431F21"/>
    <w:rsid w:val="00432019"/>
    <w:rsid w:val="004320B3"/>
    <w:rsid w:val="00432148"/>
    <w:rsid w:val="0043232F"/>
    <w:rsid w:val="004323E4"/>
    <w:rsid w:val="00432537"/>
    <w:rsid w:val="0043264E"/>
    <w:rsid w:val="004326E0"/>
    <w:rsid w:val="0043277A"/>
    <w:rsid w:val="00432786"/>
    <w:rsid w:val="00432862"/>
    <w:rsid w:val="00432877"/>
    <w:rsid w:val="004328CD"/>
    <w:rsid w:val="004329A6"/>
    <w:rsid w:val="00432C36"/>
    <w:rsid w:val="00432C63"/>
    <w:rsid w:val="00432C78"/>
    <w:rsid w:val="00432FCB"/>
    <w:rsid w:val="00433039"/>
    <w:rsid w:val="0043303D"/>
    <w:rsid w:val="00433294"/>
    <w:rsid w:val="00433394"/>
    <w:rsid w:val="004334E7"/>
    <w:rsid w:val="00433567"/>
    <w:rsid w:val="004336A2"/>
    <w:rsid w:val="004336C5"/>
    <w:rsid w:val="00433852"/>
    <w:rsid w:val="00433901"/>
    <w:rsid w:val="00433A57"/>
    <w:rsid w:val="00433A9F"/>
    <w:rsid w:val="00433C09"/>
    <w:rsid w:val="00433E17"/>
    <w:rsid w:val="00433F84"/>
    <w:rsid w:val="00433F98"/>
    <w:rsid w:val="0043406A"/>
    <w:rsid w:val="00434185"/>
    <w:rsid w:val="004341B7"/>
    <w:rsid w:val="004341F4"/>
    <w:rsid w:val="0043464B"/>
    <w:rsid w:val="0043466D"/>
    <w:rsid w:val="00434670"/>
    <w:rsid w:val="0043468C"/>
    <w:rsid w:val="004346AE"/>
    <w:rsid w:val="004346AF"/>
    <w:rsid w:val="00434827"/>
    <w:rsid w:val="004348C2"/>
    <w:rsid w:val="004349E8"/>
    <w:rsid w:val="00434B3E"/>
    <w:rsid w:val="00434CB2"/>
    <w:rsid w:val="00434DA7"/>
    <w:rsid w:val="00434EFE"/>
    <w:rsid w:val="00435026"/>
    <w:rsid w:val="00435050"/>
    <w:rsid w:val="0043559E"/>
    <w:rsid w:val="00435766"/>
    <w:rsid w:val="0043586E"/>
    <w:rsid w:val="00435A8C"/>
    <w:rsid w:val="00435AC0"/>
    <w:rsid w:val="00435D6D"/>
    <w:rsid w:val="00435D80"/>
    <w:rsid w:val="00435E50"/>
    <w:rsid w:val="004361E8"/>
    <w:rsid w:val="004362AB"/>
    <w:rsid w:val="00436329"/>
    <w:rsid w:val="004363B9"/>
    <w:rsid w:val="00436545"/>
    <w:rsid w:val="00436565"/>
    <w:rsid w:val="004365D1"/>
    <w:rsid w:val="00436812"/>
    <w:rsid w:val="004369A2"/>
    <w:rsid w:val="00436A42"/>
    <w:rsid w:val="00436A80"/>
    <w:rsid w:val="00436AB6"/>
    <w:rsid w:val="00436BF2"/>
    <w:rsid w:val="00436C85"/>
    <w:rsid w:val="00436E2B"/>
    <w:rsid w:val="00436E89"/>
    <w:rsid w:val="00436F2E"/>
    <w:rsid w:val="00437022"/>
    <w:rsid w:val="00437054"/>
    <w:rsid w:val="004371E8"/>
    <w:rsid w:val="00437236"/>
    <w:rsid w:val="004373A3"/>
    <w:rsid w:val="004376C7"/>
    <w:rsid w:val="00437792"/>
    <w:rsid w:val="0043785E"/>
    <w:rsid w:val="004378BA"/>
    <w:rsid w:val="00437B72"/>
    <w:rsid w:val="00437BBC"/>
    <w:rsid w:val="00437C40"/>
    <w:rsid w:val="00437CEB"/>
    <w:rsid w:val="00437DA2"/>
    <w:rsid w:val="00437E0D"/>
    <w:rsid w:val="00437E20"/>
    <w:rsid w:val="00437ED1"/>
    <w:rsid w:val="00437EDB"/>
    <w:rsid w:val="00437FB5"/>
    <w:rsid w:val="00437FE0"/>
    <w:rsid w:val="0043A620"/>
    <w:rsid w:val="0043D173"/>
    <w:rsid w:val="0043D5D2"/>
    <w:rsid w:val="0043F785"/>
    <w:rsid w:val="00440034"/>
    <w:rsid w:val="00440156"/>
    <w:rsid w:val="0044055F"/>
    <w:rsid w:val="004407AD"/>
    <w:rsid w:val="00440855"/>
    <w:rsid w:val="00440960"/>
    <w:rsid w:val="00440AAF"/>
    <w:rsid w:val="00440B5B"/>
    <w:rsid w:val="00440BEF"/>
    <w:rsid w:val="00441093"/>
    <w:rsid w:val="004410B2"/>
    <w:rsid w:val="0044111A"/>
    <w:rsid w:val="004411E3"/>
    <w:rsid w:val="004412AE"/>
    <w:rsid w:val="00441306"/>
    <w:rsid w:val="0044133D"/>
    <w:rsid w:val="004413D7"/>
    <w:rsid w:val="00441501"/>
    <w:rsid w:val="00441521"/>
    <w:rsid w:val="00441529"/>
    <w:rsid w:val="004415C9"/>
    <w:rsid w:val="004416A5"/>
    <w:rsid w:val="004416B5"/>
    <w:rsid w:val="0044185F"/>
    <w:rsid w:val="00441A2E"/>
    <w:rsid w:val="00441B7F"/>
    <w:rsid w:val="00441BBF"/>
    <w:rsid w:val="00441BFF"/>
    <w:rsid w:val="00441C6A"/>
    <w:rsid w:val="00441D69"/>
    <w:rsid w:val="00441E98"/>
    <w:rsid w:val="00441EEC"/>
    <w:rsid w:val="004421C3"/>
    <w:rsid w:val="004421D9"/>
    <w:rsid w:val="00442262"/>
    <w:rsid w:val="004423A3"/>
    <w:rsid w:val="0044246A"/>
    <w:rsid w:val="004427A4"/>
    <w:rsid w:val="0044283F"/>
    <w:rsid w:val="004429EC"/>
    <w:rsid w:val="00442AB8"/>
    <w:rsid w:val="00442B3A"/>
    <w:rsid w:val="00442B86"/>
    <w:rsid w:val="00442CE3"/>
    <w:rsid w:val="00442E1F"/>
    <w:rsid w:val="004431BE"/>
    <w:rsid w:val="004434F5"/>
    <w:rsid w:val="0044368E"/>
    <w:rsid w:val="0044386C"/>
    <w:rsid w:val="0044393C"/>
    <w:rsid w:val="00443A8F"/>
    <w:rsid w:val="00443B2D"/>
    <w:rsid w:val="00443B87"/>
    <w:rsid w:val="00443BDD"/>
    <w:rsid w:val="00443D0F"/>
    <w:rsid w:val="00443EB2"/>
    <w:rsid w:val="00444040"/>
    <w:rsid w:val="00444123"/>
    <w:rsid w:val="004441BA"/>
    <w:rsid w:val="004441E3"/>
    <w:rsid w:val="00444205"/>
    <w:rsid w:val="00444302"/>
    <w:rsid w:val="00444369"/>
    <w:rsid w:val="004444AC"/>
    <w:rsid w:val="00444548"/>
    <w:rsid w:val="004446C3"/>
    <w:rsid w:val="00444706"/>
    <w:rsid w:val="00444724"/>
    <w:rsid w:val="0044489E"/>
    <w:rsid w:val="004448CA"/>
    <w:rsid w:val="00444914"/>
    <w:rsid w:val="00444945"/>
    <w:rsid w:val="004449BF"/>
    <w:rsid w:val="00444A1E"/>
    <w:rsid w:val="00444AA8"/>
    <w:rsid w:val="00444B73"/>
    <w:rsid w:val="00444B8F"/>
    <w:rsid w:val="00444BE6"/>
    <w:rsid w:val="00444D29"/>
    <w:rsid w:val="00444DA1"/>
    <w:rsid w:val="00444DA5"/>
    <w:rsid w:val="00444FBF"/>
    <w:rsid w:val="00444FF8"/>
    <w:rsid w:val="004450D4"/>
    <w:rsid w:val="00445312"/>
    <w:rsid w:val="0044533F"/>
    <w:rsid w:val="00445384"/>
    <w:rsid w:val="00445411"/>
    <w:rsid w:val="004454BD"/>
    <w:rsid w:val="004456BE"/>
    <w:rsid w:val="004457FF"/>
    <w:rsid w:val="00445866"/>
    <w:rsid w:val="004459CB"/>
    <w:rsid w:val="00445AA2"/>
    <w:rsid w:val="00445B95"/>
    <w:rsid w:val="00445CE1"/>
    <w:rsid w:val="00445D30"/>
    <w:rsid w:val="00445E2E"/>
    <w:rsid w:val="00445E34"/>
    <w:rsid w:val="00446013"/>
    <w:rsid w:val="00446081"/>
    <w:rsid w:val="004460B4"/>
    <w:rsid w:val="004461B9"/>
    <w:rsid w:val="0044620A"/>
    <w:rsid w:val="0044626E"/>
    <w:rsid w:val="004462B1"/>
    <w:rsid w:val="004462D6"/>
    <w:rsid w:val="004464C8"/>
    <w:rsid w:val="004466C1"/>
    <w:rsid w:val="004467BF"/>
    <w:rsid w:val="0044683D"/>
    <w:rsid w:val="0044685E"/>
    <w:rsid w:val="00446868"/>
    <w:rsid w:val="004468A8"/>
    <w:rsid w:val="0044695A"/>
    <w:rsid w:val="00446960"/>
    <w:rsid w:val="004469F5"/>
    <w:rsid w:val="00446AB7"/>
    <w:rsid w:val="00446C52"/>
    <w:rsid w:val="00446DE7"/>
    <w:rsid w:val="0044706C"/>
    <w:rsid w:val="00447073"/>
    <w:rsid w:val="004470D1"/>
    <w:rsid w:val="004470F2"/>
    <w:rsid w:val="00447158"/>
    <w:rsid w:val="00447167"/>
    <w:rsid w:val="004471DF"/>
    <w:rsid w:val="004472A3"/>
    <w:rsid w:val="00447300"/>
    <w:rsid w:val="0044739A"/>
    <w:rsid w:val="0044744B"/>
    <w:rsid w:val="0044746C"/>
    <w:rsid w:val="00447503"/>
    <w:rsid w:val="00447585"/>
    <w:rsid w:val="00447607"/>
    <w:rsid w:val="00447655"/>
    <w:rsid w:val="00447678"/>
    <w:rsid w:val="004476CF"/>
    <w:rsid w:val="0044774E"/>
    <w:rsid w:val="0044785D"/>
    <w:rsid w:val="00447AAB"/>
    <w:rsid w:val="00447ABB"/>
    <w:rsid w:val="00447CE7"/>
    <w:rsid w:val="00447D41"/>
    <w:rsid w:val="00449981"/>
    <w:rsid w:val="0044D55B"/>
    <w:rsid w:val="0045002B"/>
    <w:rsid w:val="004501F8"/>
    <w:rsid w:val="004505A4"/>
    <w:rsid w:val="004505CA"/>
    <w:rsid w:val="004505DB"/>
    <w:rsid w:val="004508BC"/>
    <w:rsid w:val="004509FD"/>
    <w:rsid w:val="00450A8A"/>
    <w:rsid w:val="00450B98"/>
    <w:rsid w:val="00450C46"/>
    <w:rsid w:val="00450C4E"/>
    <w:rsid w:val="00450C88"/>
    <w:rsid w:val="00450C9A"/>
    <w:rsid w:val="00450DBB"/>
    <w:rsid w:val="00450F07"/>
    <w:rsid w:val="004510AD"/>
    <w:rsid w:val="004510D9"/>
    <w:rsid w:val="00451121"/>
    <w:rsid w:val="00451163"/>
    <w:rsid w:val="004511CA"/>
    <w:rsid w:val="004511F3"/>
    <w:rsid w:val="00451230"/>
    <w:rsid w:val="0045126D"/>
    <w:rsid w:val="0045128F"/>
    <w:rsid w:val="004512E1"/>
    <w:rsid w:val="004515F4"/>
    <w:rsid w:val="00451A03"/>
    <w:rsid w:val="00451A86"/>
    <w:rsid w:val="00451BD9"/>
    <w:rsid w:val="00451BDF"/>
    <w:rsid w:val="00451C43"/>
    <w:rsid w:val="00451C88"/>
    <w:rsid w:val="00451EA6"/>
    <w:rsid w:val="00451ECA"/>
    <w:rsid w:val="00451F93"/>
    <w:rsid w:val="00451F94"/>
    <w:rsid w:val="00452051"/>
    <w:rsid w:val="00452148"/>
    <w:rsid w:val="00452159"/>
    <w:rsid w:val="004522C4"/>
    <w:rsid w:val="00452412"/>
    <w:rsid w:val="004524BD"/>
    <w:rsid w:val="004525FD"/>
    <w:rsid w:val="00452687"/>
    <w:rsid w:val="004526DA"/>
    <w:rsid w:val="00452755"/>
    <w:rsid w:val="00452775"/>
    <w:rsid w:val="004529E2"/>
    <w:rsid w:val="00452A86"/>
    <w:rsid w:val="00452B45"/>
    <w:rsid w:val="00452D95"/>
    <w:rsid w:val="00452DC8"/>
    <w:rsid w:val="00452DCB"/>
    <w:rsid w:val="00453250"/>
    <w:rsid w:val="004532ED"/>
    <w:rsid w:val="0045332E"/>
    <w:rsid w:val="00453357"/>
    <w:rsid w:val="004535BF"/>
    <w:rsid w:val="004535DB"/>
    <w:rsid w:val="004535F2"/>
    <w:rsid w:val="0045374C"/>
    <w:rsid w:val="00453B4F"/>
    <w:rsid w:val="00453CB4"/>
    <w:rsid w:val="00453CD7"/>
    <w:rsid w:val="00453D30"/>
    <w:rsid w:val="00453EA4"/>
    <w:rsid w:val="00453F77"/>
    <w:rsid w:val="00454050"/>
    <w:rsid w:val="00454084"/>
    <w:rsid w:val="0045415C"/>
    <w:rsid w:val="00454453"/>
    <w:rsid w:val="004545FF"/>
    <w:rsid w:val="004546A2"/>
    <w:rsid w:val="004547A8"/>
    <w:rsid w:val="004547B6"/>
    <w:rsid w:val="004547DA"/>
    <w:rsid w:val="0045490E"/>
    <w:rsid w:val="004549CB"/>
    <w:rsid w:val="00454AAE"/>
    <w:rsid w:val="00454B10"/>
    <w:rsid w:val="00454BB1"/>
    <w:rsid w:val="00454BDF"/>
    <w:rsid w:val="00454C20"/>
    <w:rsid w:val="00454C5A"/>
    <w:rsid w:val="00454DE6"/>
    <w:rsid w:val="00454E2B"/>
    <w:rsid w:val="00454E7A"/>
    <w:rsid w:val="00454EA1"/>
    <w:rsid w:val="00454F13"/>
    <w:rsid w:val="0045501B"/>
    <w:rsid w:val="0045507F"/>
    <w:rsid w:val="004552ED"/>
    <w:rsid w:val="004553FB"/>
    <w:rsid w:val="0045540A"/>
    <w:rsid w:val="00455440"/>
    <w:rsid w:val="00455448"/>
    <w:rsid w:val="00455612"/>
    <w:rsid w:val="0045585A"/>
    <w:rsid w:val="00455A42"/>
    <w:rsid w:val="00455AA8"/>
    <w:rsid w:val="00455C0A"/>
    <w:rsid w:val="00455ED0"/>
    <w:rsid w:val="00455F2A"/>
    <w:rsid w:val="00455F6B"/>
    <w:rsid w:val="004560AC"/>
    <w:rsid w:val="0045617B"/>
    <w:rsid w:val="00456411"/>
    <w:rsid w:val="004565EC"/>
    <w:rsid w:val="0045668B"/>
    <w:rsid w:val="00456692"/>
    <w:rsid w:val="004567B6"/>
    <w:rsid w:val="004568C7"/>
    <w:rsid w:val="00456907"/>
    <w:rsid w:val="00456978"/>
    <w:rsid w:val="00456A43"/>
    <w:rsid w:val="00456D12"/>
    <w:rsid w:val="00456F34"/>
    <w:rsid w:val="00456F57"/>
    <w:rsid w:val="00456FE3"/>
    <w:rsid w:val="0045702A"/>
    <w:rsid w:val="0045707F"/>
    <w:rsid w:val="004570EB"/>
    <w:rsid w:val="00457153"/>
    <w:rsid w:val="004572C8"/>
    <w:rsid w:val="0045735B"/>
    <w:rsid w:val="004573D4"/>
    <w:rsid w:val="004573DF"/>
    <w:rsid w:val="00457829"/>
    <w:rsid w:val="00457A81"/>
    <w:rsid w:val="00457AEA"/>
    <w:rsid w:val="00457AEF"/>
    <w:rsid w:val="00457C83"/>
    <w:rsid w:val="00457CF9"/>
    <w:rsid w:val="00457EB3"/>
    <w:rsid w:val="00459091"/>
    <w:rsid w:val="004596BE"/>
    <w:rsid w:val="00460023"/>
    <w:rsid w:val="004600C0"/>
    <w:rsid w:val="004602FC"/>
    <w:rsid w:val="00460533"/>
    <w:rsid w:val="0046069D"/>
    <w:rsid w:val="0046074D"/>
    <w:rsid w:val="0046074F"/>
    <w:rsid w:val="0046088B"/>
    <w:rsid w:val="00460986"/>
    <w:rsid w:val="00460A47"/>
    <w:rsid w:val="00460AA4"/>
    <w:rsid w:val="00460C23"/>
    <w:rsid w:val="00460C3C"/>
    <w:rsid w:val="00460E92"/>
    <w:rsid w:val="00460F93"/>
    <w:rsid w:val="00460FD8"/>
    <w:rsid w:val="00460FE1"/>
    <w:rsid w:val="004610CE"/>
    <w:rsid w:val="0046128C"/>
    <w:rsid w:val="004612F0"/>
    <w:rsid w:val="0046142F"/>
    <w:rsid w:val="0046143B"/>
    <w:rsid w:val="0046179B"/>
    <w:rsid w:val="004618E2"/>
    <w:rsid w:val="004618F1"/>
    <w:rsid w:val="00461B7E"/>
    <w:rsid w:val="00461BEC"/>
    <w:rsid w:val="00461C38"/>
    <w:rsid w:val="00461D47"/>
    <w:rsid w:val="00461E74"/>
    <w:rsid w:val="00461EC9"/>
    <w:rsid w:val="00462179"/>
    <w:rsid w:val="004621F2"/>
    <w:rsid w:val="004621F7"/>
    <w:rsid w:val="00462398"/>
    <w:rsid w:val="004623C1"/>
    <w:rsid w:val="00462599"/>
    <w:rsid w:val="00462635"/>
    <w:rsid w:val="0046263F"/>
    <w:rsid w:val="00462726"/>
    <w:rsid w:val="004627C8"/>
    <w:rsid w:val="00462826"/>
    <w:rsid w:val="00462843"/>
    <w:rsid w:val="00462905"/>
    <w:rsid w:val="0046291B"/>
    <w:rsid w:val="004629A5"/>
    <w:rsid w:val="00462D48"/>
    <w:rsid w:val="00462D59"/>
    <w:rsid w:val="00462FCF"/>
    <w:rsid w:val="004630AB"/>
    <w:rsid w:val="00463105"/>
    <w:rsid w:val="0046319F"/>
    <w:rsid w:val="004633E8"/>
    <w:rsid w:val="0046350A"/>
    <w:rsid w:val="004635A5"/>
    <w:rsid w:val="0046399D"/>
    <w:rsid w:val="00463C27"/>
    <w:rsid w:val="00463E04"/>
    <w:rsid w:val="00463E0E"/>
    <w:rsid w:val="00463E99"/>
    <w:rsid w:val="00464082"/>
    <w:rsid w:val="0046419B"/>
    <w:rsid w:val="004641A3"/>
    <w:rsid w:val="0046450D"/>
    <w:rsid w:val="00464559"/>
    <w:rsid w:val="00464854"/>
    <w:rsid w:val="00464897"/>
    <w:rsid w:val="00464A3B"/>
    <w:rsid w:val="00464B4A"/>
    <w:rsid w:val="00464C64"/>
    <w:rsid w:val="00464D6B"/>
    <w:rsid w:val="00464E69"/>
    <w:rsid w:val="00464EEC"/>
    <w:rsid w:val="00464FE2"/>
    <w:rsid w:val="0046511A"/>
    <w:rsid w:val="004653BF"/>
    <w:rsid w:val="004653DB"/>
    <w:rsid w:val="00465513"/>
    <w:rsid w:val="0046558C"/>
    <w:rsid w:val="004655B5"/>
    <w:rsid w:val="0046577C"/>
    <w:rsid w:val="00465783"/>
    <w:rsid w:val="004657F8"/>
    <w:rsid w:val="0046597F"/>
    <w:rsid w:val="004659E3"/>
    <w:rsid w:val="00465A0F"/>
    <w:rsid w:val="00465CFE"/>
    <w:rsid w:val="00465EF5"/>
    <w:rsid w:val="00465F53"/>
    <w:rsid w:val="00465FFD"/>
    <w:rsid w:val="00465FFE"/>
    <w:rsid w:val="00466184"/>
    <w:rsid w:val="0046625C"/>
    <w:rsid w:val="004662F8"/>
    <w:rsid w:val="0046640E"/>
    <w:rsid w:val="00466562"/>
    <w:rsid w:val="00466567"/>
    <w:rsid w:val="004665F1"/>
    <w:rsid w:val="00466634"/>
    <w:rsid w:val="004666DF"/>
    <w:rsid w:val="0046679E"/>
    <w:rsid w:val="0046683B"/>
    <w:rsid w:val="00466BB7"/>
    <w:rsid w:val="00466CB3"/>
    <w:rsid w:val="00466D59"/>
    <w:rsid w:val="00466DBC"/>
    <w:rsid w:val="004670AD"/>
    <w:rsid w:val="004671D1"/>
    <w:rsid w:val="00467414"/>
    <w:rsid w:val="00467507"/>
    <w:rsid w:val="00467638"/>
    <w:rsid w:val="004678F9"/>
    <w:rsid w:val="00467C70"/>
    <w:rsid w:val="00467C82"/>
    <w:rsid w:val="00467D29"/>
    <w:rsid w:val="00467E70"/>
    <w:rsid w:val="00467ECE"/>
    <w:rsid w:val="00467EEC"/>
    <w:rsid w:val="0047008B"/>
    <w:rsid w:val="004700CC"/>
    <w:rsid w:val="0047014A"/>
    <w:rsid w:val="00470215"/>
    <w:rsid w:val="00470216"/>
    <w:rsid w:val="0047026E"/>
    <w:rsid w:val="00470335"/>
    <w:rsid w:val="004703C8"/>
    <w:rsid w:val="004703D2"/>
    <w:rsid w:val="00470517"/>
    <w:rsid w:val="0047069B"/>
    <w:rsid w:val="004707CB"/>
    <w:rsid w:val="00470882"/>
    <w:rsid w:val="004708C5"/>
    <w:rsid w:val="00470994"/>
    <w:rsid w:val="00470A7B"/>
    <w:rsid w:val="00470A88"/>
    <w:rsid w:val="00470B94"/>
    <w:rsid w:val="00470FA5"/>
    <w:rsid w:val="00470FDF"/>
    <w:rsid w:val="0047110F"/>
    <w:rsid w:val="004711A2"/>
    <w:rsid w:val="0047120E"/>
    <w:rsid w:val="0047128B"/>
    <w:rsid w:val="004712E5"/>
    <w:rsid w:val="004712F6"/>
    <w:rsid w:val="00471493"/>
    <w:rsid w:val="00471494"/>
    <w:rsid w:val="00471498"/>
    <w:rsid w:val="0047168C"/>
    <w:rsid w:val="00471724"/>
    <w:rsid w:val="0047175B"/>
    <w:rsid w:val="004717B5"/>
    <w:rsid w:val="00471811"/>
    <w:rsid w:val="00471866"/>
    <w:rsid w:val="00471A36"/>
    <w:rsid w:val="00471B73"/>
    <w:rsid w:val="00471B8E"/>
    <w:rsid w:val="00471C62"/>
    <w:rsid w:val="00471C90"/>
    <w:rsid w:val="00471CC2"/>
    <w:rsid w:val="00471CD7"/>
    <w:rsid w:val="00471EE8"/>
    <w:rsid w:val="00471F47"/>
    <w:rsid w:val="00471F55"/>
    <w:rsid w:val="00471FDD"/>
    <w:rsid w:val="00472070"/>
    <w:rsid w:val="004720EB"/>
    <w:rsid w:val="00472162"/>
    <w:rsid w:val="004721CF"/>
    <w:rsid w:val="00472362"/>
    <w:rsid w:val="0047248C"/>
    <w:rsid w:val="00472631"/>
    <w:rsid w:val="004727FD"/>
    <w:rsid w:val="00472813"/>
    <w:rsid w:val="0047289D"/>
    <w:rsid w:val="00472953"/>
    <w:rsid w:val="00472A01"/>
    <w:rsid w:val="00472A2E"/>
    <w:rsid w:val="00472AAC"/>
    <w:rsid w:val="00472ACD"/>
    <w:rsid w:val="00472CAE"/>
    <w:rsid w:val="00472D8A"/>
    <w:rsid w:val="00472E1A"/>
    <w:rsid w:val="00472E55"/>
    <w:rsid w:val="00473073"/>
    <w:rsid w:val="004730BB"/>
    <w:rsid w:val="0047328E"/>
    <w:rsid w:val="0047350A"/>
    <w:rsid w:val="004735DD"/>
    <w:rsid w:val="00473673"/>
    <w:rsid w:val="0047369B"/>
    <w:rsid w:val="004736C3"/>
    <w:rsid w:val="004736D2"/>
    <w:rsid w:val="00473900"/>
    <w:rsid w:val="00473968"/>
    <w:rsid w:val="00473B24"/>
    <w:rsid w:val="00473F35"/>
    <w:rsid w:val="00473F37"/>
    <w:rsid w:val="00474021"/>
    <w:rsid w:val="00474112"/>
    <w:rsid w:val="00474275"/>
    <w:rsid w:val="0047432E"/>
    <w:rsid w:val="00474493"/>
    <w:rsid w:val="00474582"/>
    <w:rsid w:val="004745DE"/>
    <w:rsid w:val="004747A9"/>
    <w:rsid w:val="004749A8"/>
    <w:rsid w:val="00474A56"/>
    <w:rsid w:val="00474BDA"/>
    <w:rsid w:val="00474DD3"/>
    <w:rsid w:val="00474E7D"/>
    <w:rsid w:val="0047503E"/>
    <w:rsid w:val="00475082"/>
    <w:rsid w:val="004750AE"/>
    <w:rsid w:val="004750CB"/>
    <w:rsid w:val="0047517F"/>
    <w:rsid w:val="004753E4"/>
    <w:rsid w:val="004754A4"/>
    <w:rsid w:val="004754E2"/>
    <w:rsid w:val="004755A2"/>
    <w:rsid w:val="00475611"/>
    <w:rsid w:val="004756E4"/>
    <w:rsid w:val="004756E5"/>
    <w:rsid w:val="0047576D"/>
    <w:rsid w:val="0047581B"/>
    <w:rsid w:val="00475891"/>
    <w:rsid w:val="00475932"/>
    <w:rsid w:val="00475A3A"/>
    <w:rsid w:val="00475A3D"/>
    <w:rsid w:val="00475B3B"/>
    <w:rsid w:val="00475BD8"/>
    <w:rsid w:val="00475C73"/>
    <w:rsid w:val="0047635D"/>
    <w:rsid w:val="00476511"/>
    <w:rsid w:val="0047656A"/>
    <w:rsid w:val="00476587"/>
    <w:rsid w:val="004765DA"/>
    <w:rsid w:val="004765F4"/>
    <w:rsid w:val="0047667B"/>
    <w:rsid w:val="004766B0"/>
    <w:rsid w:val="00476782"/>
    <w:rsid w:val="00476795"/>
    <w:rsid w:val="00476826"/>
    <w:rsid w:val="00476867"/>
    <w:rsid w:val="00476A3C"/>
    <w:rsid w:val="00476A82"/>
    <w:rsid w:val="00476BA4"/>
    <w:rsid w:val="00476CB3"/>
    <w:rsid w:val="00476DE4"/>
    <w:rsid w:val="00476E41"/>
    <w:rsid w:val="00476E66"/>
    <w:rsid w:val="00476EC9"/>
    <w:rsid w:val="004770F0"/>
    <w:rsid w:val="004771F1"/>
    <w:rsid w:val="004771F8"/>
    <w:rsid w:val="00477223"/>
    <w:rsid w:val="004772E4"/>
    <w:rsid w:val="004773AD"/>
    <w:rsid w:val="004773D7"/>
    <w:rsid w:val="0047740D"/>
    <w:rsid w:val="004774E4"/>
    <w:rsid w:val="00477706"/>
    <w:rsid w:val="0047775D"/>
    <w:rsid w:val="004778AD"/>
    <w:rsid w:val="00477950"/>
    <w:rsid w:val="004779E6"/>
    <w:rsid w:val="00477B41"/>
    <w:rsid w:val="00477C1F"/>
    <w:rsid w:val="00477C30"/>
    <w:rsid w:val="00477E4C"/>
    <w:rsid w:val="00477EE6"/>
    <w:rsid w:val="00477F26"/>
    <w:rsid w:val="0047B029"/>
    <w:rsid w:val="00480412"/>
    <w:rsid w:val="00480413"/>
    <w:rsid w:val="0048051B"/>
    <w:rsid w:val="0048068A"/>
    <w:rsid w:val="00480698"/>
    <w:rsid w:val="004806B5"/>
    <w:rsid w:val="004806F7"/>
    <w:rsid w:val="004808A4"/>
    <w:rsid w:val="004808D6"/>
    <w:rsid w:val="004809D5"/>
    <w:rsid w:val="00480A3C"/>
    <w:rsid w:val="00480AEA"/>
    <w:rsid w:val="0048101B"/>
    <w:rsid w:val="00481048"/>
    <w:rsid w:val="00481261"/>
    <w:rsid w:val="0048126B"/>
    <w:rsid w:val="00481575"/>
    <w:rsid w:val="00481693"/>
    <w:rsid w:val="0048170F"/>
    <w:rsid w:val="0048175B"/>
    <w:rsid w:val="004817A6"/>
    <w:rsid w:val="00481967"/>
    <w:rsid w:val="00481975"/>
    <w:rsid w:val="004819E6"/>
    <w:rsid w:val="004819FA"/>
    <w:rsid w:val="00481B4B"/>
    <w:rsid w:val="00481D9A"/>
    <w:rsid w:val="00481DDC"/>
    <w:rsid w:val="00481DF6"/>
    <w:rsid w:val="004820E6"/>
    <w:rsid w:val="004823BA"/>
    <w:rsid w:val="0048244B"/>
    <w:rsid w:val="0048261B"/>
    <w:rsid w:val="004826BD"/>
    <w:rsid w:val="004826C5"/>
    <w:rsid w:val="0048271B"/>
    <w:rsid w:val="0048276F"/>
    <w:rsid w:val="004828D6"/>
    <w:rsid w:val="00482908"/>
    <w:rsid w:val="004829E2"/>
    <w:rsid w:val="00482A3C"/>
    <w:rsid w:val="00482A67"/>
    <w:rsid w:val="00482ADD"/>
    <w:rsid w:val="00482B0D"/>
    <w:rsid w:val="00482BC3"/>
    <w:rsid w:val="00482C44"/>
    <w:rsid w:val="00482CC0"/>
    <w:rsid w:val="00482D7A"/>
    <w:rsid w:val="00482DD3"/>
    <w:rsid w:val="00482DE1"/>
    <w:rsid w:val="00482EC5"/>
    <w:rsid w:val="00482F70"/>
    <w:rsid w:val="00482FD3"/>
    <w:rsid w:val="00483071"/>
    <w:rsid w:val="004830CB"/>
    <w:rsid w:val="00483129"/>
    <w:rsid w:val="0048334D"/>
    <w:rsid w:val="00483575"/>
    <w:rsid w:val="004835EE"/>
    <w:rsid w:val="00483791"/>
    <w:rsid w:val="0048381C"/>
    <w:rsid w:val="0048394F"/>
    <w:rsid w:val="00483972"/>
    <w:rsid w:val="00483AAA"/>
    <w:rsid w:val="00483B02"/>
    <w:rsid w:val="00483B03"/>
    <w:rsid w:val="00483C31"/>
    <w:rsid w:val="00483E1C"/>
    <w:rsid w:val="00483F45"/>
    <w:rsid w:val="00484157"/>
    <w:rsid w:val="00484163"/>
    <w:rsid w:val="0048417B"/>
    <w:rsid w:val="004841BE"/>
    <w:rsid w:val="00484369"/>
    <w:rsid w:val="004844B2"/>
    <w:rsid w:val="004844F6"/>
    <w:rsid w:val="0048451F"/>
    <w:rsid w:val="00484553"/>
    <w:rsid w:val="00484559"/>
    <w:rsid w:val="00484574"/>
    <w:rsid w:val="0048473B"/>
    <w:rsid w:val="0048485C"/>
    <w:rsid w:val="0048487C"/>
    <w:rsid w:val="0048497D"/>
    <w:rsid w:val="00484A2F"/>
    <w:rsid w:val="00484B38"/>
    <w:rsid w:val="00484B8A"/>
    <w:rsid w:val="00484BB9"/>
    <w:rsid w:val="00484CBA"/>
    <w:rsid w:val="00484CEF"/>
    <w:rsid w:val="00484DBE"/>
    <w:rsid w:val="00484DD7"/>
    <w:rsid w:val="00484DE2"/>
    <w:rsid w:val="00484E10"/>
    <w:rsid w:val="00484E17"/>
    <w:rsid w:val="00484F5E"/>
    <w:rsid w:val="00485048"/>
    <w:rsid w:val="00485456"/>
    <w:rsid w:val="00485940"/>
    <w:rsid w:val="004859C5"/>
    <w:rsid w:val="004859FA"/>
    <w:rsid w:val="00485C21"/>
    <w:rsid w:val="00486019"/>
    <w:rsid w:val="00486152"/>
    <w:rsid w:val="004861D2"/>
    <w:rsid w:val="00486413"/>
    <w:rsid w:val="004865D1"/>
    <w:rsid w:val="00486687"/>
    <w:rsid w:val="004866BF"/>
    <w:rsid w:val="004866EA"/>
    <w:rsid w:val="004866EE"/>
    <w:rsid w:val="0048695F"/>
    <w:rsid w:val="00486BD6"/>
    <w:rsid w:val="00486C0F"/>
    <w:rsid w:val="00486CB2"/>
    <w:rsid w:val="00486D15"/>
    <w:rsid w:val="00486DD1"/>
    <w:rsid w:val="00486E41"/>
    <w:rsid w:val="00486F2E"/>
    <w:rsid w:val="00486F63"/>
    <w:rsid w:val="00487092"/>
    <w:rsid w:val="004873F3"/>
    <w:rsid w:val="004874C9"/>
    <w:rsid w:val="004875CD"/>
    <w:rsid w:val="004876C1"/>
    <w:rsid w:val="00487702"/>
    <w:rsid w:val="00487811"/>
    <w:rsid w:val="004878C1"/>
    <w:rsid w:val="00487931"/>
    <w:rsid w:val="00487A42"/>
    <w:rsid w:val="00487AE4"/>
    <w:rsid w:val="00487B72"/>
    <w:rsid w:val="00487C7C"/>
    <w:rsid w:val="00487DA1"/>
    <w:rsid w:val="00487F07"/>
    <w:rsid w:val="0049015F"/>
    <w:rsid w:val="004903A5"/>
    <w:rsid w:val="004904A8"/>
    <w:rsid w:val="0049063E"/>
    <w:rsid w:val="0049075A"/>
    <w:rsid w:val="0049088A"/>
    <w:rsid w:val="004909E3"/>
    <w:rsid w:val="00490B90"/>
    <w:rsid w:val="00490C17"/>
    <w:rsid w:val="00490EEB"/>
    <w:rsid w:val="0049118B"/>
    <w:rsid w:val="0049124D"/>
    <w:rsid w:val="00491269"/>
    <w:rsid w:val="0049132D"/>
    <w:rsid w:val="00491334"/>
    <w:rsid w:val="004914A2"/>
    <w:rsid w:val="004914C9"/>
    <w:rsid w:val="004914F9"/>
    <w:rsid w:val="004916AB"/>
    <w:rsid w:val="004916BB"/>
    <w:rsid w:val="004916E1"/>
    <w:rsid w:val="00491785"/>
    <w:rsid w:val="004917DF"/>
    <w:rsid w:val="0049195F"/>
    <w:rsid w:val="00491A15"/>
    <w:rsid w:val="00491A8E"/>
    <w:rsid w:val="00491AB9"/>
    <w:rsid w:val="00491DD4"/>
    <w:rsid w:val="00492103"/>
    <w:rsid w:val="004922FB"/>
    <w:rsid w:val="00492456"/>
    <w:rsid w:val="004925A7"/>
    <w:rsid w:val="004925FE"/>
    <w:rsid w:val="0049263E"/>
    <w:rsid w:val="00492669"/>
    <w:rsid w:val="0049279D"/>
    <w:rsid w:val="0049298B"/>
    <w:rsid w:val="00492993"/>
    <w:rsid w:val="004929D6"/>
    <w:rsid w:val="00492A25"/>
    <w:rsid w:val="00492A74"/>
    <w:rsid w:val="00492B30"/>
    <w:rsid w:val="00492B73"/>
    <w:rsid w:val="00492D97"/>
    <w:rsid w:val="00492F75"/>
    <w:rsid w:val="00493009"/>
    <w:rsid w:val="00493017"/>
    <w:rsid w:val="004930A9"/>
    <w:rsid w:val="00493160"/>
    <w:rsid w:val="00493186"/>
    <w:rsid w:val="004931BD"/>
    <w:rsid w:val="004931F7"/>
    <w:rsid w:val="0049348A"/>
    <w:rsid w:val="004936E2"/>
    <w:rsid w:val="004936F6"/>
    <w:rsid w:val="004938FA"/>
    <w:rsid w:val="00493AC6"/>
    <w:rsid w:val="00493AEA"/>
    <w:rsid w:val="00493BB9"/>
    <w:rsid w:val="00493C36"/>
    <w:rsid w:val="00493D2D"/>
    <w:rsid w:val="00493DD3"/>
    <w:rsid w:val="00493DE4"/>
    <w:rsid w:val="0049409D"/>
    <w:rsid w:val="00494134"/>
    <w:rsid w:val="004941BD"/>
    <w:rsid w:val="00494326"/>
    <w:rsid w:val="00494387"/>
    <w:rsid w:val="00494477"/>
    <w:rsid w:val="00494586"/>
    <w:rsid w:val="00494680"/>
    <w:rsid w:val="00494B4A"/>
    <w:rsid w:val="00494B8D"/>
    <w:rsid w:val="00494BA0"/>
    <w:rsid w:val="00494BF7"/>
    <w:rsid w:val="00494D22"/>
    <w:rsid w:val="00494D71"/>
    <w:rsid w:val="00494FE2"/>
    <w:rsid w:val="00495093"/>
    <w:rsid w:val="004950CA"/>
    <w:rsid w:val="0049511A"/>
    <w:rsid w:val="004951CF"/>
    <w:rsid w:val="004953A6"/>
    <w:rsid w:val="004953AD"/>
    <w:rsid w:val="00495425"/>
    <w:rsid w:val="004954E3"/>
    <w:rsid w:val="004954EE"/>
    <w:rsid w:val="004955F8"/>
    <w:rsid w:val="00495666"/>
    <w:rsid w:val="0049586A"/>
    <w:rsid w:val="0049588B"/>
    <w:rsid w:val="00495948"/>
    <w:rsid w:val="0049598A"/>
    <w:rsid w:val="0049599A"/>
    <w:rsid w:val="00495A23"/>
    <w:rsid w:val="00495DA9"/>
    <w:rsid w:val="00495DEB"/>
    <w:rsid w:val="00495E06"/>
    <w:rsid w:val="004961D2"/>
    <w:rsid w:val="004962F9"/>
    <w:rsid w:val="004964CA"/>
    <w:rsid w:val="0049657F"/>
    <w:rsid w:val="00496673"/>
    <w:rsid w:val="004966CF"/>
    <w:rsid w:val="004967A2"/>
    <w:rsid w:val="00496AF1"/>
    <w:rsid w:val="00496D70"/>
    <w:rsid w:val="00496E3F"/>
    <w:rsid w:val="00496F49"/>
    <w:rsid w:val="00496FF5"/>
    <w:rsid w:val="004971C8"/>
    <w:rsid w:val="0049738E"/>
    <w:rsid w:val="004973DE"/>
    <w:rsid w:val="00497455"/>
    <w:rsid w:val="004974F6"/>
    <w:rsid w:val="004976F5"/>
    <w:rsid w:val="004977A6"/>
    <w:rsid w:val="004977A8"/>
    <w:rsid w:val="004977BC"/>
    <w:rsid w:val="0049783C"/>
    <w:rsid w:val="00497997"/>
    <w:rsid w:val="004979F6"/>
    <w:rsid w:val="00497BA3"/>
    <w:rsid w:val="00497BE1"/>
    <w:rsid w:val="00497C2A"/>
    <w:rsid w:val="00497C67"/>
    <w:rsid w:val="00497C96"/>
    <w:rsid w:val="00497CAE"/>
    <w:rsid w:val="00497EA0"/>
    <w:rsid w:val="00497EFC"/>
    <w:rsid w:val="0049AEAA"/>
    <w:rsid w:val="004A02A0"/>
    <w:rsid w:val="004A0502"/>
    <w:rsid w:val="004A06E5"/>
    <w:rsid w:val="004A07C6"/>
    <w:rsid w:val="004A0850"/>
    <w:rsid w:val="004A086B"/>
    <w:rsid w:val="004A0894"/>
    <w:rsid w:val="004A09EE"/>
    <w:rsid w:val="004A0B7E"/>
    <w:rsid w:val="004A0BEE"/>
    <w:rsid w:val="004A0C44"/>
    <w:rsid w:val="004A0D16"/>
    <w:rsid w:val="004A0D8C"/>
    <w:rsid w:val="004A0DA0"/>
    <w:rsid w:val="004A0DC3"/>
    <w:rsid w:val="004A0F56"/>
    <w:rsid w:val="004A0FF6"/>
    <w:rsid w:val="004A10A1"/>
    <w:rsid w:val="004A127E"/>
    <w:rsid w:val="004A138B"/>
    <w:rsid w:val="004A1637"/>
    <w:rsid w:val="004A16A7"/>
    <w:rsid w:val="004A173B"/>
    <w:rsid w:val="004A17BF"/>
    <w:rsid w:val="004A1820"/>
    <w:rsid w:val="004A1B22"/>
    <w:rsid w:val="004A1BDD"/>
    <w:rsid w:val="004A1C73"/>
    <w:rsid w:val="004A1E7F"/>
    <w:rsid w:val="004A1EC5"/>
    <w:rsid w:val="004A1F79"/>
    <w:rsid w:val="004A2043"/>
    <w:rsid w:val="004A206E"/>
    <w:rsid w:val="004A20EE"/>
    <w:rsid w:val="004A21EA"/>
    <w:rsid w:val="004A2253"/>
    <w:rsid w:val="004A225D"/>
    <w:rsid w:val="004A2262"/>
    <w:rsid w:val="004A2348"/>
    <w:rsid w:val="004A2454"/>
    <w:rsid w:val="004A24C5"/>
    <w:rsid w:val="004A24F8"/>
    <w:rsid w:val="004A25B2"/>
    <w:rsid w:val="004A26A9"/>
    <w:rsid w:val="004A26B8"/>
    <w:rsid w:val="004A272C"/>
    <w:rsid w:val="004A2752"/>
    <w:rsid w:val="004A2781"/>
    <w:rsid w:val="004A27DC"/>
    <w:rsid w:val="004A2964"/>
    <w:rsid w:val="004A2A41"/>
    <w:rsid w:val="004A2B50"/>
    <w:rsid w:val="004A2BA8"/>
    <w:rsid w:val="004A2BB2"/>
    <w:rsid w:val="004A2BDA"/>
    <w:rsid w:val="004A2C57"/>
    <w:rsid w:val="004A2D00"/>
    <w:rsid w:val="004A2D04"/>
    <w:rsid w:val="004A2D5E"/>
    <w:rsid w:val="004A2D78"/>
    <w:rsid w:val="004A2ED9"/>
    <w:rsid w:val="004A2F3F"/>
    <w:rsid w:val="004A3251"/>
    <w:rsid w:val="004A32FC"/>
    <w:rsid w:val="004A34B6"/>
    <w:rsid w:val="004A3547"/>
    <w:rsid w:val="004A362C"/>
    <w:rsid w:val="004A36BC"/>
    <w:rsid w:val="004A36F6"/>
    <w:rsid w:val="004A3729"/>
    <w:rsid w:val="004A393B"/>
    <w:rsid w:val="004A39B1"/>
    <w:rsid w:val="004A3AC8"/>
    <w:rsid w:val="004A3C0A"/>
    <w:rsid w:val="004A3C4D"/>
    <w:rsid w:val="004A3F14"/>
    <w:rsid w:val="004A3F5F"/>
    <w:rsid w:val="004A40C7"/>
    <w:rsid w:val="004A4249"/>
    <w:rsid w:val="004A4392"/>
    <w:rsid w:val="004A43E0"/>
    <w:rsid w:val="004A4432"/>
    <w:rsid w:val="004A447F"/>
    <w:rsid w:val="004A4847"/>
    <w:rsid w:val="004A4ACF"/>
    <w:rsid w:val="004A4B66"/>
    <w:rsid w:val="004A4D34"/>
    <w:rsid w:val="004A5146"/>
    <w:rsid w:val="004A5296"/>
    <w:rsid w:val="004A543E"/>
    <w:rsid w:val="004A5870"/>
    <w:rsid w:val="004A5B74"/>
    <w:rsid w:val="004A5B8B"/>
    <w:rsid w:val="004A5C59"/>
    <w:rsid w:val="004A5D74"/>
    <w:rsid w:val="004A5F3D"/>
    <w:rsid w:val="004A5FCE"/>
    <w:rsid w:val="004A6036"/>
    <w:rsid w:val="004A6110"/>
    <w:rsid w:val="004A61AE"/>
    <w:rsid w:val="004A6219"/>
    <w:rsid w:val="004A62A3"/>
    <w:rsid w:val="004A63C0"/>
    <w:rsid w:val="004A67AF"/>
    <w:rsid w:val="004A67BA"/>
    <w:rsid w:val="004A687A"/>
    <w:rsid w:val="004A68B0"/>
    <w:rsid w:val="004A68F4"/>
    <w:rsid w:val="004A6AB4"/>
    <w:rsid w:val="004A6B43"/>
    <w:rsid w:val="004A6BA5"/>
    <w:rsid w:val="004A6BDB"/>
    <w:rsid w:val="004A6C8B"/>
    <w:rsid w:val="004A6CA7"/>
    <w:rsid w:val="004A6E52"/>
    <w:rsid w:val="004A701A"/>
    <w:rsid w:val="004A7080"/>
    <w:rsid w:val="004A717E"/>
    <w:rsid w:val="004A71B6"/>
    <w:rsid w:val="004A7232"/>
    <w:rsid w:val="004A724D"/>
    <w:rsid w:val="004A73E7"/>
    <w:rsid w:val="004A7930"/>
    <w:rsid w:val="004A796D"/>
    <w:rsid w:val="004A79BB"/>
    <w:rsid w:val="004A7A18"/>
    <w:rsid w:val="004A7A23"/>
    <w:rsid w:val="004A7A85"/>
    <w:rsid w:val="004A7ACD"/>
    <w:rsid w:val="004A7B54"/>
    <w:rsid w:val="004A7B70"/>
    <w:rsid w:val="004A7E12"/>
    <w:rsid w:val="004A7E9C"/>
    <w:rsid w:val="004A7F83"/>
    <w:rsid w:val="004A7FAD"/>
    <w:rsid w:val="004B010E"/>
    <w:rsid w:val="004B0147"/>
    <w:rsid w:val="004B02F4"/>
    <w:rsid w:val="004B0326"/>
    <w:rsid w:val="004B0363"/>
    <w:rsid w:val="004B03E4"/>
    <w:rsid w:val="004B0433"/>
    <w:rsid w:val="004B057C"/>
    <w:rsid w:val="004B0581"/>
    <w:rsid w:val="004B05AE"/>
    <w:rsid w:val="004B0915"/>
    <w:rsid w:val="004B0BE0"/>
    <w:rsid w:val="004B0D88"/>
    <w:rsid w:val="004B0E38"/>
    <w:rsid w:val="004B0E42"/>
    <w:rsid w:val="004B0FFC"/>
    <w:rsid w:val="004B1002"/>
    <w:rsid w:val="004B108D"/>
    <w:rsid w:val="004B10F0"/>
    <w:rsid w:val="004B1319"/>
    <w:rsid w:val="004B143A"/>
    <w:rsid w:val="004B15BF"/>
    <w:rsid w:val="004B1602"/>
    <w:rsid w:val="004B165B"/>
    <w:rsid w:val="004B16B8"/>
    <w:rsid w:val="004B1728"/>
    <w:rsid w:val="004B17C0"/>
    <w:rsid w:val="004B17CF"/>
    <w:rsid w:val="004B1833"/>
    <w:rsid w:val="004B186C"/>
    <w:rsid w:val="004B1903"/>
    <w:rsid w:val="004B194C"/>
    <w:rsid w:val="004B1A0E"/>
    <w:rsid w:val="004B1A75"/>
    <w:rsid w:val="004B1A85"/>
    <w:rsid w:val="004B1AE1"/>
    <w:rsid w:val="004B1B0E"/>
    <w:rsid w:val="004B1B1B"/>
    <w:rsid w:val="004B1E18"/>
    <w:rsid w:val="004B1E24"/>
    <w:rsid w:val="004B1E51"/>
    <w:rsid w:val="004B1EBB"/>
    <w:rsid w:val="004B1EC9"/>
    <w:rsid w:val="004B21F5"/>
    <w:rsid w:val="004B2211"/>
    <w:rsid w:val="004B226F"/>
    <w:rsid w:val="004B22F9"/>
    <w:rsid w:val="004B23D5"/>
    <w:rsid w:val="004B24A7"/>
    <w:rsid w:val="004B24CA"/>
    <w:rsid w:val="004B2790"/>
    <w:rsid w:val="004B27FD"/>
    <w:rsid w:val="004B282E"/>
    <w:rsid w:val="004B29D9"/>
    <w:rsid w:val="004B2B40"/>
    <w:rsid w:val="004B2D3D"/>
    <w:rsid w:val="004B2DEA"/>
    <w:rsid w:val="004B2E85"/>
    <w:rsid w:val="004B300B"/>
    <w:rsid w:val="004B30DD"/>
    <w:rsid w:val="004B30F7"/>
    <w:rsid w:val="004B3229"/>
    <w:rsid w:val="004B3366"/>
    <w:rsid w:val="004B339A"/>
    <w:rsid w:val="004B34F4"/>
    <w:rsid w:val="004B35D9"/>
    <w:rsid w:val="004B37D1"/>
    <w:rsid w:val="004B38B9"/>
    <w:rsid w:val="004B39EE"/>
    <w:rsid w:val="004B3A6D"/>
    <w:rsid w:val="004B3CE4"/>
    <w:rsid w:val="004B3F77"/>
    <w:rsid w:val="004B449C"/>
    <w:rsid w:val="004B44FB"/>
    <w:rsid w:val="004B464D"/>
    <w:rsid w:val="004B4682"/>
    <w:rsid w:val="004B4775"/>
    <w:rsid w:val="004B481F"/>
    <w:rsid w:val="004B4934"/>
    <w:rsid w:val="004B4A05"/>
    <w:rsid w:val="004B4A60"/>
    <w:rsid w:val="004B4B01"/>
    <w:rsid w:val="004B4B0F"/>
    <w:rsid w:val="004B4B1A"/>
    <w:rsid w:val="004B4B6B"/>
    <w:rsid w:val="004B4BB7"/>
    <w:rsid w:val="004B4BE4"/>
    <w:rsid w:val="004B4C8F"/>
    <w:rsid w:val="004B4CE8"/>
    <w:rsid w:val="004B4E0E"/>
    <w:rsid w:val="004B4E3D"/>
    <w:rsid w:val="004B4E5E"/>
    <w:rsid w:val="004B4EC3"/>
    <w:rsid w:val="004B4F8A"/>
    <w:rsid w:val="004B50F6"/>
    <w:rsid w:val="004B5138"/>
    <w:rsid w:val="004B51C7"/>
    <w:rsid w:val="004B52B0"/>
    <w:rsid w:val="004B52F1"/>
    <w:rsid w:val="004B5548"/>
    <w:rsid w:val="004B55A3"/>
    <w:rsid w:val="004B5658"/>
    <w:rsid w:val="004B579C"/>
    <w:rsid w:val="004B582B"/>
    <w:rsid w:val="004B5880"/>
    <w:rsid w:val="004B58B5"/>
    <w:rsid w:val="004B5B66"/>
    <w:rsid w:val="004B5BBA"/>
    <w:rsid w:val="004B5C4B"/>
    <w:rsid w:val="004B5D08"/>
    <w:rsid w:val="004B5E06"/>
    <w:rsid w:val="004B5F35"/>
    <w:rsid w:val="004B60C7"/>
    <w:rsid w:val="004B6126"/>
    <w:rsid w:val="004B633E"/>
    <w:rsid w:val="004B63AE"/>
    <w:rsid w:val="004B64D3"/>
    <w:rsid w:val="004B6622"/>
    <w:rsid w:val="004B6678"/>
    <w:rsid w:val="004B68AE"/>
    <w:rsid w:val="004B69B8"/>
    <w:rsid w:val="004B69D8"/>
    <w:rsid w:val="004B6AC3"/>
    <w:rsid w:val="004B6ACC"/>
    <w:rsid w:val="004B6C40"/>
    <w:rsid w:val="004B6C95"/>
    <w:rsid w:val="004B6CDE"/>
    <w:rsid w:val="004B6D81"/>
    <w:rsid w:val="004B6F73"/>
    <w:rsid w:val="004B7067"/>
    <w:rsid w:val="004B707A"/>
    <w:rsid w:val="004B7143"/>
    <w:rsid w:val="004B71F6"/>
    <w:rsid w:val="004B721F"/>
    <w:rsid w:val="004B7379"/>
    <w:rsid w:val="004B737C"/>
    <w:rsid w:val="004B7414"/>
    <w:rsid w:val="004B745C"/>
    <w:rsid w:val="004B745D"/>
    <w:rsid w:val="004B7725"/>
    <w:rsid w:val="004B7742"/>
    <w:rsid w:val="004B78EE"/>
    <w:rsid w:val="004B794F"/>
    <w:rsid w:val="004B7A3D"/>
    <w:rsid w:val="004B7B17"/>
    <w:rsid w:val="004B7BFC"/>
    <w:rsid w:val="004B7C0E"/>
    <w:rsid w:val="004B7C65"/>
    <w:rsid w:val="004B7D8D"/>
    <w:rsid w:val="004B7D99"/>
    <w:rsid w:val="004B7F73"/>
    <w:rsid w:val="004C0083"/>
    <w:rsid w:val="004C0267"/>
    <w:rsid w:val="004C03AF"/>
    <w:rsid w:val="004C03BA"/>
    <w:rsid w:val="004C067B"/>
    <w:rsid w:val="004C06CA"/>
    <w:rsid w:val="004C0727"/>
    <w:rsid w:val="004C07B2"/>
    <w:rsid w:val="004C08AF"/>
    <w:rsid w:val="004C0C2C"/>
    <w:rsid w:val="004C0C84"/>
    <w:rsid w:val="004C0C92"/>
    <w:rsid w:val="004C0D93"/>
    <w:rsid w:val="004C0DA0"/>
    <w:rsid w:val="004C0EEE"/>
    <w:rsid w:val="004C0F1C"/>
    <w:rsid w:val="004C0F50"/>
    <w:rsid w:val="004C0FEE"/>
    <w:rsid w:val="004C1034"/>
    <w:rsid w:val="004C10C3"/>
    <w:rsid w:val="004C11CF"/>
    <w:rsid w:val="004C1223"/>
    <w:rsid w:val="004C1338"/>
    <w:rsid w:val="004C153E"/>
    <w:rsid w:val="004C162D"/>
    <w:rsid w:val="004C16C7"/>
    <w:rsid w:val="004C1710"/>
    <w:rsid w:val="004C182A"/>
    <w:rsid w:val="004C18AE"/>
    <w:rsid w:val="004C1919"/>
    <w:rsid w:val="004C1B8B"/>
    <w:rsid w:val="004C1CFF"/>
    <w:rsid w:val="004C1E45"/>
    <w:rsid w:val="004C2063"/>
    <w:rsid w:val="004C21EE"/>
    <w:rsid w:val="004C2467"/>
    <w:rsid w:val="004C24CD"/>
    <w:rsid w:val="004C2519"/>
    <w:rsid w:val="004C258C"/>
    <w:rsid w:val="004C2995"/>
    <w:rsid w:val="004C29F3"/>
    <w:rsid w:val="004C2ADC"/>
    <w:rsid w:val="004C2C86"/>
    <w:rsid w:val="004C2D23"/>
    <w:rsid w:val="004C2E53"/>
    <w:rsid w:val="004C2EB7"/>
    <w:rsid w:val="004C3038"/>
    <w:rsid w:val="004C3090"/>
    <w:rsid w:val="004C3109"/>
    <w:rsid w:val="004C3121"/>
    <w:rsid w:val="004C31E3"/>
    <w:rsid w:val="004C336F"/>
    <w:rsid w:val="004C3381"/>
    <w:rsid w:val="004C33B3"/>
    <w:rsid w:val="004C33BB"/>
    <w:rsid w:val="004C344F"/>
    <w:rsid w:val="004C3611"/>
    <w:rsid w:val="004C3773"/>
    <w:rsid w:val="004C37B9"/>
    <w:rsid w:val="004C37F1"/>
    <w:rsid w:val="004C398F"/>
    <w:rsid w:val="004C3C42"/>
    <w:rsid w:val="004C3C4A"/>
    <w:rsid w:val="004C3C4E"/>
    <w:rsid w:val="004C3DB5"/>
    <w:rsid w:val="004C3E01"/>
    <w:rsid w:val="004C4046"/>
    <w:rsid w:val="004C40D5"/>
    <w:rsid w:val="004C40D8"/>
    <w:rsid w:val="004C4101"/>
    <w:rsid w:val="004C41FE"/>
    <w:rsid w:val="004C42F8"/>
    <w:rsid w:val="004C4329"/>
    <w:rsid w:val="004C440A"/>
    <w:rsid w:val="004C4442"/>
    <w:rsid w:val="004C4637"/>
    <w:rsid w:val="004C4720"/>
    <w:rsid w:val="004C47C5"/>
    <w:rsid w:val="004C47F7"/>
    <w:rsid w:val="004C4859"/>
    <w:rsid w:val="004C4900"/>
    <w:rsid w:val="004C49D0"/>
    <w:rsid w:val="004C4A13"/>
    <w:rsid w:val="004C4B98"/>
    <w:rsid w:val="004C4BBD"/>
    <w:rsid w:val="004C4C0A"/>
    <w:rsid w:val="004C4C30"/>
    <w:rsid w:val="004C4C33"/>
    <w:rsid w:val="004C4D24"/>
    <w:rsid w:val="004C4E5B"/>
    <w:rsid w:val="004C4F1A"/>
    <w:rsid w:val="004C5130"/>
    <w:rsid w:val="004C5290"/>
    <w:rsid w:val="004C543B"/>
    <w:rsid w:val="004C5445"/>
    <w:rsid w:val="004C57C9"/>
    <w:rsid w:val="004C585F"/>
    <w:rsid w:val="004C5D44"/>
    <w:rsid w:val="004C5F26"/>
    <w:rsid w:val="004C5FB3"/>
    <w:rsid w:val="004C6003"/>
    <w:rsid w:val="004C6010"/>
    <w:rsid w:val="004C607D"/>
    <w:rsid w:val="004C60A0"/>
    <w:rsid w:val="004C60D1"/>
    <w:rsid w:val="004C60F2"/>
    <w:rsid w:val="004C61BE"/>
    <w:rsid w:val="004C61FA"/>
    <w:rsid w:val="004C6225"/>
    <w:rsid w:val="004C634E"/>
    <w:rsid w:val="004C63D3"/>
    <w:rsid w:val="004C642A"/>
    <w:rsid w:val="004C65C0"/>
    <w:rsid w:val="004C664B"/>
    <w:rsid w:val="004C668C"/>
    <w:rsid w:val="004C6712"/>
    <w:rsid w:val="004C674F"/>
    <w:rsid w:val="004C6833"/>
    <w:rsid w:val="004C683B"/>
    <w:rsid w:val="004C683D"/>
    <w:rsid w:val="004C6860"/>
    <w:rsid w:val="004C68C3"/>
    <w:rsid w:val="004C693E"/>
    <w:rsid w:val="004C6B3B"/>
    <w:rsid w:val="004C6C2D"/>
    <w:rsid w:val="004C6CBF"/>
    <w:rsid w:val="004C6CD2"/>
    <w:rsid w:val="004C6D37"/>
    <w:rsid w:val="004C7367"/>
    <w:rsid w:val="004C73BF"/>
    <w:rsid w:val="004C75F2"/>
    <w:rsid w:val="004C777A"/>
    <w:rsid w:val="004C77CF"/>
    <w:rsid w:val="004C7822"/>
    <w:rsid w:val="004C785B"/>
    <w:rsid w:val="004C7908"/>
    <w:rsid w:val="004C7971"/>
    <w:rsid w:val="004C7995"/>
    <w:rsid w:val="004C7AA6"/>
    <w:rsid w:val="004C7ADD"/>
    <w:rsid w:val="004C7BE3"/>
    <w:rsid w:val="004C7C07"/>
    <w:rsid w:val="004C7CBE"/>
    <w:rsid w:val="004C7D33"/>
    <w:rsid w:val="004C7E00"/>
    <w:rsid w:val="004C7E37"/>
    <w:rsid w:val="004C7E5C"/>
    <w:rsid w:val="004D00CC"/>
    <w:rsid w:val="004D0132"/>
    <w:rsid w:val="004D01B2"/>
    <w:rsid w:val="004D01DB"/>
    <w:rsid w:val="004D0430"/>
    <w:rsid w:val="004D04F0"/>
    <w:rsid w:val="004D0520"/>
    <w:rsid w:val="004D05D2"/>
    <w:rsid w:val="004D0932"/>
    <w:rsid w:val="004D0954"/>
    <w:rsid w:val="004D095F"/>
    <w:rsid w:val="004D096E"/>
    <w:rsid w:val="004D0D7E"/>
    <w:rsid w:val="004D0EBB"/>
    <w:rsid w:val="004D1030"/>
    <w:rsid w:val="004D10A2"/>
    <w:rsid w:val="004D125F"/>
    <w:rsid w:val="004D12D7"/>
    <w:rsid w:val="004D1310"/>
    <w:rsid w:val="004D147D"/>
    <w:rsid w:val="004D14C7"/>
    <w:rsid w:val="004D151D"/>
    <w:rsid w:val="004D15FC"/>
    <w:rsid w:val="004D16B7"/>
    <w:rsid w:val="004D1734"/>
    <w:rsid w:val="004D1776"/>
    <w:rsid w:val="004D1859"/>
    <w:rsid w:val="004D18B3"/>
    <w:rsid w:val="004D1A2A"/>
    <w:rsid w:val="004D1A85"/>
    <w:rsid w:val="004D1BAE"/>
    <w:rsid w:val="004D1BEE"/>
    <w:rsid w:val="004D1D14"/>
    <w:rsid w:val="004D1E41"/>
    <w:rsid w:val="004D1E75"/>
    <w:rsid w:val="004D1E7E"/>
    <w:rsid w:val="004D1F4D"/>
    <w:rsid w:val="004D2055"/>
    <w:rsid w:val="004D208D"/>
    <w:rsid w:val="004D20CB"/>
    <w:rsid w:val="004D2147"/>
    <w:rsid w:val="004D21A7"/>
    <w:rsid w:val="004D2240"/>
    <w:rsid w:val="004D24E6"/>
    <w:rsid w:val="004D2516"/>
    <w:rsid w:val="004D2682"/>
    <w:rsid w:val="004D2789"/>
    <w:rsid w:val="004D2877"/>
    <w:rsid w:val="004D287F"/>
    <w:rsid w:val="004D290B"/>
    <w:rsid w:val="004D2995"/>
    <w:rsid w:val="004D2A1E"/>
    <w:rsid w:val="004D2AD0"/>
    <w:rsid w:val="004D2C2D"/>
    <w:rsid w:val="004D2D0E"/>
    <w:rsid w:val="004D2DD3"/>
    <w:rsid w:val="004D2DD4"/>
    <w:rsid w:val="004D2EDA"/>
    <w:rsid w:val="004D3139"/>
    <w:rsid w:val="004D31C9"/>
    <w:rsid w:val="004D3289"/>
    <w:rsid w:val="004D3447"/>
    <w:rsid w:val="004D356D"/>
    <w:rsid w:val="004D363D"/>
    <w:rsid w:val="004D365D"/>
    <w:rsid w:val="004D366A"/>
    <w:rsid w:val="004D3814"/>
    <w:rsid w:val="004D387E"/>
    <w:rsid w:val="004D3A4E"/>
    <w:rsid w:val="004D3ACD"/>
    <w:rsid w:val="004D3B24"/>
    <w:rsid w:val="004D3BC7"/>
    <w:rsid w:val="004D3BC9"/>
    <w:rsid w:val="004D3DA1"/>
    <w:rsid w:val="004D3DED"/>
    <w:rsid w:val="004D3EAD"/>
    <w:rsid w:val="004D3EB7"/>
    <w:rsid w:val="004D3EDB"/>
    <w:rsid w:val="004D4298"/>
    <w:rsid w:val="004D42C4"/>
    <w:rsid w:val="004D436C"/>
    <w:rsid w:val="004D4672"/>
    <w:rsid w:val="004D46F2"/>
    <w:rsid w:val="004D47F2"/>
    <w:rsid w:val="004D48AB"/>
    <w:rsid w:val="004D49A5"/>
    <w:rsid w:val="004D4A49"/>
    <w:rsid w:val="004D4CE9"/>
    <w:rsid w:val="004D4D60"/>
    <w:rsid w:val="004D4D97"/>
    <w:rsid w:val="004D4DCA"/>
    <w:rsid w:val="004D4F84"/>
    <w:rsid w:val="004D503B"/>
    <w:rsid w:val="004D5057"/>
    <w:rsid w:val="004D5114"/>
    <w:rsid w:val="004D513E"/>
    <w:rsid w:val="004D5209"/>
    <w:rsid w:val="004D53EB"/>
    <w:rsid w:val="004D54A1"/>
    <w:rsid w:val="004D54CF"/>
    <w:rsid w:val="004D54E6"/>
    <w:rsid w:val="004D55F7"/>
    <w:rsid w:val="004D5703"/>
    <w:rsid w:val="004D576B"/>
    <w:rsid w:val="004D5B4A"/>
    <w:rsid w:val="004D5C10"/>
    <w:rsid w:val="004D5CD1"/>
    <w:rsid w:val="004D5D6B"/>
    <w:rsid w:val="004D5F0F"/>
    <w:rsid w:val="004D5F41"/>
    <w:rsid w:val="004D5F51"/>
    <w:rsid w:val="004D6163"/>
    <w:rsid w:val="004D61B3"/>
    <w:rsid w:val="004D634F"/>
    <w:rsid w:val="004D642E"/>
    <w:rsid w:val="004D645C"/>
    <w:rsid w:val="004D647D"/>
    <w:rsid w:val="004D6605"/>
    <w:rsid w:val="004D6635"/>
    <w:rsid w:val="004D665F"/>
    <w:rsid w:val="004D6660"/>
    <w:rsid w:val="004D66F0"/>
    <w:rsid w:val="004D671C"/>
    <w:rsid w:val="004D6846"/>
    <w:rsid w:val="004D685E"/>
    <w:rsid w:val="004D6ACA"/>
    <w:rsid w:val="004D6CA7"/>
    <w:rsid w:val="004D6CFD"/>
    <w:rsid w:val="004D6D49"/>
    <w:rsid w:val="004D6EA3"/>
    <w:rsid w:val="004D700A"/>
    <w:rsid w:val="004D70F9"/>
    <w:rsid w:val="004D7156"/>
    <w:rsid w:val="004D7195"/>
    <w:rsid w:val="004D7240"/>
    <w:rsid w:val="004D7492"/>
    <w:rsid w:val="004D7526"/>
    <w:rsid w:val="004D75D6"/>
    <w:rsid w:val="004D788F"/>
    <w:rsid w:val="004D78CC"/>
    <w:rsid w:val="004D7A74"/>
    <w:rsid w:val="004D7CB1"/>
    <w:rsid w:val="004D7DB9"/>
    <w:rsid w:val="004D7E3C"/>
    <w:rsid w:val="004D7FCC"/>
    <w:rsid w:val="004E02A7"/>
    <w:rsid w:val="004E0569"/>
    <w:rsid w:val="004E05FF"/>
    <w:rsid w:val="004E07F0"/>
    <w:rsid w:val="004E0894"/>
    <w:rsid w:val="004E0ADC"/>
    <w:rsid w:val="004E0CF4"/>
    <w:rsid w:val="004E0D35"/>
    <w:rsid w:val="004E0EF9"/>
    <w:rsid w:val="004E0F56"/>
    <w:rsid w:val="004E0F8E"/>
    <w:rsid w:val="004E1068"/>
    <w:rsid w:val="004E1184"/>
    <w:rsid w:val="004E11B8"/>
    <w:rsid w:val="004E1205"/>
    <w:rsid w:val="004E13DE"/>
    <w:rsid w:val="004E1437"/>
    <w:rsid w:val="004E14EA"/>
    <w:rsid w:val="004E1686"/>
    <w:rsid w:val="004E16A4"/>
    <w:rsid w:val="004E1879"/>
    <w:rsid w:val="004E18B1"/>
    <w:rsid w:val="004E18DF"/>
    <w:rsid w:val="004E1906"/>
    <w:rsid w:val="004E1BD0"/>
    <w:rsid w:val="004E1BDC"/>
    <w:rsid w:val="004E1D52"/>
    <w:rsid w:val="004E1D99"/>
    <w:rsid w:val="004E1E88"/>
    <w:rsid w:val="004E206E"/>
    <w:rsid w:val="004E2084"/>
    <w:rsid w:val="004E215B"/>
    <w:rsid w:val="004E21CE"/>
    <w:rsid w:val="004E225A"/>
    <w:rsid w:val="004E233D"/>
    <w:rsid w:val="004E2472"/>
    <w:rsid w:val="004E281A"/>
    <w:rsid w:val="004E29F5"/>
    <w:rsid w:val="004E2B52"/>
    <w:rsid w:val="004E2BA1"/>
    <w:rsid w:val="004E2CF2"/>
    <w:rsid w:val="004E2E4A"/>
    <w:rsid w:val="004E2EE8"/>
    <w:rsid w:val="004E3225"/>
    <w:rsid w:val="004E32BB"/>
    <w:rsid w:val="004E32E7"/>
    <w:rsid w:val="004E3341"/>
    <w:rsid w:val="004E3356"/>
    <w:rsid w:val="004E337B"/>
    <w:rsid w:val="004E3396"/>
    <w:rsid w:val="004E33E8"/>
    <w:rsid w:val="004E3407"/>
    <w:rsid w:val="004E346B"/>
    <w:rsid w:val="004E3483"/>
    <w:rsid w:val="004E355D"/>
    <w:rsid w:val="004E35DD"/>
    <w:rsid w:val="004E3643"/>
    <w:rsid w:val="004E36DA"/>
    <w:rsid w:val="004E37A0"/>
    <w:rsid w:val="004E3802"/>
    <w:rsid w:val="004E38C1"/>
    <w:rsid w:val="004E38C5"/>
    <w:rsid w:val="004E3A84"/>
    <w:rsid w:val="004E3C02"/>
    <w:rsid w:val="004E3EAF"/>
    <w:rsid w:val="004E3FF1"/>
    <w:rsid w:val="004E41AA"/>
    <w:rsid w:val="004E41B1"/>
    <w:rsid w:val="004E4248"/>
    <w:rsid w:val="004E42A7"/>
    <w:rsid w:val="004E43A3"/>
    <w:rsid w:val="004E4446"/>
    <w:rsid w:val="004E450F"/>
    <w:rsid w:val="004E486D"/>
    <w:rsid w:val="004E492E"/>
    <w:rsid w:val="004E4C67"/>
    <w:rsid w:val="004E4E91"/>
    <w:rsid w:val="004E505A"/>
    <w:rsid w:val="004E50A1"/>
    <w:rsid w:val="004E52EE"/>
    <w:rsid w:val="004E52FF"/>
    <w:rsid w:val="004E530F"/>
    <w:rsid w:val="004E5414"/>
    <w:rsid w:val="004E54A9"/>
    <w:rsid w:val="004E553F"/>
    <w:rsid w:val="004E55DA"/>
    <w:rsid w:val="004E5648"/>
    <w:rsid w:val="004E5660"/>
    <w:rsid w:val="004E5817"/>
    <w:rsid w:val="004E584B"/>
    <w:rsid w:val="004E58B9"/>
    <w:rsid w:val="004E5A0C"/>
    <w:rsid w:val="004E5A7C"/>
    <w:rsid w:val="004E5ADA"/>
    <w:rsid w:val="004E5B24"/>
    <w:rsid w:val="004E5B91"/>
    <w:rsid w:val="004E5C0D"/>
    <w:rsid w:val="004E5D2F"/>
    <w:rsid w:val="004E5E05"/>
    <w:rsid w:val="004E5ED6"/>
    <w:rsid w:val="004E5F5D"/>
    <w:rsid w:val="004E606F"/>
    <w:rsid w:val="004E6214"/>
    <w:rsid w:val="004E6231"/>
    <w:rsid w:val="004E6448"/>
    <w:rsid w:val="004E6461"/>
    <w:rsid w:val="004E65B6"/>
    <w:rsid w:val="004E6894"/>
    <w:rsid w:val="004E6905"/>
    <w:rsid w:val="004E6A50"/>
    <w:rsid w:val="004E6AF8"/>
    <w:rsid w:val="004E6C15"/>
    <w:rsid w:val="004E6C54"/>
    <w:rsid w:val="004E6F36"/>
    <w:rsid w:val="004E6FBD"/>
    <w:rsid w:val="004E704F"/>
    <w:rsid w:val="004E716C"/>
    <w:rsid w:val="004E718A"/>
    <w:rsid w:val="004E7261"/>
    <w:rsid w:val="004E73A3"/>
    <w:rsid w:val="004E75B0"/>
    <w:rsid w:val="004E779B"/>
    <w:rsid w:val="004E78DE"/>
    <w:rsid w:val="004E79E6"/>
    <w:rsid w:val="004E7A53"/>
    <w:rsid w:val="004E7AF3"/>
    <w:rsid w:val="004E7B80"/>
    <w:rsid w:val="004E7D7B"/>
    <w:rsid w:val="004E7DC4"/>
    <w:rsid w:val="004E7DCF"/>
    <w:rsid w:val="004F0140"/>
    <w:rsid w:val="004F01C0"/>
    <w:rsid w:val="004F01DD"/>
    <w:rsid w:val="004F01FD"/>
    <w:rsid w:val="004F0254"/>
    <w:rsid w:val="004F027C"/>
    <w:rsid w:val="004F0297"/>
    <w:rsid w:val="004F03A0"/>
    <w:rsid w:val="004F03F1"/>
    <w:rsid w:val="004F04AF"/>
    <w:rsid w:val="004F04C0"/>
    <w:rsid w:val="004F080C"/>
    <w:rsid w:val="004F0860"/>
    <w:rsid w:val="004F0A46"/>
    <w:rsid w:val="004F0AE4"/>
    <w:rsid w:val="004F0BA0"/>
    <w:rsid w:val="004F0C88"/>
    <w:rsid w:val="004F0CAF"/>
    <w:rsid w:val="004F0D0C"/>
    <w:rsid w:val="004F0D48"/>
    <w:rsid w:val="004F0D89"/>
    <w:rsid w:val="004F0E80"/>
    <w:rsid w:val="004F0FF0"/>
    <w:rsid w:val="004F108E"/>
    <w:rsid w:val="004F1152"/>
    <w:rsid w:val="004F11E4"/>
    <w:rsid w:val="004F11FE"/>
    <w:rsid w:val="004F123E"/>
    <w:rsid w:val="004F1302"/>
    <w:rsid w:val="004F13C6"/>
    <w:rsid w:val="004F1515"/>
    <w:rsid w:val="004F15CB"/>
    <w:rsid w:val="004F1609"/>
    <w:rsid w:val="004F16DC"/>
    <w:rsid w:val="004F1708"/>
    <w:rsid w:val="004F1854"/>
    <w:rsid w:val="004F1922"/>
    <w:rsid w:val="004F1946"/>
    <w:rsid w:val="004F19A4"/>
    <w:rsid w:val="004F19CE"/>
    <w:rsid w:val="004F1AA5"/>
    <w:rsid w:val="004F1AF0"/>
    <w:rsid w:val="004F1BC9"/>
    <w:rsid w:val="004F1FF8"/>
    <w:rsid w:val="004F2077"/>
    <w:rsid w:val="004F207E"/>
    <w:rsid w:val="004F2156"/>
    <w:rsid w:val="004F21AA"/>
    <w:rsid w:val="004F2457"/>
    <w:rsid w:val="004F2467"/>
    <w:rsid w:val="004F250F"/>
    <w:rsid w:val="004F28B0"/>
    <w:rsid w:val="004F29AF"/>
    <w:rsid w:val="004F2ABA"/>
    <w:rsid w:val="004F2AE8"/>
    <w:rsid w:val="004F2B23"/>
    <w:rsid w:val="004F2C60"/>
    <w:rsid w:val="004F2D52"/>
    <w:rsid w:val="004F2DF3"/>
    <w:rsid w:val="004F2E9C"/>
    <w:rsid w:val="004F2EC2"/>
    <w:rsid w:val="004F2EC4"/>
    <w:rsid w:val="004F2FD2"/>
    <w:rsid w:val="004F30B4"/>
    <w:rsid w:val="004F30D8"/>
    <w:rsid w:val="004F30FB"/>
    <w:rsid w:val="004F316C"/>
    <w:rsid w:val="004F31BC"/>
    <w:rsid w:val="004F324C"/>
    <w:rsid w:val="004F3255"/>
    <w:rsid w:val="004F333F"/>
    <w:rsid w:val="004F34FC"/>
    <w:rsid w:val="004F362C"/>
    <w:rsid w:val="004F36BB"/>
    <w:rsid w:val="004F3786"/>
    <w:rsid w:val="004F3954"/>
    <w:rsid w:val="004F3B22"/>
    <w:rsid w:val="004F3B64"/>
    <w:rsid w:val="004F3BFF"/>
    <w:rsid w:val="004F3DA1"/>
    <w:rsid w:val="004F3F18"/>
    <w:rsid w:val="004F3FAF"/>
    <w:rsid w:val="004F3FB6"/>
    <w:rsid w:val="004F403A"/>
    <w:rsid w:val="004F40BA"/>
    <w:rsid w:val="004F41D6"/>
    <w:rsid w:val="004F427E"/>
    <w:rsid w:val="004F42FF"/>
    <w:rsid w:val="004F436B"/>
    <w:rsid w:val="004F4434"/>
    <w:rsid w:val="004F44B7"/>
    <w:rsid w:val="004F44D5"/>
    <w:rsid w:val="004F44E6"/>
    <w:rsid w:val="004F45F8"/>
    <w:rsid w:val="004F4670"/>
    <w:rsid w:val="004F4726"/>
    <w:rsid w:val="004F4755"/>
    <w:rsid w:val="004F47D8"/>
    <w:rsid w:val="004F47F2"/>
    <w:rsid w:val="004F48B5"/>
    <w:rsid w:val="004F49C4"/>
    <w:rsid w:val="004F4A12"/>
    <w:rsid w:val="004F4A39"/>
    <w:rsid w:val="004F4AE3"/>
    <w:rsid w:val="004F4D68"/>
    <w:rsid w:val="004F4E44"/>
    <w:rsid w:val="004F4EED"/>
    <w:rsid w:val="004F4FCF"/>
    <w:rsid w:val="004F524A"/>
    <w:rsid w:val="004F52C7"/>
    <w:rsid w:val="004F537A"/>
    <w:rsid w:val="004F56D7"/>
    <w:rsid w:val="004F5759"/>
    <w:rsid w:val="004F57C1"/>
    <w:rsid w:val="004F5840"/>
    <w:rsid w:val="004F585A"/>
    <w:rsid w:val="004F5916"/>
    <w:rsid w:val="004F5A0E"/>
    <w:rsid w:val="004F5A37"/>
    <w:rsid w:val="004F5E09"/>
    <w:rsid w:val="004F633F"/>
    <w:rsid w:val="004F6536"/>
    <w:rsid w:val="004F65C9"/>
    <w:rsid w:val="004F662A"/>
    <w:rsid w:val="004F66D9"/>
    <w:rsid w:val="004F68B1"/>
    <w:rsid w:val="004F693D"/>
    <w:rsid w:val="004F6969"/>
    <w:rsid w:val="004F6AE3"/>
    <w:rsid w:val="004F6B88"/>
    <w:rsid w:val="004F6BD5"/>
    <w:rsid w:val="004F6C68"/>
    <w:rsid w:val="004F6D9B"/>
    <w:rsid w:val="004F6E39"/>
    <w:rsid w:val="004F6F06"/>
    <w:rsid w:val="004F6F5F"/>
    <w:rsid w:val="004F6F74"/>
    <w:rsid w:val="004F6F86"/>
    <w:rsid w:val="004F6FA7"/>
    <w:rsid w:val="004F73C4"/>
    <w:rsid w:val="004F73F0"/>
    <w:rsid w:val="004F7410"/>
    <w:rsid w:val="004F7414"/>
    <w:rsid w:val="004F748F"/>
    <w:rsid w:val="004F74E3"/>
    <w:rsid w:val="004F7676"/>
    <w:rsid w:val="004F7693"/>
    <w:rsid w:val="004F76BE"/>
    <w:rsid w:val="004F7712"/>
    <w:rsid w:val="004F77CD"/>
    <w:rsid w:val="004F78A8"/>
    <w:rsid w:val="004F7914"/>
    <w:rsid w:val="004F7954"/>
    <w:rsid w:val="004F796E"/>
    <w:rsid w:val="004F7A89"/>
    <w:rsid w:val="004F7B5F"/>
    <w:rsid w:val="004F7E02"/>
    <w:rsid w:val="004F7E7B"/>
    <w:rsid w:val="004F7ECE"/>
    <w:rsid w:val="004F7FCF"/>
    <w:rsid w:val="004FFB7C"/>
    <w:rsid w:val="0050000B"/>
    <w:rsid w:val="0050004F"/>
    <w:rsid w:val="005000F2"/>
    <w:rsid w:val="005002C1"/>
    <w:rsid w:val="00500317"/>
    <w:rsid w:val="005004D1"/>
    <w:rsid w:val="00500728"/>
    <w:rsid w:val="0050074E"/>
    <w:rsid w:val="0050076B"/>
    <w:rsid w:val="005007F1"/>
    <w:rsid w:val="0050085B"/>
    <w:rsid w:val="005008E1"/>
    <w:rsid w:val="00500A22"/>
    <w:rsid w:val="00500AAA"/>
    <w:rsid w:val="00500AE2"/>
    <w:rsid w:val="00500AFF"/>
    <w:rsid w:val="00500C21"/>
    <w:rsid w:val="00500C2F"/>
    <w:rsid w:val="00500CA4"/>
    <w:rsid w:val="00500CBB"/>
    <w:rsid w:val="00500DD4"/>
    <w:rsid w:val="00500E20"/>
    <w:rsid w:val="00500F4E"/>
    <w:rsid w:val="0050109B"/>
    <w:rsid w:val="005010AD"/>
    <w:rsid w:val="00501117"/>
    <w:rsid w:val="00501378"/>
    <w:rsid w:val="0050139B"/>
    <w:rsid w:val="005013DE"/>
    <w:rsid w:val="0050161E"/>
    <w:rsid w:val="0050166E"/>
    <w:rsid w:val="00501700"/>
    <w:rsid w:val="00501825"/>
    <w:rsid w:val="00501B62"/>
    <w:rsid w:val="00501B81"/>
    <w:rsid w:val="00501D0C"/>
    <w:rsid w:val="005020D1"/>
    <w:rsid w:val="00502304"/>
    <w:rsid w:val="00502357"/>
    <w:rsid w:val="005024FF"/>
    <w:rsid w:val="00502514"/>
    <w:rsid w:val="0050259F"/>
    <w:rsid w:val="00502909"/>
    <w:rsid w:val="00502A19"/>
    <w:rsid w:val="00502A1E"/>
    <w:rsid w:val="00502B73"/>
    <w:rsid w:val="00502BE5"/>
    <w:rsid w:val="00502BE7"/>
    <w:rsid w:val="00502BF4"/>
    <w:rsid w:val="00502DE8"/>
    <w:rsid w:val="00502E53"/>
    <w:rsid w:val="00502E75"/>
    <w:rsid w:val="00502F92"/>
    <w:rsid w:val="0050321E"/>
    <w:rsid w:val="0050324E"/>
    <w:rsid w:val="005033D8"/>
    <w:rsid w:val="00503490"/>
    <w:rsid w:val="005034B7"/>
    <w:rsid w:val="0050371A"/>
    <w:rsid w:val="005037EC"/>
    <w:rsid w:val="00503975"/>
    <w:rsid w:val="005039A4"/>
    <w:rsid w:val="00503A27"/>
    <w:rsid w:val="00503BC2"/>
    <w:rsid w:val="00503BF2"/>
    <w:rsid w:val="00503CDF"/>
    <w:rsid w:val="00503F12"/>
    <w:rsid w:val="0050400D"/>
    <w:rsid w:val="0050401E"/>
    <w:rsid w:val="00504373"/>
    <w:rsid w:val="00504383"/>
    <w:rsid w:val="005043D9"/>
    <w:rsid w:val="00504445"/>
    <w:rsid w:val="00504537"/>
    <w:rsid w:val="00504542"/>
    <w:rsid w:val="005045FE"/>
    <w:rsid w:val="005046E9"/>
    <w:rsid w:val="005049BF"/>
    <w:rsid w:val="00504A34"/>
    <w:rsid w:val="00504A86"/>
    <w:rsid w:val="00504C48"/>
    <w:rsid w:val="00504C56"/>
    <w:rsid w:val="00504E41"/>
    <w:rsid w:val="00504E96"/>
    <w:rsid w:val="0050503B"/>
    <w:rsid w:val="00505089"/>
    <w:rsid w:val="00505233"/>
    <w:rsid w:val="005052AC"/>
    <w:rsid w:val="00505339"/>
    <w:rsid w:val="005053D0"/>
    <w:rsid w:val="005053D9"/>
    <w:rsid w:val="00505705"/>
    <w:rsid w:val="0050581F"/>
    <w:rsid w:val="00505855"/>
    <w:rsid w:val="00505B0C"/>
    <w:rsid w:val="00505BA0"/>
    <w:rsid w:val="00505CAF"/>
    <w:rsid w:val="00505CD8"/>
    <w:rsid w:val="00505D03"/>
    <w:rsid w:val="00505E7D"/>
    <w:rsid w:val="00505EA9"/>
    <w:rsid w:val="00505EB2"/>
    <w:rsid w:val="00505F7D"/>
    <w:rsid w:val="00505FFA"/>
    <w:rsid w:val="00506160"/>
    <w:rsid w:val="005061E0"/>
    <w:rsid w:val="005062B3"/>
    <w:rsid w:val="005064C1"/>
    <w:rsid w:val="005067AE"/>
    <w:rsid w:val="005067BD"/>
    <w:rsid w:val="005067FD"/>
    <w:rsid w:val="005069BA"/>
    <w:rsid w:val="00506AB7"/>
    <w:rsid w:val="00506ACB"/>
    <w:rsid w:val="00506C69"/>
    <w:rsid w:val="00506D4C"/>
    <w:rsid w:val="00506E1F"/>
    <w:rsid w:val="00506E22"/>
    <w:rsid w:val="00506F3D"/>
    <w:rsid w:val="00506FA6"/>
    <w:rsid w:val="00507040"/>
    <w:rsid w:val="0050710A"/>
    <w:rsid w:val="005077FD"/>
    <w:rsid w:val="0050786D"/>
    <w:rsid w:val="00507B83"/>
    <w:rsid w:val="00510102"/>
    <w:rsid w:val="005104B1"/>
    <w:rsid w:val="005105D8"/>
    <w:rsid w:val="005105E8"/>
    <w:rsid w:val="0051065D"/>
    <w:rsid w:val="00510703"/>
    <w:rsid w:val="00510750"/>
    <w:rsid w:val="005107B9"/>
    <w:rsid w:val="00510B32"/>
    <w:rsid w:val="00510C43"/>
    <w:rsid w:val="00510CC2"/>
    <w:rsid w:val="00510E91"/>
    <w:rsid w:val="00510F2B"/>
    <w:rsid w:val="00510FB1"/>
    <w:rsid w:val="00510FE0"/>
    <w:rsid w:val="00511076"/>
    <w:rsid w:val="005110AA"/>
    <w:rsid w:val="00511150"/>
    <w:rsid w:val="00511202"/>
    <w:rsid w:val="0051126F"/>
    <w:rsid w:val="005113F9"/>
    <w:rsid w:val="005115A9"/>
    <w:rsid w:val="005115AE"/>
    <w:rsid w:val="005115D1"/>
    <w:rsid w:val="00511638"/>
    <w:rsid w:val="00511736"/>
    <w:rsid w:val="00511B73"/>
    <w:rsid w:val="00511BBF"/>
    <w:rsid w:val="00511D47"/>
    <w:rsid w:val="00511E14"/>
    <w:rsid w:val="00511F35"/>
    <w:rsid w:val="005121E0"/>
    <w:rsid w:val="005123EE"/>
    <w:rsid w:val="005125F7"/>
    <w:rsid w:val="00512629"/>
    <w:rsid w:val="005126D6"/>
    <w:rsid w:val="0051278D"/>
    <w:rsid w:val="005127A4"/>
    <w:rsid w:val="005127BA"/>
    <w:rsid w:val="00512864"/>
    <w:rsid w:val="005128F6"/>
    <w:rsid w:val="005129BC"/>
    <w:rsid w:val="00512AE4"/>
    <w:rsid w:val="00512C09"/>
    <w:rsid w:val="00512CDC"/>
    <w:rsid w:val="00512CE7"/>
    <w:rsid w:val="00512EBF"/>
    <w:rsid w:val="00512EEE"/>
    <w:rsid w:val="005130DD"/>
    <w:rsid w:val="005131E6"/>
    <w:rsid w:val="005136DF"/>
    <w:rsid w:val="005136E8"/>
    <w:rsid w:val="00513787"/>
    <w:rsid w:val="00513A5F"/>
    <w:rsid w:val="00513AF6"/>
    <w:rsid w:val="00513B6C"/>
    <w:rsid w:val="00513BF4"/>
    <w:rsid w:val="00513C78"/>
    <w:rsid w:val="00513CF4"/>
    <w:rsid w:val="00513FF5"/>
    <w:rsid w:val="0051413C"/>
    <w:rsid w:val="00514142"/>
    <w:rsid w:val="00514215"/>
    <w:rsid w:val="00514348"/>
    <w:rsid w:val="00514357"/>
    <w:rsid w:val="0051435F"/>
    <w:rsid w:val="00514488"/>
    <w:rsid w:val="0051454D"/>
    <w:rsid w:val="0051462A"/>
    <w:rsid w:val="0051469A"/>
    <w:rsid w:val="0051470A"/>
    <w:rsid w:val="00514733"/>
    <w:rsid w:val="005147FF"/>
    <w:rsid w:val="00514865"/>
    <w:rsid w:val="00514AA0"/>
    <w:rsid w:val="00514CC7"/>
    <w:rsid w:val="00514E06"/>
    <w:rsid w:val="005151DA"/>
    <w:rsid w:val="005152B5"/>
    <w:rsid w:val="0051561A"/>
    <w:rsid w:val="00515705"/>
    <w:rsid w:val="00515741"/>
    <w:rsid w:val="005157DC"/>
    <w:rsid w:val="005157F4"/>
    <w:rsid w:val="00515848"/>
    <w:rsid w:val="00515925"/>
    <w:rsid w:val="00515938"/>
    <w:rsid w:val="00515955"/>
    <w:rsid w:val="005159A7"/>
    <w:rsid w:val="00515B4E"/>
    <w:rsid w:val="00515B85"/>
    <w:rsid w:val="00515B8E"/>
    <w:rsid w:val="00515BE0"/>
    <w:rsid w:val="00515BF8"/>
    <w:rsid w:val="00515CD7"/>
    <w:rsid w:val="00515D63"/>
    <w:rsid w:val="00515E3A"/>
    <w:rsid w:val="00515EF9"/>
    <w:rsid w:val="0051612F"/>
    <w:rsid w:val="00516198"/>
    <w:rsid w:val="005163EB"/>
    <w:rsid w:val="0051658B"/>
    <w:rsid w:val="0051695D"/>
    <w:rsid w:val="00516AEC"/>
    <w:rsid w:val="00516B21"/>
    <w:rsid w:val="00516B6C"/>
    <w:rsid w:val="00516C3E"/>
    <w:rsid w:val="00516D44"/>
    <w:rsid w:val="00516ED6"/>
    <w:rsid w:val="00517059"/>
    <w:rsid w:val="00517066"/>
    <w:rsid w:val="005171A5"/>
    <w:rsid w:val="005171F8"/>
    <w:rsid w:val="005172D7"/>
    <w:rsid w:val="005172D9"/>
    <w:rsid w:val="005173D6"/>
    <w:rsid w:val="005174E3"/>
    <w:rsid w:val="00517664"/>
    <w:rsid w:val="00517684"/>
    <w:rsid w:val="00517707"/>
    <w:rsid w:val="0051772C"/>
    <w:rsid w:val="005177F1"/>
    <w:rsid w:val="00517BAB"/>
    <w:rsid w:val="00517C60"/>
    <w:rsid w:val="00517D41"/>
    <w:rsid w:val="00517EB5"/>
    <w:rsid w:val="0051E0ED"/>
    <w:rsid w:val="0052007E"/>
    <w:rsid w:val="00520195"/>
    <w:rsid w:val="00520331"/>
    <w:rsid w:val="005203FA"/>
    <w:rsid w:val="00520538"/>
    <w:rsid w:val="005206FF"/>
    <w:rsid w:val="0052087A"/>
    <w:rsid w:val="00520B69"/>
    <w:rsid w:val="00520C27"/>
    <w:rsid w:val="00520C5F"/>
    <w:rsid w:val="00520C8E"/>
    <w:rsid w:val="00520F6F"/>
    <w:rsid w:val="00520FFD"/>
    <w:rsid w:val="005210DB"/>
    <w:rsid w:val="005211EE"/>
    <w:rsid w:val="00521349"/>
    <w:rsid w:val="00521434"/>
    <w:rsid w:val="0052164D"/>
    <w:rsid w:val="00521889"/>
    <w:rsid w:val="00521894"/>
    <w:rsid w:val="0052197C"/>
    <w:rsid w:val="005219C2"/>
    <w:rsid w:val="005219ED"/>
    <w:rsid w:val="00521A79"/>
    <w:rsid w:val="00521B65"/>
    <w:rsid w:val="00521ED4"/>
    <w:rsid w:val="00522065"/>
    <w:rsid w:val="00522085"/>
    <w:rsid w:val="005220D1"/>
    <w:rsid w:val="005221D9"/>
    <w:rsid w:val="00522201"/>
    <w:rsid w:val="005222ED"/>
    <w:rsid w:val="0052239B"/>
    <w:rsid w:val="0052241A"/>
    <w:rsid w:val="005224BA"/>
    <w:rsid w:val="005224BB"/>
    <w:rsid w:val="00522560"/>
    <w:rsid w:val="005225F2"/>
    <w:rsid w:val="00522617"/>
    <w:rsid w:val="00522843"/>
    <w:rsid w:val="005228CA"/>
    <w:rsid w:val="00522976"/>
    <w:rsid w:val="005229B5"/>
    <w:rsid w:val="00522AA2"/>
    <w:rsid w:val="00522AB8"/>
    <w:rsid w:val="00522B63"/>
    <w:rsid w:val="00522C5D"/>
    <w:rsid w:val="00522C94"/>
    <w:rsid w:val="00522DA6"/>
    <w:rsid w:val="0052307F"/>
    <w:rsid w:val="00523085"/>
    <w:rsid w:val="005231CA"/>
    <w:rsid w:val="00523283"/>
    <w:rsid w:val="00523435"/>
    <w:rsid w:val="00523568"/>
    <w:rsid w:val="005235BD"/>
    <w:rsid w:val="0052371C"/>
    <w:rsid w:val="005238A2"/>
    <w:rsid w:val="00523918"/>
    <w:rsid w:val="00523939"/>
    <w:rsid w:val="00523986"/>
    <w:rsid w:val="005239B3"/>
    <w:rsid w:val="00523B21"/>
    <w:rsid w:val="00523D86"/>
    <w:rsid w:val="00523E72"/>
    <w:rsid w:val="00524020"/>
    <w:rsid w:val="005240F6"/>
    <w:rsid w:val="00524135"/>
    <w:rsid w:val="005243ED"/>
    <w:rsid w:val="00524480"/>
    <w:rsid w:val="005245CB"/>
    <w:rsid w:val="00524665"/>
    <w:rsid w:val="00524771"/>
    <w:rsid w:val="005247B0"/>
    <w:rsid w:val="00524A54"/>
    <w:rsid w:val="00524A55"/>
    <w:rsid w:val="00524AF4"/>
    <w:rsid w:val="00524BBA"/>
    <w:rsid w:val="00524BC5"/>
    <w:rsid w:val="00524C8F"/>
    <w:rsid w:val="00524CE6"/>
    <w:rsid w:val="00524E1E"/>
    <w:rsid w:val="00524E7A"/>
    <w:rsid w:val="00524EDC"/>
    <w:rsid w:val="00524F0E"/>
    <w:rsid w:val="00524F1F"/>
    <w:rsid w:val="00524F3D"/>
    <w:rsid w:val="00524FA5"/>
    <w:rsid w:val="005252FD"/>
    <w:rsid w:val="00525414"/>
    <w:rsid w:val="00525458"/>
    <w:rsid w:val="0052546D"/>
    <w:rsid w:val="00525515"/>
    <w:rsid w:val="00525730"/>
    <w:rsid w:val="00525779"/>
    <w:rsid w:val="0052588D"/>
    <w:rsid w:val="005259F2"/>
    <w:rsid w:val="00525A4C"/>
    <w:rsid w:val="00525ED6"/>
    <w:rsid w:val="00525F21"/>
    <w:rsid w:val="005261BD"/>
    <w:rsid w:val="00526215"/>
    <w:rsid w:val="00526295"/>
    <w:rsid w:val="005262D2"/>
    <w:rsid w:val="005263F4"/>
    <w:rsid w:val="0052643C"/>
    <w:rsid w:val="00526455"/>
    <w:rsid w:val="00526588"/>
    <w:rsid w:val="005265AB"/>
    <w:rsid w:val="005265B1"/>
    <w:rsid w:val="005266C7"/>
    <w:rsid w:val="0052676E"/>
    <w:rsid w:val="005267F0"/>
    <w:rsid w:val="00526800"/>
    <w:rsid w:val="005268E7"/>
    <w:rsid w:val="00526BDB"/>
    <w:rsid w:val="00526D8E"/>
    <w:rsid w:val="00526E45"/>
    <w:rsid w:val="0052701F"/>
    <w:rsid w:val="00527047"/>
    <w:rsid w:val="00527107"/>
    <w:rsid w:val="005274D5"/>
    <w:rsid w:val="00527501"/>
    <w:rsid w:val="0052767C"/>
    <w:rsid w:val="00527695"/>
    <w:rsid w:val="00527782"/>
    <w:rsid w:val="005277E0"/>
    <w:rsid w:val="005279DF"/>
    <w:rsid w:val="00527A4C"/>
    <w:rsid w:val="00527C3B"/>
    <w:rsid w:val="00527C4B"/>
    <w:rsid w:val="00527C9B"/>
    <w:rsid w:val="00527DAC"/>
    <w:rsid w:val="00527E93"/>
    <w:rsid w:val="00527EA5"/>
    <w:rsid w:val="0053009D"/>
    <w:rsid w:val="0053014E"/>
    <w:rsid w:val="0053028A"/>
    <w:rsid w:val="005302AE"/>
    <w:rsid w:val="005302ED"/>
    <w:rsid w:val="00530307"/>
    <w:rsid w:val="005303FD"/>
    <w:rsid w:val="005305AE"/>
    <w:rsid w:val="0053067A"/>
    <w:rsid w:val="00530718"/>
    <w:rsid w:val="0053079A"/>
    <w:rsid w:val="0053079B"/>
    <w:rsid w:val="005307EF"/>
    <w:rsid w:val="005308AA"/>
    <w:rsid w:val="005309E1"/>
    <w:rsid w:val="00530AF2"/>
    <w:rsid w:val="00530B92"/>
    <w:rsid w:val="00530BF4"/>
    <w:rsid w:val="00530C50"/>
    <w:rsid w:val="00530D28"/>
    <w:rsid w:val="00530E08"/>
    <w:rsid w:val="00530E4A"/>
    <w:rsid w:val="00530EC7"/>
    <w:rsid w:val="005310B2"/>
    <w:rsid w:val="0053127B"/>
    <w:rsid w:val="00531696"/>
    <w:rsid w:val="00531A78"/>
    <w:rsid w:val="00531AFB"/>
    <w:rsid w:val="00531C10"/>
    <w:rsid w:val="00531C51"/>
    <w:rsid w:val="00531DB6"/>
    <w:rsid w:val="00532002"/>
    <w:rsid w:val="0053221A"/>
    <w:rsid w:val="005322F8"/>
    <w:rsid w:val="0053251E"/>
    <w:rsid w:val="005325F3"/>
    <w:rsid w:val="005327B1"/>
    <w:rsid w:val="00532906"/>
    <w:rsid w:val="00532B84"/>
    <w:rsid w:val="00532BC8"/>
    <w:rsid w:val="00532FAE"/>
    <w:rsid w:val="0053318C"/>
    <w:rsid w:val="005331F0"/>
    <w:rsid w:val="00533205"/>
    <w:rsid w:val="00533369"/>
    <w:rsid w:val="005335D4"/>
    <w:rsid w:val="005336EE"/>
    <w:rsid w:val="0053376F"/>
    <w:rsid w:val="005338B8"/>
    <w:rsid w:val="00533D18"/>
    <w:rsid w:val="00534061"/>
    <w:rsid w:val="005340C6"/>
    <w:rsid w:val="0053436C"/>
    <w:rsid w:val="00534399"/>
    <w:rsid w:val="005343EB"/>
    <w:rsid w:val="00534400"/>
    <w:rsid w:val="00534576"/>
    <w:rsid w:val="0053465F"/>
    <w:rsid w:val="005346AA"/>
    <w:rsid w:val="00534745"/>
    <w:rsid w:val="005347CD"/>
    <w:rsid w:val="0053484B"/>
    <w:rsid w:val="005348D3"/>
    <w:rsid w:val="00534A18"/>
    <w:rsid w:val="00534A1D"/>
    <w:rsid w:val="00534D0C"/>
    <w:rsid w:val="00534DB3"/>
    <w:rsid w:val="00534F89"/>
    <w:rsid w:val="00534FFE"/>
    <w:rsid w:val="00535016"/>
    <w:rsid w:val="005350E4"/>
    <w:rsid w:val="0053517C"/>
    <w:rsid w:val="005351E3"/>
    <w:rsid w:val="0053542A"/>
    <w:rsid w:val="0053553D"/>
    <w:rsid w:val="005355F6"/>
    <w:rsid w:val="005356A6"/>
    <w:rsid w:val="005357CD"/>
    <w:rsid w:val="00535833"/>
    <w:rsid w:val="00535A79"/>
    <w:rsid w:val="00535A9B"/>
    <w:rsid w:val="00535AEE"/>
    <w:rsid w:val="00535B77"/>
    <w:rsid w:val="00535C2B"/>
    <w:rsid w:val="00535ECC"/>
    <w:rsid w:val="005363E8"/>
    <w:rsid w:val="00536452"/>
    <w:rsid w:val="005366EA"/>
    <w:rsid w:val="0053678B"/>
    <w:rsid w:val="005368E0"/>
    <w:rsid w:val="0053691C"/>
    <w:rsid w:val="00536985"/>
    <w:rsid w:val="00536C49"/>
    <w:rsid w:val="00536C68"/>
    <w:rsid w:val="00536CB5"/>
    <w:rsid w:val="00536D71"/>
    <w:rsid w:val="00536E15"/>
    <w:rsid w:val="00536E44"/>
    <w:rsid w:val="00536F74"/>
    <w:rsid w:val="00537087"/>
    <w:rsid w:val="005370B0"/>
    <w:rsid w:val="00537170"/>
    <w:rsid w:val="0053721D"/>
    <w:rsid w:val="00537364"/>
    <w:rsid w:val="00537585"/>
    <w:rsid w:val="0053767E"/>
    <w:rsid w:val="005376E9"/>
    <w:rsid w:val="005377DD"/>
    <w:rsid w:val="005377E6"/>
    <w:rsid w:val="0053791D"/>
    <w:rsid w:val="0053793E"/>
    <w:rsid w:val="005379C5"/>
    <w:rsid w:val="00537A15"/>
    <w:rsid w:val="00537A9B"/>
    <w:rsid w:val="00537CF4"/>
    <w:rsid w:val="00537E56"/>
    <w:rsid w:val="00537F1F"/>
    <w:rsid w:val="00540087"/>
    <w:rsid w:val="005402D3"/>
    <w:rsid w:val="005403D7"/>
    <w:rsid w:val="005403FC"/>
    <w:rsid w:val="00540648"/>
    <w:rsid w:val="0054068B"/>
    <w:rsid w:val="00540778"/>
    <w:rsid w:val="005407B4"/>
    <w:rsid w:val="00540810"/>
    <w:rsid w:val="00540C90"/>
    <w:rsid w:val="00540CD2"/>
    <w:rsid w:val="00540D73"/>
    <w:rsid w:val="00540D75"/>
    <w:rsid w:val="00540F4E"/>
    <w:rsid w:val="00540FBE"/>
    <w:rsid w:val="0054101D"/>
    <w:rsid w:val="00541072"/>
    <w:rsid w:val="0054109A"/>
    <w:rsid w:val="0054111B"/>
    <w:rsid w:val="0054117F"/>
    <w:rsid w:val="0054140A"/>
    <w:rsid w:val="00541469"/>
    <w:rsid w:val="005414B6"/>
    <w:rsid w:val="005414DC"/>
    <w:rsid w:val="005416E6"/>
    <w:rsid w:val="00541701"/>
    <w:rsid w:val="005417AB"/>
    <w:rsid w:val="005417C8"/>
    <w:rsid w:val="00541814"/>
    <w:rsid w:val="00541868"/>
    <w:rsid w:val="0054191F"/>
    <w:rsid w:val="00541975"/>
    <w:rsid w:val="00541AED"/>
    <w:rsid w:val="00541B6F"/>
    <w:rsid w:val="00541BBB"/>
    <w:rsid w:val="00541C70"/>
    <w:rsid w:val="00541C8A"/>
    <w:rsid w:val="00541F30"/>
    <w:rsid w:val="00541F8E"/>
    <w:rsid w:val="00542065"/>
    <w:rsid w:val="0054235C"/>
    <w:rsid w:val="005423B8"/>
    <w:rsid w:val="0054265B"/>
    <w:rsid w:val="0054267F"/>
    <w:rsid w:val="00542819"/>
    <w:rsid w:val="00542971"/>
    <w:rsid w:val="00542999"/>
    <w:rsid w:val="005429C0"/>
    <w:rsid w:val="005429DC"/>
    <w:rsid w:val="005429F8"/>
    <w:rsid w:val="00542AD5"/>
    <w:rsid w:val="00542AE5"/>
    <w:rsid w:val="00542B9D"/>
    <w:rsid w:val="00542BAA"/>
    <w:rsid w:val="00542BF3"/>
    <w:rsid w:val="00542CC1"/>
    <w:rsid w:val="00542D0D"/>
    <w:rsid w:val="00542D3F"/>
    <w:rsid w:val="00542D70"/>
    <w:rsid w:val="00542DC7"/>
    <w:rsid w:val="00542F4D"/>
    <w:rsid w:val="00542F50"/>
    <w:rsid w:val="00542FB7"/>
    <w:rsid w:val="00543021"/>
    <w:rsid w:val="00543065"/>
    <w:rsid w:val="005430CE"/>
    <w:rsid w:val="005430E0"/>
    <w:rsid w:val="0054342E"/>
    <w:rsid w:val="0054358D"/>
    <w:rsid w:val="005436F5"/>
    <w:rsid w:val="005437FF"/>
    <w:rsid w:val="0054384D"/>
    <w:rsid w:val="0054384F"/>
    <w:rsid w:val="0054385B"/>
    <w:rsid w:val="00543A09"/>
    <w:rsid w:val="00543B98"/>
    <w:rsid w:val="00543C00"/>
    <w:rsid w:val="00543E05"/>
    <w:rsid w:val="0054410F"/>
    <w:rsid w:val="00544193"/>
    <w:rsid w:val="005442D6"/>
    <w:rsid w:val="00544645"/>
    <w:rsid w:val="005447A2"/>
    <w:rsid w:val="005448AA"/>
    <w:rsid w:val="005448C5"/>
    <w:rsid w:val="0054491A"/>
    <w:rsid w:val="0054497E"/>
    <w:rsid w:val="00544C4D"/>
    <w:rsid w:val="00544D09"/>
    <w:rsid w:val="00544F2A"/>
    <w:rsid w:val="00544F9B"/>
    <w:rsid w:val="00544FB5"/>
    <w:rsid w:val="00544FFF"/>
    <w:rsid w:val="0054517C"/>
    <w:rsid w:val="00545330"/>
    <w:rsid w:val="0054546C"/>
    <w:rsid w:val="00545544"/>
    <w:rsid w:val="0054555D"/>
    <w:rsid w:val="00545745"/>
    <w:rsid w:val="005457DD"/>
    <w:rsid w:val="00545877"/>
    <w:rsid w:val="00545979"/>
    <w:rsid w:val="00545A65"/>
    <w:rsid w:val="00545BDF"/>
    <w:rsid w:val="00545D77"/>
    <w:rsid w:val="00545D94"/>
    <w:rsid w:val="00545D9D"/>
    <w:rsid w:val="0054605C"/>
    <w:rsid w:val="00546161"/>
    <w:rsid w:val="005463E0"/>
    <w:rsid w:val="005464B4"/>
    <w:rsid w:val="0054652D"/>
    <w:rsid w:val="0054656A"/>
    <w:rsid w:val="00546604"/>
    <w:rsid w:val="0054662C"/>
    <w:rsid w:val="005466DE"/>
    <w:rsid w:val="0054679C"/>
    <w:rsid w:val="005469A4"/>
    <w:rsid w:val="00546AD8"/>
    <w:rsid w:val="00546BE5"/>
    <w:rsid w:val="00546C98"/>
    <w:rsid w:val="00546E0D"/>
    <w:rsid w:val="00546E3C"/>
    <w:rsid w:val="00546ED8"/>
    <w:rsid w:val="00546F33"/>
    <w:rsid w:val="00546F64"/>
    <w:rsid w:val="0054715A"/>
    <w:rsid w:val="005471A1"/>
    <w:rsid w:val="00547360"/>
    <w:rsid w:val="005473C1"/>
    <w:rsid w:val="0054740E"/>
    <w:rsid w:val="0054771E"/>
    <w:rsid w:val="00547882"/>
    <w:rsid w:val="0054794D"/>
    <w:rsid w:val="00547980"/>
    <w:rsid w:val="005479FF"/>
    <w:rsid w:val="00547A2C"/>
    <w:rsid w:val="00547A8A"/>
    <w:rsid w:val="00547B34"/>
    <w:rsid w:val="00547D3F"/>
    <w:rsid w:val="00547D4F"/>
    <w:rsid w:val="00547F25"/>
    <w:rsid w:val="00547F8F"/>
    <w:rsid w:val="00547FE8"/>
    <w:rsid w:val="00550016"/>
    <w:rsid w:val="005500CE"/>
    <w:rsid w:val="005500FD"/>
    <w:rsid w:val="00550238"/>
    <w:rsid w:val="0055027E"/>
    <w:rsid w:val="005502DF"/>
    <w:rsid w:val="005502F2"/>
    <w:rsid w:val="00550484"/>
    <w:rsid w:val="005505D6"/>
    <w:rsid w:val="0055064A"/>
    <w:rsid w:val="00550A3D"/>
    <w:rsid w:val="00550ADA"/>
    <w:rsid w:val="00550BC4"/>
    <w:rsid w:val="00550ECD"/>
    <w:rsid w:val="00550F32"/>
    <w:rsid w:val="005510BC"/>
    <w:rsid w:val="00551161"/>
    <w:rsid w:val="005512AA"/>
    <w:rsid w:val="005512BF"/>
    <w:rsid w:val="005512C5"/>
    <w:rsid w:val="005512F2"/>
    <w:rsid w:val="00551355"/>
    <w:rsid w:val="00551378"/>
    <w:rsid w:val="0055141C"/>
    <w:rsid w:val="005514D0"/>
    <w:rsid w:val="005515BF"/>
    <w:rsid w:val="005516BE"/>
    <w:rsid w:val="00551703"/>
    <w:rsid w:val="005517A1"/>
    <w:rsid w:val="005518BC"/>
    <w:rsid w:val="005518C2"/>
    <w:rsid w:val="00551B9B"/>
    <w:rsid w:val="00551BD1"/>
    <w:rsid w:val="00551CE9"/>
    <w:rsid w:val="00551D83"/>
    <w:rsid w:val="00551DF2"/>
    <w:rsid w:val="00551DF8"/>
    <w:rsid w:val="00551E31"/>
    <w:rsid w:val="00551E7C"/>
    <w:rsid w:val="00551E9E"/>
    <w:rsid w:val="00551F45"/>
    <w:rsid w:val="00552124"/>
    <w:rsid w:val="005521DA"/>
    <w:rsid w:val="00552241"/>
    <w:rsid w:val="005522E0"/>
    <w:rsid w:val="005523D2"/>
    <w:rsid w:val="005524A2"/>
    <w:rsid w:val="005524B0"/>
    <w:rsid w:val="00552545"/>
    <w:rsid w:val="00552723"/>
    <w:rsid w:val="00552776"/>
    <w:rsid w:val="0055277B"/>
    <w:rsid w:val="0055282F"/>
    <w:rsid w:val="0055293D"/>
    <w:rsid w:val="00552A9F"/>
    <w:rsid w:val="00552B9F"/>
    <w:rsid w:val="00552BE5"/>
    <w:rsid w:val="00552C42"/>
    <w:rsid w:val="00552D33"/>
    <w:rsid w:val="00552DDB"/>
    <w:rsid w:val="00552E12"/>
    <w:rsid w:val="00552E35"/>
    <w:rsid w:val="00552EAF"/>
    <w:rsid w:val="00552FAC"/>
    <w:rsid w:val="00552FDD"/>
    <w:rsid w:val="0055304F"/>
    <w:rsid w:val="00553174"/>
    <w:rsid w:val="005532E5"/>
    <w:rsid w:val="005533F5"/>
    <w:rsid w:val="00553432"/>
    <w:rsid w:val="0055351D"/>
    <w:rsid w:val="005535C7"/>
    <w:rsid w:val="0055362D"/>
    <w:rsid w:val="0055367D"/>
    <w:rsid w:val="00553710"/>
    <w:rsid w:val="005537BF"/>
    <w:rsid w:val="00553849"/>
    <w:rsid w:val="0055387A"/>
    <w:rsid w:val="005538C1"/>
    <w:rsid w:val="005538F6"/>
    <w:rsid w:val="005539B9"/>
    <w:rsid w:val="005539CA"/>
    <w:rsid w:val="005539CE"/>
    <w:rsid w:val="00553A22"/>
    <w:rsid w:val="00553AA2"/>
    <w:rsid w:val="00553B28"/>
    <w:rsid w:val="00553F69"/>
    <w:rsid w:val="00553FAC"/>
    <w:rsid w:val="00554094"/>
    <w:rsid w:val="00554176"/>
    <w:rsid w:val="005541F5"/>
    <w:rsid w:val="00554296"/>
    <w:rsid w:val="005542E3"/>
    <w:rsid w:val="00554414"/>
    <w:rsid w:val="005544F4"/>
    <w:rsid w:val="0055455B"/>
    <w:rsid w:val="0055457E"/>
    <w:rsid w:val="005545EE"/>
    <w:rsid w:val="0055472B"/>
    <w:rsid w:val="005549E8"/>
    <w:rsid w:val="00554C65"/>
    <w:rsid w:val="00554E92"/>
    <w:rsid w:val="005551E9"/>
    <w:rsid w:val="00555261"/>
    <w:rsid w:val="00555326"/>
    <w:rsid w:val="0055541F"/>
    <w:rsid w:val="00555424"/>
    <w:rsid w:val="0055547D"/>
    <w:rsid w:val="00555863"/>
    <w:rsid w:val="00555953"/>
    <w:rsid w:val="0055595C"/>
    <w:rsid w:val="00555A8C"/>
    <w:rsid w:val="00555A9C"/>
    <w:rsid w:val="00555ACC"/>
    <w:rsid w:val="00555BAD"/>
    <w:rsid w:val="00555CCF"/>
    <w:rsid w:val="00555D64"/>
    <w:rsid w:val="00555D9C"/>
    <w:rsid w:val="0055617F"/>
    <w:rsid w:val="00556260"/>
    <w:rsid w:val="005564F0"/>
    <w:rsid w:val="0055656B"/>
    <w:rsid w:val="005565E0"/>
    <w:rsid w:val="00556940"/>
    <w:rsid w:val="00556B59"/>
    <w:rsid w:val="00556BAF"/>
    <w:rsid w:val="00556C11"/>
    <w:rsid w:val="00556CFF"/>
    <w:rsid w:val="00556DF0"/>
    <w:rsid w:val="005570E9"/>
    <w:rsid w:val="005570FF"/>
    <w:rsid w:val="00557228"/>
    <w:rsid w:val="00557275"/>
    <w:rsid w:val="0055732E"/>
    <w:rsid w:val="0055743B"/>
    <w:rsid w:val="00557585"/>
    <w:rsid w:val="005576FC"/>
    <w:rsid w:val="005577A5"/>
    <w:rsid w:val="005577F8"/>
    <w:rsid w:val="005579BE"/>
    <w:rsid w:val="00557A0F"/>
    <w:rsid w:val="00557A2F"/>
    <w:rsid w:val="00557B4E"/>
    <w:rsid w:val="00557BB3"/>
    <w:rsid w:val="005600E8"/>
    <w:rsid w:val="005600EB"/>
    <w:rsid w:val="005601C1"/>
    <w:rsid w:val="00560211"/>
    <w:rsid w:val="005603F1"/>
    <w:rsid w:val="0056043D"/>
    <w:rsid w:val="00560475"/>
    <w:rsid w:val="005604ED"/>
    <w:rsid w:val="00560790"/>
    <w:rsid w:val="005607D2"/>
    <w:rsid w:val="005607EB"/>
    <w:rsid w:val="00560809"/>
    <w:rsid w:val="0056080A"/>
    <w:rsid w:val="00560BFB"/>
    <w:rsid w:val="00560CDD"/>
    <w:rsid w:val="00560CE7"/>
    <w:rsid w:val="00560CFF"/>
    <w:rsid w:val="00560D3F"/>
    <w:rsid w:val="00560DCA"/>
    <w:rsid w:val="00560DE9"/>
    <w:rsid w:val="00560DFB"/>
    <w:rsid w:val="00560E75"/>
    <w:rsid w:val="00560F2D"/>
    <w:rsid w:val="00561115"/>
    <w:rsid w:val="00561301"/>
    <w:rsid w:val="00561530"/>
    <w:rsid w:val="00561579"/>
    <w:rsid w:val="005615DE"/>
    <w:rsid w:val="00561683"/>
    <w:rsid w:val="005617A1"/>
    <w:rsid w:val="00561945"/>
    <w:rsid w:val="00561B3B"/>
    <w:rsid w:val="00561C83"/>
    <w:rsid w:val="00561D30"/>
    <w:rsid w:val="00561F61"/>
    <w:rsid w:val="00561FDA"/>
    <w:rsid w:val="00562160"/>
    <w:rsid w:val="005622F1"/>
    <w:rsid w:val="005623B4"/>
    <w:rsid w:val="005623E7"/>
    <w:rsid w:val="00562491"/>
    <w:rsid w:val="00562545"/>
    <w:rsid w:val="0056256C"/>
    <w:rsid w:val="00562606"/>
    <w:rsid w:val="00562864"/>
    <w:rsid w:val="0056294F"/>
    <w:rsid w:val="00562C5D"/>
    <w:rsid w:val="00562F11"/>
    <w:rsid w:val="00562F56"/>
    <w:rsid w:val="00563061"/>
    <w:rsid w:val="0056306E"/>
    <w:rsid w:val="005630B0"/>
    <w:rsid w:val="00563142"/>
    <w:rsid w:val="00563214"/>
    <w:rsid w:val="005632A6"/>
    <w:rsid w:val="005632EF"/>
    <w:rsid w:val="005633FC"/>
    <w:rsid w:val="00563426"/>
    <w:rsid w:val="005634DA"/>
    <w:rsid w:val="005635B1"/>
    <w:rsid w:val="00563687"/>
    <w:rsid w:val="00563847"/>
    <w:rsid w:val="00563AE9"/>
    <w:rsid w:val="00563AF7"/>
    <w:rsid w:val="00563C25"/>
    <w:rsid w:val="00563D88"/>
    <w:rsid w:val="00563D95"/>
    <w:rsid w:val="00563DCB"/>
    <w:rsid w:val="00563F4D"/>
    <w:rsid w:val="00563F51"/>
    <w:rsid w:val="00563FF0"/>
    <w:rsid w:val="005640F8"/>
    <w:rsid w:val="0056416D"/>
    <w:rsid w:val="00564268"/>
    <w:rsid w:val="005643A3"/>
    <w:rsid w:val="005644B3"/>
    <w:rsid w:val="005645DD"/>
    <w:rsid w:val="005646B4"/>
    <w:rsid w:val="005646CA"/>
    <w:rsid w:val="00564810"/>
    <w:rsid w:val="0056494C"/>
    <w:rsid w:val="00564A6A"/>
    <w:rsid w:val="00564C00"/>
    <w:rsid w:val="00564D9D"/>
    <w:rsid w:val="00564E71"/>
    <w:rsid w:val="00564E80"/>
    <w:rsid w:val="00564F8A"/>
    <w:rsid w:val="00564FC9"/>
    <w:rsid w:val="00565108"/>
    <w:rsid w:val="00565390"/>
    <w:rsid w:val="005654B9"/>
    <w:rsid w:val="00565567"/>
    <w:rsid w:val="005656B1"/>
    <w:rsid w:val="005658C2"/>
    <w:rsid w:val="00565A38"/>
    <w:rsid w:val="00565BF8"/>
    <w:rsid w:val="00565D8C"/>
    <w:rsid w:val="00565DAC"/>
    <w:rsid w:val="00565DF2"/>
    <w:rsid w:val="00566086"/>
    <w:rsid w:val="00566172"/>
    <w:rsid w:val="00566290"/>
    <w:rsid w:val="005662D3"/>
    <w:rsid w:val="0056633E"/>
    <w:rsid w:val="00566619"/>
    <w:rsid w:val="00566632"/>
    <w:rsid w:val="005666D9"/>
    <w:rsid w:val="005666EB"/>
    <w:rsid w:val="0056673A"/>
    <w:rsid w:val="00566893"/>
    <w:rsid w:val="005669AC"/>
    <w:rsid w:val="00566A27"/>
    <w:rsid w:val="00566AB2"/>
    <w:rsid w:val="00566BC7"/>
    <w:rsid w:val="00566C76"/>
    <w:rsid w:val="00566CD5"/>
    <w:rsid w:val="00566F9D"/>
    <w:rsid w:val="00566FB4"/>
    <w:rsid w:val="0056717E"/>
    <w:rsid w:val="005671C5"/>
    <w:rsid w:val="00567362"/>
    <w:rsid w:val="005674C0"/>
    <w:rsid w:val="005674F4"/>
    <w:rsid w:val="0056754B"/>
    <w:rsid w:val="00567692"/>
    <w:rsid w:val="00567727"/>
    <w:rsid w:val="005677F5"/>
    <w:rsid w:val="00567929"/>
    <w:rsid w:val="0056795F"/>
    <w:rsid w:val="005679EE"/>
    <w:rsid w:val="00567A37"/>
    <w:rsid w:val="00567A38"/>
    <w:rsid w:val="00567BCD"/>
    <w:rsid w:val="00567D82"/>
    <w:rsid w:val="00567E93"/>
    <w:rsid w:val="00567E99"/>
    <w:rsid w:val="00567FDB"/>
    <w:rsid w:val="0057004C"/>
    <w:rsid w:val="005700B6"/>
    <w:rsid w:val="0057018D"/>
    <w:rsid w:val="0057023F"/>
    <w:rsid w:val="0057028E"/>
    <w:rsid w:val="005702B1"/>
    <w:rsid w:val="00570317"/>
    <w:rsid w:val="00570397"/>
    <w:rsid w:val="005703DB"/>
    <w:rsid w:val="0057044E"/>
    <w:rsid w:val="005704BB"/>
    <w:rsid w:val="005708CC"/>
    <w:rsid w:val="0057098E"/>
    <w:rsid w:val="00570A2A"/>
    <w:rsid w:val="00570B2F"/>
    <w:rsid w:val="00570CAB"/>
    <w:rsid w:val="00570CC0"/>
    <w:rsid w:val="00570D98"/>
    <w:rsid w:val="00570EC2"/>
    <w:rsid w:val="00570ECC"/>
    <w:rsid w:val="00570F36"/>
    <w:rsid w:val="005711CE"/>
    <w:rsid w:val="00571266"/>
    <w:rsid w:val="00571400"/>
    <w:rsid w:val="00571565"/>
    <w:rsid w:val="00571676"/>
    <w:rsid w:val="005716F9"/>
    <w:rsid w:val="00571736"/>
    <w:rsid w:val="005717B5"/>
    <w:rsid w:val="005717DE"/>
    <w:rsid w:val="0057196A"/>
    <w:rsid w:val="00571A92"/>
    <w:rsid w:val="00571AC9"/>
    <w:rsid w:val="00571B44"/>
    <w:rsid w:val="00571D17"/>
    <w:rsid w:val="00571E2A"/>
    <w:rsid w:val="00571F7B"/>
    <w:rsid w:val="00572018"/>
    <w:rsid w:val="00572555"/>
    <w:rsid w:val="0057262D"/>
    <w:rsid w:val="0057263D"/>
    <w:rsid w:val="0057269C"/>
    <w:rsid w:val="005726FC"/>
    <w:rsid w:val="005727C5"/>
    <w:rsid w:val="00572A60"/>
    <w:rsid w:val="00572ADB"/>
    <w:rsid w:val="00572ADE"/>
    <w:rsid w:val="00572BF9"/>
    <w:rsid w:val="00572C36"/>
    <w:rsid w:val="00572D21"/>
    <w:rsid w:val="005730E2"/>
    <w:rsid w:val="0057322A"/>
    <w:rsid w:val="00573277"/>
    <w:rsid w:val="005734E8"/>
    <w:rsid w:val="005735A1"/>
    <w:rsid w:val="00573686"/>
    <w:rsid w:val="005736E5"/>
    <w:rsid w:val="00573813"/>
    <w:rsid w:val="00573953"/>
    <w:rsid w:val="00573974"/>
    <w:rsid w:val="00573A36"/>
    <w:rsid w:val="00573AE5"/>
    <w:rsid w:val="00573BC3"/>
    <w:rsid w:val="00573C0C"/>
    <w:rsid w:val="00573CC0"/>
    <w:rsid w:val="00573CD5"/>
    <w:rsid w:val="00573CED"/>
    <w:rsid w:val="00573E3E"/>
    <w:rsid w:val="00573E82"/>
    <w:rsid w:val="00573F87"/>
    <w:rsid w:val="00573F9C"/>
    <w:rsid w:val="00573FBB"/>
    <w:rsid w:val="005742A2"/>
    <w:rsid w:val="005742FE"/>
    <w:rsid w:val="00574337"/>
    <w:rsid w:val="00574364"/>
    <w:rsid w:val="00574381"/>
    <w:rsid w:val="005744AF"/>
    <w:rsid w:val="005744B3"/>
    <w:rsid w:val="0057452F"/>
    <w:rsid w:val="0057457B"/>
    <w:rsid w:val="0057462A"/>
    <w:rsid w:val="0057467C"/>
    <w:rsid w:val="005747FF"/>
    <w:rsid w:val="0057485E"/>
    <w:rsid w:val="005748A5"/>
    <w:rsid w:val="00574AC4"/>
    <w:rsid w:val="00574AE0"/>
    <w:rsid w:val="00574CDA"/>
    <w:rsid w:val="00574D0F"/>
    <w:rsid w:val="00574D61"/>
    <w:rsid w:val="00574D69"/>
    <w:rsid w:val="00574E42"/>
    <w:rsid w:val="00574F73"/>
    <w:rsid w:val="00575194"/>
    <w:rsid w:val="0057522E"/>
    <w:rsid w:val="00575286"/>
    <w:rsid w:val="005752E1"/>
    <w:rsid w:val="0057562B"/>
    <w:rsid w:val="00575693"/>
    <w:rsid w:val="005756A9"/>
    <w:rsid w:val="005756CE"/>
    <w:rsid w:val="0057588F"/>
    <w:rsid w:val="0057593D"/>
    <w:rsid w:val="0057597A"/>
    <w:rsid w:val="00575A4E"/>
    <w:rsid w:val="00575B5B"/>
    <w:rsid w:val="00575BD3"/>
    <w:rsid w:val="00575D11"/>
    <w:rsid w:val="00575DE9"/>
    <w:rsid w:val="00575EB3"/>
    <w:rsid w:val="00575F34"/>
    <w:rsid w:val="0057602E"/>
    <w:rsid w:val="00576178"/>
    <w:rsid w:val="005761E0"/>
    <w:rsid w:val="0057623C"/>
    <w:rsid w:val="00576251"/>
    <w:rsid w:val="0057636A"/>
    <w:rsid w:val="00576608"/>
    <w:rsid w:val="005766B3"/>
    <w:rsid w:val="005766B4"/>
    <w:rsid w:val="005767C2"/>
    <w:rsid w:val="0057685A"/>
    <w:rsid w:val="00576864"/>
    <w:rsid w:val="00576996"/>
    <w:rsid w:val="00576A70"/>
    <w:rsid w:val="00576AB1"/>
    <w:rsid w:val="00576BF0"/>
    <w:rsid w:val="00576DF5"/>
    <w:rsid w:val="00576E0F"/>
    <w:rsid w:val="00576EF9"/>
    <w:rsid w:val="00576F64"/>
    <w:rsid w:val="005770E1"/>
    <w:rsid w:val="00577216"/>
    <w:rsid w:val="00577271"/>
    <w:rsid w:val="00577359"/>
    <w:rsid w:val="00577388"/>
    <w:rsid w:val="005773BB"/>
    <w:rsid w:val="005775D7"/>
    <w:rsid w:val="005775F0"/>
    <w:rsid w:val="0057763A"/>
    <w:rsid w:val="00577688"/>
    <w:rsid w:val="0057797A"/>
    <w:rsid w:val="005779FD"/>
    <w:rsid w:val="00577B0D"/>
    <w:rsid w:val="00577C93"/>
    <w:rsid w:val="00577D24"/>
    <w:rsid w:val="00577EDF"/>
    <w:rsid w:val="005800AA"/>
    <w:rsid w:val="00580162"/>
    <w:rsid w:val="005802AE"/>
    <w:rsid w:val="00580599"/>
    <w:rsid w:val="00580602"/>
    <w:rsid w:val="00580669"/>
    <w:rsid w:val="0058079A"/>
    <w:rsid w:val="0058087D"/>
    <w:rsid w:val="00580A4D"/>
    <w:rsid w:val="00580AC9"/>
    <w:rsid w:val="00580AFA"/>
    <w:rsid w:val="00580B1C"/>
    <w:rsid w:val="00580BF3"/>
    <w:rsid w:val="00580C63"/>
    <w:rsid w:val="00580D20"/>
    <w:rsid w:val="00580D87"/>
    <w:rsid w:val="00580E80"/>
    <w:rsid w:val="0058100B"/>
    <w:rsid w:val="005811F9"/>
    <w:rsid w:val="00581397"/>
    <w:rsid w:val="0058143D"/>
    <w:rsid w:val="0058144A"/>
    <w:rsid w:val="0058146B"/>
    <w:rsid w:val="0058148A"/>
    <w:rsid w:val="005816E0"/>
    <w:rsid w:val="005818F5"/>
    <w:rsid w:val="00581B13"/>
    <w:rsid w:val="00581CFE"/>
    <w:rsid w:val="00581D26"/>
    <w:rsid w:val="00581EF4"/>
    <w:rsid w:val="00582141"/>
    <w:rsid w:val="0058220E"/>
    <w:rsid w:val="005822C7"/>
    <w:rsid w:val="005822E6"/>
    <w:rsid w:val="00582319"/>
    <w:rsid w:val="00582334"/>
    <w:rsid w:val="0058239F"/>
    <w:rsid w:val="005823B7"/>
    <w:rsid w:val="00582437"/>
    <w:rsid w:val="005824D6"/>
    <w:rsid w:val="00582673"/>
    <w:rsid w:val="00582703"/>
    <w:rsid w:val="005828A9"/>
    <w:rsid w:val="005828DF"/>
    <w:rsid w:val="00582AAA"/>
    <w:rsid w:val="00582BDA"/>
    <w:rsid w:val="00582C47"/>
    <w:rsid w:val="00582CAA"/>
    <w:rsid w:val="00582DC7"/>
    <w:rsid w:val="00582EB3"/>
    <w:rsid w:val="00582FC9"/>
    <w:rsid w:val="00583336"/>
    <w:rsid w:val="00583369"/>
    <w:rsid w:val="00583429"/>
    <w:rsid w:val="0058345C"/>
    <w:rsid w:val="00583470"/>
    <w:rsid w:val="0058347B"/>
    <w:rsid w:val="00583556"/>
    <w:rsid w:val="005837A6"/>
    <w:rsid w:val="0058391D"/>
    <w:rsid w:val="00583939"/>
    <w:rsid w:val="00583B1F"/>
    <w:rsid w:val="00583BA1"/>
    <w:rsid w:val="00583C48"/>
    <w:rsid w:val="00583D57"/>
    <w:rsid w:val="00583DAE"/>
    <w:rsid w:val="005843D1"/>
    <w:rsid w:val="005843DC"/>
    <w:rsid w:val="0058458A"/>
    <w:rsid w:val="005845AA"/>
    <w:rsid w:val="00584666"/>
    <w:rsid w:val="00584742"/>
    <w:rsid w:val="005848C1"/>
    <w:rsid w:val="00584908"/>
    <w:rsid w:val="00584946"/>
    <w:rsid w:val="005849AD"/>
    <w:rsid w:val="00584AEE"/>
    <w:rsid w:val="00584F61"/>
    <w:rsid w:val="00584F96"/>
    <w:rsid w:val="00585064"/>
    <w:rsid w:val="00585075"/>
    <w:rsid w:val="00585086"/>
    <w:rsid w:val="005850FB"/>
    <w:rsid w:val="00585117"/>
    <w:rsid w:val="0058515E"/>
    <w:rsid w:val="00585220"/>
    <w:rsid w:val="00585240"/>
    <w:rsid w:val="0058524A"/>
    <w:rsid w:val="0058526C"/>
    <w:rsid w:val="005852FF"/>
    <w:rsid w:val="005854EC"/>
    <w:rsid w:val="00585770"/>
    <w:rsid w:val="00585962"/>
    <w:rsid w:val="00585971"/>
    <w:rsid w:val="00585B1B"/>
    <w:rsid w:val="00585B47"/>
    <w:rsid w:val="00585D01"/>
    <w:rsid w:val="00585DAE"/>
    <w:rsid w:val="0058602D"/>
    <w:rsid w:val="0058607F"/>
    <w:rsid w:val="00586131"/>
    <w:rsid w:val="0058616B"/>
    <w:rsid w:val="005861C5"/>
    <w:rsid w:val="005862A4"/>
    <w:rsid w:val="005862DC"/>
    <w:rsid w:val="005864BE"/>
    <w:rsid w:val="00586593"/>
    <w:rsid w:val="005866A8"/>
    <w:rsid w:val="0058671B"/>
    <w:rsid w:val="005867A7"/>
    <w:rsid w:val="005869F3"/>
    <w:rsid w:val="00586A11"/>
    <w:rsid w:val="00586A53"/>
    <w:rsid w:val="00586ABA"/>
    <w:rsid w:val="00586B9E"/>
    <w:rsid w:val="00586F1F"/>
    <w:rsid w:val="00587081"/>
    <w:rsid w:val="00587143"/>
    <w:rsid w:val="00587202"/>
    <w:rsid w:val="00587290"/>
    <w:rsid w:val="0058747B"/>
    <w:rsid w:val="005874D1"/>
    <w:rsid w:val="00587543"/>
    <w:rsid w:val="00587579"/>
    <w:rsid w:val="0058758D"/>
    <w:rsid w:val="005875BC"/>
    <w:rsid w:val="00587673"/>
    <w:rsid w:val="00587682"/>
    <w:rsid w:val="005877A1"/>
    <w:rsid w:val="005878AD"/>
    <w:rsid w:val="005878D4"/>
    <w:rsid w:val="005879BB"/>
    <w:rsid w:val="00587AD0"/>
    <w:rsid w:val="00587C2C"/>
    <w:rsid w:val="00587D65"/>
    <w:rsid w:val="00587DA8"/>
    <w:rsid w:val="00587DB6"/>
    <w:rsid w:val="00587FC4"/>
    <w:rsid w:val="005901A9"/>
    <w:rsid w:val="00590257"/>
    <w:rsid w:val="005902B8"/>
    <w:rsid w:val="005902F5"/>
    <w:rsid w:val="00590338"/>
    <w:rsid w:val="00590422"/>
    <w:rsid w:val="0059045D"/>
    <w:rsid w:val="005904EB"/>
    <w:rsid w:val="0059074E"/>
    <w:rsid w:val="005909F5"/>
    <w:rsid w:val="005909FB"/>
    <w:rsid w:val="00590A2B"/>
    <w:rsid w:val="00590A30"/>
    <w:rsid w:val="00590A72"/>
    <w:rsid w:val="00590ABB"/>
    <w:rsid w:val="00590B4D"/>
    <w:rsid w:val="00590B92"/>
    <w:rsid w:val="00590BA6"/>
    <w:rsid w:val="00590C0F"/>
    <w:rsid w:val="00590C10"/>
    <w:rsid w:val="00591099"/>
    <w:rsid w:val="005911E8"/>
    <w:rsid w:val="005913AC"/>
    <w:rsid w:val="005914D6"/>
    <w:rsid w:val="0059160C"/>
    <w:rsid w:val="00591648"/>
    <w:rsid w:val="00591676"/>
    <w:rsid w:val="005916B1"/>
    <w:rsid w:val="005917DD"/>
    <w:rsid w:val="00591810"/>
    <w:rsid w:val="0059192B"/>
    <w:rsid w:val="0059198E"/>
    <w:rsid w:val="00591A31"/>
    <w:rsid w:val="00591AC5"/>
    <w:rsid w:val="00591D5B"/>
    <w:rsid w:val="00591E90"/>
    <w:rsid w:val="00591EC5"/>
    <w:rsid w:val="00591FC9"/>
    <w:rsid w:val="0059200C"/>
    <w:rsid w:val="00592083"/>
    <w:rsid w:val="005920B9"/>
    <w:rsid w:val="005921B0"/>
    <w:rsid w:val="0059232D"/>
    <w:rsid w:val="00592362"/>
    <w:rsid w:val="00592457"/>
    <w:rsid w:val="005924A2"/>
    <w:rsid w:val="00592523"/>
    <w:rsid w:val="00592691"/>
    <w:rsid w:val="00592830"/>
    <w:rsid w:val="005929F0"/>
    <w:rsid w:val="00592A21"/>
    <w:rsid w:val="00592A79"/>
    <w:rsid w:val="00592CA9"/>
    <w:rsid w:val="00592D49"/>
    <w:rsid w:val="00592DF0"/>
    <w:rsid w:val="00592EC6"/>
    <w:rsid w:val="0059301F"/>
    <w:rsid w:val="00593070"/>
    <w:rsid w:val="0059307A"/>
    <w:rsid w:val="005930CF"/>
    <w:rsid w:val="00593187"/>
    <w:rsid w:val="005932CF"/>
    <w:rsid w:val="0059335C"/>
    <w:rsid w:val="00593422"/>
    <w:rsid w:val="0059343B"/>
    <w:rsid w:val="005934DC"/>
    <w:rsid w:val="00593546"/>
    <w:rsid w:val="005935C5"/>
    <w:rsid w:val="005935DA"/>
    <w:rsid w:val="00593671"/>
    <w:rsid w:val="00593877"/>
    <w:rsid w:val="005939E2"/>
    <w:rsid w:val="005939F7"/>
    <w:rsid w:val="00593A9C"/>
    <w:rsid w:val="00593B4C"/>
    <w:rsid w:val="00593BC2"/>
    <w:rsid w:val="00593C08"/>
    <w:rsid w:val="00593C53"/>
    <w:rsid w:val="00593C88"/>
    <w:rsid w:val="00593E6C"/>
    <w:rsid w:val="00593E7F"/>
    <w:rsid w:val="00593FCF"/>
    <w:rsid w:val="00593FEE"/>
    <w:rsid w:val="0059405E"/>
    <w:rsid w:val="00594123"/>
    <w:rsid w:val="00594155"/>
    <w:rsid w:val="005944D8"/>
    <w:rsid w:val="00594566"/>
    <w:rsid w:val="00594672"/>
    <w:rsid w:val="00594691"/>
    <w:rsid w:val="0059496C"/>
    <w:rsid w:val="0059498C"/>
    <w:rsid w:val="00594A0D"/>
    <w:rsid w:val="00594A60"/>
    <w:rsid w:val="00594AF1"/>
    <w:rsid w:val="00594B03"/>
    <w:rsid w:val="00594C04"/>
    <w:rsid w:val="00594D26"/>
    <w:rsid w:val="00594E7E"/>
    <w:rsid w:val="00594E86"/>
    <w:rsid w:val="00594F1E"/>
    <w:rsid w:val="00594F8E"/>
    <w:rsid w:val="00595029"/>
    <w:rsid w:val="00595106"/>
    <w:rsid w:val="00595122"/>
    <w:rsid w:val="0059568C"/>
    <w:rsid w:val="0059578D"/>
    <w:rsid w:val="005957AE"/>
    <w:rsid w:val="00595871"/>
    <w:rsid w:val="005959C7"/>
    <w:rsid w:val="00595A71"/>
    <w:rsid w:val="00595C7E"/>
    <w:rsid w:val="00595E8E"/>
    <w:rsid w:val="00595F90"/>
    <w:rsid w:val="00596080"/>
    <w:rsid w:val="00596083"/>
    <w:rsid w:val="005960C1"/>
    <w:rsid w:val="005960EB"/>
    <w:rsid w:val="0059621D"/>
    <w:rsid w:val="00596224"/>
    <w:rsid w:val="00596274"/>
    <w:rsid w:val="0059633F"/>
    <w:rsid w:val="005963D8"/>
    <w:rsid w:val="005963E1"/>
    <w:rsid w:val="00596418"/>
    <w:rsid w:val="00596473"/>
    <w:rsid w:val="0059655A"/>
    <w:rsid w:val="0059655E"/>
    <w:rsid w:val="00596670"/>
    <w:rsid w:val="005966B8"/>
    <w:rsid w:val="0059674A"/>
    <w:rsid w:val="005967AE"/>
    <w:rsid w:val="00596868"/>
    <w:rsid w:val="00596990"/>
    <w:rsid w:val="00596ACB"/>
    <w:rsid w:val="00596B13"/>
    <w:rsid w:val="00596C1A"/>
    <w:rsid w:val="00596D89"/>
    <w:rsid w:val="00596DF2"/>
    <w:rsid w:val="00596F6C"/>
    <w:rsid w:val="00596FF0"/>
    <w:rsid w:val="0059700B"/>
    <w:rsid w:val="005971D6"/>
    <w:rsid w:val="00597480"/>
    <w:rsid w:val="00597548"/>
    <w:rsid w:val="00597567"/>
    <w:rsid w:val="005975D4"/>
    <w:rsid w:val="00597779"/>
    <w:rsid w:val="00597930"/>
    <w:rsid w:val="00597933"/>
    <w:rsid w:val="00597A56"/>
    <w:rsid w:val="00597A7A"/>
    <w:rsid w:val="00597ABC"/>
    <w:rsid w:val="00597AEF"/>
    <w:rsid w:val="00597B38"/>
    <w:rsid w:val="00597C58"/>
    <w:rsid w:val="00597C84"/>
    <w:rsid w:val="00597DB9"/>
    <w:rsid w:val="00597EA8"/>
    <w:rsid w:val="0059AE0B"/>
    <w:rsid w:val="005A002A"/>
    <w:rsid w:val="005A0053"/>
    <w:rsid w:val="005A0191"/>
    <w:rsid w:val="005A01F1"/>
    <w:rsid w:val="005A0207"/>
    <w:rsid w:val="005A02BF"/>
    <w:rsid w:val="005A03D8"/>
    <w:rsid w:val="005A03DB"/>
    <w:rsid w:val="005A056A"/>
    <w:rsid w:val="005A0631"/>
    <w:rsid w:val="005A0761"/>
    <w:rsid w:val="005A07FA"/>
    <w:rsid w:val="005A0832"/>
    <w:rsid w:val="005A0870"/>
    <w:rsid w:val="005A0A2E"/>
    <w:rsid w:val="005A0AC9"/>
    <w:rsid w:val="005A0B6D"/>
    <w:rsid w:val="005A0B78"/>
    <w:rsid w:val="005A0CC7"/>
    <w:rsid w:val="005A0EF1"/>
    <w:rsid w:val="005A107E"/>
    <w:rsid w:val="005A1080"/>
    <w:rsid w:val="005A10E3"/>
    <w:rsid w:val="005A10F7"/>
    <w:rsid w:val="005A1264"/>
    <w:rsid w:val="005A129C"/>
    <w:rsid w:val="005A14B5"/>
    <w:rsid w:val="005A166F"/>
    <w:rsid w:val="005A16FB"/>
    <w:rsid w:val="005A1720"/>
    <w:rsid w:val="005A180A"/>
    <w:rsid w:val="005A18CA"/>
    <w:rsid w:val="005A18D7"/>
    <w:rsid w:val="005A18F1"/>
    <w:rsid w:val="005A1974"/>
    <w:rsid w:val="005A1B47"/>
    <w:rsid w:val="005A1B7C"/>
    <w:rsid w:val="005A1BE3"/>
    <w:rsid w:val="005A1D08"/>
    <w:rsid w:val="005A1D34"/>
    <w:rsid w:val="005A1D5B"/>
    <w:rsid w:val="005A1D72"/>
    <w:rsid w:val="005A1F2D"/>
    <w:rsid w:val="005A1FDC"/>
    <w:rsid w:val="005A2395"/>
    <w:rsid w:val="005A23FF"/>
    <w:rsid w:val="005A247A"/>
    <w:rsid w:val="005A271A"/>
    <w:rsid w:val="005A272E"/>
    <w:rsid w:val="005A273C"/>
    <w:rsid w:val="005A28A9"/>
    <w:rsid w:val="005A29A7"/>
    <w:rsid w:val="005A29E1"/>
    <w:rsid w:val="005A2CEF"/>
    <w:rsid w:val="005A2D09"/>
    <w:rsid w:val="005A31D2"/>
    <w:rsid w:val="005A3205"/>
    <w:rsid w:val="005A32B9"/>
    <w:rsid w:val="005A32E4"/>
    <w:rsid w:val="005A334F"/>
    <w:rsid w:val="005A3389"/>
    <w:rsid w:val="005A35B7"/>
    <w:rsid w:val="005A3623"/>
    <w:rsid w:val="005A3697"/>
    <w:rsid w:val="005A36F7"/>
    <w:rsid w:val="005A37AA"/>
    <w:rsid w:val="005A386C"/>
    <w:rsid w:val="005A3935"/>
    <w:rsid w:val="005A3AE4"/>
    <w:rsid w:val="005A3B41"/>
    <w:rsid w:val="005A3F28"/>
    <w:rsid w:val="005A4149"/>
    <w:rsid w:val="005A4190"/>
    <w:rsid w:val="005A4366"/>
    <w:rsid w:val="005A444F"/>
    <w:rsid w:val="005A454B"/>
    <w:rsid w:val="005A4556"/>
    <w:rsid w:val="005A45F0"/>
    <w:rsid w:val="005A47F1"/>
    <w:rsid w:val="005A4837"/>
    <w:rsid w:val="005A4A39"/>
    <w:rsid w:val="005A4AB5"/>
    <w:rsid w:val="005A4B80"/>
    <w:rsid w:val="005A4D83"/>
    <w:rsid w:val="005A4DC9"/>
    <w:rsid w:val="005A4E42"/>
    <w:rsid w:val="005A4E54"/>
    <w:rsid w:val="005A4F84"/>
    <w:rsid w:val="005A5231"/>
    <w:rsid w:val="005A5299"/>
    <w:rsid w:val="005A52A0"/>
    <w:rsid w:val="005A53F7"/>
    <w:rsid w:val="005A54A4"/>
    <w:rsid w:val="005A54BD"/>
    <w:rsid w:val="005A5579"/>
    <w:rsid w:val="005A560E"/>
    <w:rsid w:val="005A5649"/>
    <w:rsid w:val="005A580B"/>
    <w:rsid w:val="005A585E"/>
    <w:rsid w:val="005A5A46"/>
    <w:rsid w:val="005A5B17"/>
    <w:rsid w:val="005A5B6F"/>
    <w:rsid w:val="005A5C14"/>
    <w:rsid w:val="005A5C98"/>
    <w:rsid w:val="005A5E9E"/>
    <w:rsid w:val="005A5FEF"/>
    <w:rsid w:val="005A610E"/>
    <w:rsid w:val="005A6135"/>
    <w:rsid w:val="005A616E"/>
    <w:rsid w:val="005A6256"/>
    <w:rsid w:val="005A62C2"/>
    <w:rsid w:val="005A62F3"/>
    <w:rsid w:val="005A635F"/>
    <w:rsid w:val="005A64BF"/>
    <w:rsid w:val="005A6500"/>
    <w:rsid w:val="005A661B"/>
    <w:rsid w:val="005A664E"/>
    <w:rsid w:val="005A6779"/>
    <w:rsid w:val="005A6973"/>
    <w:rsid w:val="005A6980"/>
    <w:rsid w:val="005A6AE4"/>
    <w:rsid w:val="005A6BF7"/>
    <w:rsid w:val="005A6F2A"/>
    <w:rsid w:val="005A6FCD"/>
    <w:rsid w:val="005A6FFE"/>
    <w:rsid w:val="005A7015"/>
    <w:rsid w:val="005A70A7"/>
    <w:rsid w:val="005A70C3"/>
    <w:rsid w:val="005A70D2"/>
    <w:rsid w:val="005A7288"/>
    <w:rsid w:val="005A7334"/>
    <w:rsid w:val="005A7336"/>
    <w:rsid w:val="005A7455"/>
    <w:rsid w:val="005A757F"/>
    <w:rsid w:val="005A7A63"/>
    <w:rsid w:val="005A7BFE"/>
    <w:rsid w:val="005A7C75"/>
    <w:rsid w:val="005A7D2B"/>
    <w:rsid w:val="005A7E74"/>
    <w:rsid w:val="005B009D"/>
    <w:rsid w:val="005B00FA"/>
    <w:rsid w:val="005B0119"/>
    <w:rsid w:val="005B0143"/>
    <w:rsid w:val="005B0146"/>
    <w:rsid w:val="005B0354"/>
    <w:rsid w:val="005B04BB"/>
    <w:rsid w:val="005B0564"/>
    <w:rsid w:val="005B05BC"/>
    <w:rsid w:val="005B0633"/>
    <w:rsid w:val="005B0A81"/>
    <w:rsid w:val="005B0B1A"/>
    <w:rsid w:val="005B0CAC"/>
    <w:rsid w:val="005B0CAF"/>
    <w:rsid w:val="005B0D1C"/>
    <w:rsid w:val="005B0DDE"/>
    <w:rsid w:val="005B0ECA"/>
    <w:rsid w:val="005B109D"/>
    <w:rsid w:val="005B10AB"/>
    <w:rsid w:val="005B10D2"/>
    <w:rsid w:val="005B1100"/>
    <w:rsid w:val="005B1206"/>
    <w:rsid w:val="005B12EB"/>
    <w:rsid w:val="005B141A"/>
    <w:rsid w:val="005B14BE"/>
    <w:rsid w:val="005B173E"/>
    <w:rsid w:val="005B17D7"/>
    <w:rsid w:val="005B180A"/>
    <w:rsid w:val="005B18A8"/>
    <w:rsid w:val="005B1906"/>
    <w:rsid w:val="005B19DD"/>
    <w:rsid w:val="005B1CE9"/>
    <w:rsid w:val="005B1EC6"/>
    <w:rsid w:val="005B1FF1"/>
    <w:rsid w:val="005B2198"/>
    <w:rsid w:val="005B247B"/>
    <w:rsid w:val="005B26C2"/>
    <w:rsid w:val="005B26E7"/>
    <w:rsid w:val="005B271E"/>
    <w:rsid w:val="005B274F"/>
    <w:rsid w:val="005B2842"/>
    <w:rsid w:val="005B2998"/>
    <w:rsid w:val="005B2A5C"/>
    <w:rsid w:val="005B2C3E"/>
    <w:rsid w:val="005B2CB0"/>
    <w:rsid w:val="005B2CDE"/>
    <w:rsid w:val="005B2D46"/>
    <w:rsid w:val="005B2F0D"/>
    <w:rsid w:val="005B2F59"/>
    <w:rsid w:val="005B2F9C"/>
    <w:rsid w:val="005B2FE8"/>
    <w:rsid w:val="005B316E"/>
    <w:rsid w:val="005B31AE"/>
    <w:rsid w:val="005B32DF"/>
    <w:rsid w:val="005B33B4"/>
    <w:rsid w:val="005B33CD"/>
    <w:rsid w:val="005B34CC"/>
    <w:rsid w:val="005B3680"/>
    <w:rsid w:val="005B386F"/>
    <w:rsid w:val="005B3AEC"/>
    <w:rsid w:val="005B3B94"/>
    <w:rsid w:val="005B3C8A"/>
    <w:rsid w:val="005B3C9C"/>
    <w:rsid w:val="005B3DA2"/>
    <w:rsid w:val="005B3E88"/>
    <w:rsid w:val="005B3FA5"/>
    <w:rsid w:val="005B4050"/>
    <w:rsid w:val="005B40C4"/>
    <w:rsid w:val="005B430F"/>
    <w:rsid w:val="005B444F"/>
    <w:rsid w:val="005B45CE"/>
    <w:rsid w:val="005B45EC"/>
    <w:rsid w:val="005B47D3"/>
    <w:rsid w:val="005B48D9"/>
    <w:rsid w:val="005B48FD"/>
    <w:rsid w:val="005B494A"/>
    <w:rsid w:val="005B49C0"/>
    <w:rsid w:val="005B4E31"/>
    <w:rsid w:val="005B4E71"/>
    <w:rsid w:val="005B4EF2"/>
    <w:rsid w:val="005B5016"/>
    <w:rsid w:val="005B50D7"/>
    <w:rsid w:val="005B518F"/>
    <w:rsid w:val="005B526A"/>
    <w:rsid w:val="005B5305"/>
    <w:rsid w:val="005B56B8"/>
    <w:rsid w:val="005B5793"/>
    <w:rsid w:val="005B58DB"/>
    <w:rsid w:val="005B5934"/>
    <w:rsid w:val="005B59AD"/>
    <w:rsid w:val="005B59D0"/>
    <w:rsid w:val="005B59F2"/>
    <w:rsid w:val="005B5A07"/>
    <w:rsid w:val="005B5AB6"/>
    <w:rsid w:val="005B5FA9"/>
    <w:rsid w:val="005B6046"/>
    <w:rsid w:val="005B6075"/>
    <w:rsid w:val="005B611C"/>
    <w:rsid w:val="005B6214"/>
    <w:rsid w:val="005B6293"/>
    <w:rsid w:val="005B640C"/>
    <w:rsid w:val="005B65C5"/>
    <w:rsid w:val="005B67B8"/>
    <w:rsid w:val="005B681D"/>
    <w:rsid w:val="005B6A6B"/>
    <w:rsid w:val="005B6B2D"/>
    <w:rsid w:val="005B6B38"/>
    <w:rsid w:val="005B6C0E"/>
    <w:rsid w:val="005B6F08"/>
    <w:rsid w:val="005B6FC1"/>
    <w:rsid w:val="005B7094"/>
    <w:rsid w:val="005B70B6"/>
    <w:rsid w:val="005B728C"/>
    <w:rsid w:val="005B738E"/>
    <w:rsid w:val="005B7459"/>
    <w:rsid w:val="005B74C9"/>
    <w:rsid w:val="005B751E"/>
    <w:rsid w:val="005B7556"/>
    <w:rsid w:val="005B77FC"/>
    <w:rsid w:val="005B7A17"/>
    <w:rsid w:val="005B7D63"/>
    <w:rsid w:val="005B7F70"/>
    <w:rsid w:val="005BE752"/>
    <w:rsid w:val="005C000B"/>
    <w:rsid w:val="005C0049"/>
    <w:rsid w:val="005C006A"/>
    <w:rsid w:val="005C02F5"/>
    <w:rsid w:val="005C038E"/>
    <w:rsid w:val="005C03D8"/>
    <w:rsid w:val="005C0493"/>
    <w:rsid w:val="005C0548"/>
    <w:rsid w:val="005C069C"/>
    <w:rsid w:val="005C08A5"/>
    <w:rsid w:val="005C0A27"/>
    <w:rsid w:val="005C0AA9"/>
    <w:rsid w:val="005C0B40"/>
    <w:rsid w:val="005C0C26"/>
    <w:rsid w:val="005C0D98"/>
    <w:rsid w:val="005C0D9F"/>
    <w:rsid w:val="005C0E47"/>
    <w:rsid w:val="005C0EE6"/>
    <w:rsid w:val="005C0FC3"/>
    <w:rsid w:val="005C10DF"/>
    <w:rsid w:val="005C10EB"/>
    <w:rsid w:val="005C12A0"/>
    <w:rsid w:val="005C1330"/>
    <w:rsid w:val="005C1439"/>
    <w:rsid w:val="005C1467"/>
    <w:rsid w:val="005C14C0"/>
    <w:rsid w:val="005C14E6"/>
    <w:rsid w:val="005C15E5"/>
    <w:rsid w:val="005C161D"/>
    <w:rsid w:val="005C175C"/>
    <w:rsid w:val="005C1AEE"/>
    <w:rsid w:val="005C1C16"/>
    <w:rsid w:val="005C1C2F"/>
    <w:rsid w:val="005C1E61"/>
    <w:rsid w:val="005C1F40"/>
    <w:rsid w:val="005C1FDD"/>
    <w:rsid w:val="005C23F3"/>
    <w:rsid w:val="005C24BA"/>
    <w:rsid w:val="005C252C"/>
    <w:rsid w:val="005C259E"/>
    <w:rsid w:val="005C25E1"/>
    <w:rsid w:val="005C2733"/>
    <w:rsid w:val="005C28F6"/>
    <w:rsid w:val="005C28FF"/>
    <w:rsid w:val="005C2901"/>
    <w:rsid w:val="005C2914"/>
    <w:rsid w:val="005C2915"/>
    <w:rsid w:val="005C2AC7"/>
    <w:rsid w:val="005C2D1B"/>
    <w:rsid w:val="005C2E46"/>
    <w:rsid w:val="005C2F4A"/>
    <w:rsid w:val="005C2F94"/>
    <w:rsid w:val="005C3287"/>
    <w:rsid w:val="005C3366"/>
    <w:rsid w:val="005C34D2"/>
    <w:rsid w:val="005C3588"/>
    <w:rsid w:val="005C359B"/>
    <w:rsid w:val="005C3733"/>
    <w:rsid w:val="005C378F"/>
    <w:rsid w:val="005C3857"/>
    <w:rsid w:val="005C388A"/>
    <w:rsid w:val="005C3992"/>
    <w:rsid w:val="005C3A5E"/>
    <w:rsid w:val="005C3AAA"/>
    <w:rsid w:val="005C3C8C"/>
    <w:rsid w:val="005C3CE1"/>
    <w:rsid w:val="005C3D20"/>
    <w:rsid w:val="005C3F5C"/>
    <w:rsid w:val="005C41C2"/>
    <w:rsid w:val="005C4281"/>
    <w:rsid w:val="005C4448"/>
    <w:rsid w:val="005C465E"/>
    <w:rsid w:val="005C4798"/>
    <w:rsid w:val="005C4861"/>
    <w:rsid w:val="005C4884"/>
    <w:rsid w:val="005C48AA"/>
    <w:rsid w:val="005C4919"/>
    <w:rsid w:val="005C4A08"/>
    <w:rsid w:val="005C4AD9"/>
    <w:rsid w:val="005C4BE8"/>
    <w:rsid w:val="005C4D03"/>
    <w:rsid w:val="005C4D18"/>
    <w:rsid w:val="005C4D8B"/>
    <w:rsid w:val="005C4EB6"/>
    <w:rsid w:val="005C4F13"/>
    <w:rsid w:val="005C4F5D"/>
    <w:rsid w:val="005C4FCB"/>
    <w:rsid w:val="005C500A"/>
    <w:rsid w:val="005C50B3"/>
    <w:rsid w:val="005C51FF"/>
    <w:rsid w:val="005C527B"/>
    <w:rsid w:val="005C53C4"/>
    <w:rsid w:val="005C573B"/>
    <w:rsid w:val="005C5924"/>
    <w:rsid w:val="005C5B24"/>
    <w:rsid w:val="005C5B30"/>
    <w:rsid w:val="005C5B88"/>
    <w:rsid w:val="005C5BDF"/>
    <w:rsid w:val="005C5C62"/>
    <w:rsid w:val="005C5DA4"/>
    <w:rsid w:val="005C5FD3"/>
    <w:rsid w:val="005C5FE6"/>
    <w:rsid w:val="005C6014"/>
    <w:rsid w:val="005C60AF"/>
    <w:rsid w:val="005C60FA"/>
    <w:rsid w:val="005C6112"/>
    <w:rsid w:val="005C6399"/>
    <w:rsid w:val="005C6516"/>
    <w:rsid w:val="005C652C"/>
    <w:rsid w:val="005C661B"/>
    <w:rsid w:val="005C6711"/>
    <w:rsid w:val="005C6789"/>
    <w:rsid w:val="005C6849"/>
    <w:rsid w:val="005C6A11"/>
    <w:rsid w:val="005C6B28"/>
    <w:rsid w:val="005C6B8C"/>
    <w:rsid w:val="005C6BF1"/>
    <w:rsid w:val="005C6E14"/>
    <w:rsid w:val="005C6E28"/>
    <w:rsid w:val="005C70C4"/>
    <w:rsid w:val="005C7187"/>
    <w:rsid w:val="005C7497"/>
    <w:rsid w:val="005C74DF"/>
    <w:rsid w:val="005C7664"/>
    <w:rsid w:val="005C7746"/>
    <w:rsid w:val="005C787F"/>
    <w:rsid w:val="005C78EF"/>
    <w:rsid w:val="005C7997"/>
    <w:rsid w:val="005C7A2C"/>
    <w:rsid w:val="005C7B79"/>
    <w:rsid w:val="005C7C82"/>
    <w:rsid w:val="005C7D4B"/>
    <w:rsid w:val="005C7E75"/>
    <w:rsid w:val="005CF4E8"/>
    <w:rsid w:val="005D000D"/>
    <w:rsid w:val="005D01CA"/>
    <w:rsid w:val="005D020A"/>
    <w:rsid w:val="005D0267"/>
    <w:rsid w:val="005D02B7"/>
    <w:rsid w:val="005D02BF"/>
    <w:rsid w:val="005D044B"/>
    <w:rsid w:val="005D061E"/>
    <w:rsid w:val="005D0632"/>
    <w:rsid w:val="005D073A"/>
    <w:rsid w:val="005D07C7"/>
    <w:rsid w:val="005D0856"/>
    <w:rsid w:val="005D0BF5"/>
    <w:rsid w:val="005D0E2C"/>
    <w:rsid w:val="005D1147"/>
    <w:rsid w:val="005D11DC"/>
    <w:rsid w:val="005D1271"/>
    <w:rsid w:val="005D129B"/>
    <w:rsid w:val="005D1768"/>
    <w:rsid w:val="005D18BF"/>
    <w:rsid w:val="005D18DE"/>
    <w:rsid w:val="005D1A07"/>
    <w:rsid w:val="005D1F2A"/>
    <w:rsid w:val="005D1F94"/>
    <w:rsid w:val="005D1FF5"/>
    <w:rsid w:val="005D21AC"/>
    <w:rsid w:val="005D21D6"/>
    <w:rsid w:val="005D2277"/>
    <w:rsid w:val="005D239E"/>
    <w:rsid w:val="005D249E"/>
    <w:rsid w:val="005D2602"/>
    <w:rsid w:val="005D2676"/>
    <w:rsid w:val="005D2706"/>
    <w:rsid w:val="005D2782"/>
    <w:rsid w:val="005D27BC"/>
    <w:rsid w:val="005D2BBA"/>
    <w:rsid w:val="005D2DB6"/>
    <w:rsid w:val="005D2DD6"/>
    <w:rsid w:val="005D2DE4"/>
    <w:rsid w:val="005D2FB2"/>
    <w:rsid w:val="005D3066"/>
    <w:rsid w:val="005D31B1"/>
    <w:rsid w:val="005D31FA"/>
    <w:rsid w:val="005D327E"/>
    <w:rsid w:val="005D331B"/>
    <w:rsid w:val="005D334D"/>
    <w:rsid w:val="005D3567"/>
    <w:rsid w:val="005D36CA"/>
    <w:rsid w:val="005D3825"/>
    <w:rsid w:val="005D3835"/>
    <w:rsid w:val="005D3923"/>
    <w:rsid w:val="005D3935"/>
    <w:rsid w:val="005D3AF6"/>
    <w:rsid w:val="005D3BD4"/>
    <w:rsid w:val="005D3C20"/>
    <w:rsid w:val="005D3C45"/>
    <w:rsid w:val="005D3C68"/>
    <w:rsid w:val="005D3CAC"/>
    <w:rsid w:val="005D3D6A"/>
    <w:rsid w:val="005D3E68"/>
    <w:rsid w:val="005D3E8F"/>
    <w:rsid w:val="005D3F00"/>
    <w:rsid w:val="005D3F0D"/>
    <w:rsid w:val="005D3F1D"/>
    <w:rsid w:val="005D4100"/>
    <w:rsid w:val="005D4124"/>
    <w:rsid w:val="005D41B3"/>
    <w:rsid w:val="005D4228"/>
    <w:rsid w:val="005D4425"/>
    <w:rsid w:val="005D458E"/>
    <w:rsid w:val="005D45E9"/>
    <w:rsid w:val="005D461A"/>
    <w:rsid w:val="005D47AE"/>
    <w:rsid w:val="005D4830"/>
    <w:rsid w:val="005D488D"/>
    <w:rsid w:val="005D4C82"/>
    <w:rsid w:val="005D4CE7"/>
    <w:rsid w:val="005D4D3C"/>
    <w:rsid w:val="005D4D67"/>
    <w:rsid w:val="005D4DA5"/>
    <w:rsid w:val="005D4EA6"/>
    <w:rsid w:val="005D4EAC"/>
    <w:rsid w:val="005D4EF5"/>
    <w:rsid w:val="005D4FB7"/>
    <w:rsid w:val="005D5089"/>
    <w:rsid w:val="005D5206"/>
    <w:rsid w:val="005D5247"/>
    <w:rsid w:val="005D5495"/>
    <w:rsid w:val="005D54C6"/>
    <w:rsid w:val="005D550F"/>
    <w:rsid w:val="005D5555"/>
    <w:rsid w:val="005D555D"/>
    <w:rsid w:val="005D571F"/>
    <w:rsid w:val="005D5760"/>
    <w:rsid w:val="005D5863"/>
    <w:rsid w:val="005D5A09"/>
    <w:rsid w:val="005D5A8B"/>
    <w:rsid w:val="005D5B6D"/>
    <w:rsid w:val="005D5C8D"/>
    <w:rsid w:val="005D5C9D"/>
    <w:rsid w:val="005D5D13"/>
    <w:rsid w:val="005D5EB7"/>
    <w:rsid w:val="005D5F46"/>
    <w:rsid w:val="005D5FB8"/>
    <w:rsid w:val="005D621C"/>
    <w:rsid w:val="005D621F"/>
    <w:rsid w:val="005D6319"/>
    <w:rsid w:val="005D6383"/>
    <w:rsid w:val="005D63F3"/>
    <w:rsid w:val="005D64A4"/>
    <w:rsid w:val="005D65DE"/>
    <w:rsid w:val="005D667A"/>
    <w:rsid w:val="005D6E77"/>
    <w:rsid w:val="005D700A"/>
    <w:rsid w:val="005D70FE"/>
    <w:rsid w:val="005D742C"/>
    <w:rsid w:val="005D75FA"/>
    <w:rsid w:val="005D7609"/>
    <w:rsid w:val="005D763A"/>
    <w:rsid w:val="005D766B"/>
    <w:rsid w:val="005D767F"/>
    <w:rsid w:val="005D76E9"/>
    <w:rsid w:val="005D77DF"/>
    <w:rsid w:val="005D7896"/>
    <w:rsid w:val="005D789C"/>
    <w:rsid w:val="005D794F"/>
    <w:rsid w:val="005D7B31"/>
    <w:rsid w:val="005D7BD7"/>
    <w:rsid w:val="005D7C84"/>
    <w:rsid w:val="005D7D9A"/>
    <w:rsid w:val="005D7E32"/>
    <w:rsid w:val="005E01A3"/>
    <w:rsid w:val="005E01DD"/>
    <w:rsid w:val="005E01E8"/>
    <w:rsid w:val="005E0389"/>
    <w:rsid w:val="005E0430"/>
    <w:rsid w:val="005E055E"/>
    <w:rsid w:val="005E0570"/>
    <w:rsid w:val="005E069E"/>
    <w:rsid w:val="005E0741"/>
    <w:rsid w:val="005E0872"/>
    <w:rsid w:val="005E0901"/>
    <w:rsid w:val="005E091A"/>
    <w:rsid w:val="005E098E"/>
    <w:rsid w:val="005E0A63"/>
    <w:rsid w:val="005E0AC0"/>
    <w:rsid w:val="005E0B1D"/>
    <w:rsid w:val="005E0BE9"/>
    <w:rsid w:val="005E0CD1"/>
    <w:rsid w:val="005E0E24"/>
    <w:rsid w:val="005E0E42"/>
    <w:rsid w:val="005E0F67"/>
    <w:rsid w:val="005E0F86"/>
    <w:rsid w:val="005E0F87"/>
    <w:rsid w:val="005E101C"/>
    <w:rsid w:val="005E102C"/>
    <w:rsid w:val="005E1089"/>
    <w:rsid w:val="005E10D3"/>
    <w:rsid w:val="005E10D5"/>
    <w:rsid w:val="005E1353"/>
    <w:rsid w:val="005E1385"/>
    <w:rsid w:val="005E13C8"/>
    <w:rsid w:val="005E13DD"/>
    <w:rsid w:val="005E1413"/>
    <w:rsid w:val="005E1476"/>
    <w:rsid w:val="005E14C4"/>
    <w:rsid w:val="005E1518"/>
    <w:rsid w:val="005E15F3"/>
    <w:rsid w:val="005E1685"/>
    <w:rsid w:val="005E172B"/>
    <w:rsid w:val="005E1AE6"/>
    <w:rsid w:val="005E1C22"/>
    <w:rsid w:val="005E1C2C"/>
    <w:rsid w:val="005E1DCF"/>
    <w:rsid w:val="005E1E9A"/>
    <w:rsid w:val="005E2033"/>
    <w:rsid w:val="005E22E0"/>
    <w:rsid w:val="005E22F1"/>
    <w:rsid w:val="005E23BE"/>
    <w:rsid w:val="005E2492"/>
    <w:rsid w:val="005E24C6"/>
    <w:rsid w:val="005E27C8"/>
    <w:rsid w:val="005E27F9"/>
    <w:rsid w:val="005E2888"/>
    <w:rsid w:val="005E29D9"/>
    <w:rsid w:val="005E2D0A"/>
    <w:rsid w:val="005E2D3D"/>
    <w:rsid w:val="005E2E4F"/>
    <w:rsid w:val="005E305D"/>
    <w:rsid w:val="005E30CB"/>
    <w:rsid w:val="005E3115"/>
    <w:rsid w:val="005E32FD"/>
    <w:rsid w:val="005E35A5"/>
    <w:rsid w:val="005E35E6"/>
    <w:rsid w:val="005E3810"/>
    <w:rsid w:val="005E3A05"/>
    <w:rsid w:val="005E3BA2"/>
    <w:rsid w:val="005E3BD5"/>
    <w:rsid w:val="005E3C25"/>
    <w:rsid w:val="005E3D15"/>
    <w:rsid w:val="005E3E14"/>
    <w:rsid w:val="005E41A0"/>
    <w:rsid w:val="005E4317"/>
    <w:rsid w:val="005E4447"/>
    <w:rsid w:val="005E444E"/>
    <w:rsid w:val="005E4643"/>
    <w:rsid w:val="005E47E5"/>
    <w:rsid w:val="005E4807"/>
    <w:rsid w:val="005E492E"/>
    <w:rsid w:val="005E4A55"/>
    <w:rsid w:val="005E4A82"/>
    <w:rsid w:val="005E4AB4"/>
    <w:rsid w:val="005E4B75"/>
    <w:rsid w:val="005E4C97"/>
    <w:rsid w:val="005E4D3A"/>
    <w:rsid w:val="005E4D87"/>
    <w:rsid w:val="005E4EBE"/>
    <w:rsid w:val="005E4F31"/>
    <w:rsid w:val="005E4F50"/>
    <w:rsid w:val="005E4F9A"/>
    <w:rsid w:val="005E501A"/>
    <w:rsid w:val="005E519F"/>
    <w:rsid w:val="005E5229"/>
    <w:rsid w:val="005E55D1"/>
    <w:rsid w:val="005E5616"/>
    <w:rsid w:val="005E5628"/>
    <w:rsid w:val="005E5720"/>
    <w:rsid w:val="005E5752"/>
    <w:rsid w:val="005E5AF9"/>
    <w:rsid w:val="005E5B60"/>
    <w:rsid w:val="005E5B82"/>
    <w:rsid w:val="005E5BA3"/>
    <w:rsid w:val="005E5C9F"/>
    <w:rsid w:val="005E5D6B"/>
    <w:rsid w:val="005E5DBB"/>
    <w:rsid w:val="005E5DD4"/>
    <w:rsid w:val="005E5EF5"/>
    <w:rsid w:val="005E5F62"/>
    <w:rsid w:val="005E6016"/>
    <w:rsid w:val="005E60A1"/>
    <w:rsid w:val="005E622A"/>
    <w:rsid w:val="005E625C"/>
    <w:rsid w:val="005E63B0"/>
    <w:rsid w:val="005E6523"/>
    <w:rsid w:val="005E6558"/>
    <w:rsid w:val="005E6569"/>
    <w:rsid w:val="005E659A"/>
    <w:rsid w:val="005E68D3"/>
    <w:rsid w:val="005E6A24"/>
    <w:rsid w:val="005E6AE0"/>
    <w:rsid w:val="005E6C53"/>
    <w:rsid w:val="005E6C67"/>
    <w:rsid w:val="005E6C6E"/>
    <w:rsid w:val="005E6C78"/>
    <w:rsid w:val="005E6C81"/>
    <w:rsid w:val="005E6E2C"/>
    <w:rsid w:val="005E6E4C"/>
    <w:rsid w:val="005E7123"/>
    <w:rsid w:val="005E715A"/>
    <w:rsid w:val="005E75A6"/>
    <w:rsid w:val="005E75DC"/>
    <w:rsid w:val="005E7607"/>
    <w:rsid w:val="005E7847"/>
    <w:rsid w:val="005E7997"/>
    <w:rsid w:val="005E7B2C"/>
    <w:rsid w:val="005E7BCF"/>
    <w:rsid w:val="005E7D13"/>
    <w:rsid w:val="005E7D30"/>
    <w:rsid w:val="005E7D5F"/>
    <w:rsid w:val="005E7DE8"/>
    <w:rsid w:val="005E7FA2"/>
    <w:rsid w:val="005E7FB3"/>
    <w:rsid w:val="005F00CE"/>
    <w:rsid w:val="005F0114"/>
    <w:rsid w:val="005F0446"/>
    <w:rsid w:val="005F0522"/>
    <w:rsid w:val="005F080E"/>
    <w:rsid w:val="005F0BED"/>
    <w:rsid w:val="005F0C62"/>
    <w:rsid w:val="005F0E03"/>
    <w:rsid w:val="005F0E89"/>
    <w:rsid w:val="005F0E95"/>
    <w:rsid w:val="005F0F47"/>
    <w:rsid w:val="005F0FE5"/>
    <w:rsid w:val="005F1178"/>
    <w:rsid w:val="005F1365"/>
    <w:rsid w:val="005F14AE"/>
    <w:rsid w:val="005F14D3"/>
    <w:rsid w:val="005F1668"/>
    <w:rsid w:val="005F18A6"/>
    <w:rsid w:val="005F1953"/>
    <w:rsid w:val="005F195C"/>
    <w:rsid w:val="005F1B1F"/>
    <w:rsid w:val="005F1BB7"/>
    <w:rsid w:val="005F1DC5"/>
    <w:rsid w:val="005F1DD9"/>
    <w:rsid w:val="005F1E97"/>
    <w:rsid w:val="005F1EEF"/>
    <w:rsid w:val="005F216F"/>
    <w:rsid w:val="005F21BF"/>
    <w:rsid w:val="005F21FB"/>
    <w:rsid w:val="005F22CB"/>
    <w:rsid w:val="005F242A"/>
    <w:rsid w:val="005F26DC"/>
    <w:rsid w:val="005F272B"/>
    <w:rsid w:val="005F2736"/>
    <w:rsid w:val="005F2845"/>
    <w:rsid w:val="005F28AD"/>
    <w:rsid w:val="005F28F1"/>
    <w:rsid w:val="005F297C"/>
    <w:rsid w:val="005F2A7E"/>
    <w:rsid w:val="005F2AB5"/>
    <w:rsid w:val="005F2C70"/>
    <w:rsid w:val="005F2D1A"/>
    <w:rsid w:val="005F2DDB"/>
    <w:rsid w:val="005F2E6D"/>
    <w:rsid w:val="005F2FA1"/>
    <w:rsid w:val="005F3334"/>
    <w:rsid w:val="005F3338"/>
    <w:rsid w:val="005F347C"/>
    <w:rsid w:val="005F34C8"/>
    <w:rsid w:val="005F35A5"/>
    <w:rsid w:val="005F3600"/>
    <w:rsid w:val="005F366C"/>
    <w:rsid w:val="005F373F"/>
    <w:rsid w:val="005F37CE"/>
    <w:rsid w:val="005F38D6"/>
    <w:rsid w:val="005F3933"/>
    <w:rsid w:val="005F3B3C"/>
    <w:rsid w:val="005F3B72"/>
    <w:rsid w:val="005F3CA1"/>
    <w:rsid w:val="005F3ED8"/>
    <w:rsid w:val="005F3F93"/>
    <w:rsid w:val="005F4361"/>
    <w:rsid w:val="005F43BD"/>
    <w:rsid w:val="005F494C"/>
    <w:rsid w:val="005F4992"/>
    <w:rsid w:val="005F4A32"/>
    <w:rsid w:val="005F4A51"/>
    <w:rsid w:val="005F4A9A"/>
    <w:rsid w:val="005F4AC1"/>
    <w:rsid w:val="005F4B0D"/>
    <w:rsid w:val="005F4B26"/>
    <w:rsid w:val="005F4CB2"/>
    <w:rsid w:val="005F4D37"/>
    <w:rsid w:val="005F4FB5"/>
    <w:rsid w:val="005F4FC7"/>
    <w:rsid w:val="005F4FED"/>
    <w:rsid w:val="005F509A"/>
    <w:rsid w:val="005F5318"/>
    <w:rsid w:val="005F544F"/>
    <w:rsid w:val="005F54B6"/>
    <w:rsid w:val="005F54F5"/>
    <w:rsid w:val="005F5524"/>
    <w:rsid w:val="005F5570"/>
    <w:rsid w:val="005F5673"/>
    <w:rsid w:val="005F56D7"/>
    <w:rsid w:val="005F570F"/>
    <w:rsid w:val="005F57CA"/>
    <w:rsid w:val="005F57E1"/>
    <w:rsid w:val="005F588A"/>
    <w:rsid w:val="005F5951"/>
    <w:rsid w:val="005F5A6C"/>
    <w:rsid w:val="005F5DFA"/>
    <w:rsid w:val="005F5F3F"/>
    <w:rsid w:val="005F5F4C"/>
    <w:rsid w:val="005F5F5E"/>
    <w:rsid w:val="005F5F6A"/>
    <w:rsid w:val="005F5F75"/>
    <w:rsid w:val="005F60C9"/>
    <w:rsid w:val="005F61C2"/>
    <w:rsid w:val="005F6207"/>
    <w:rsid w:val="005F6324"/>
    <w:rsid w:val="005F63AF"/>
    <w:rsid w:val="005F63EB"/>
    <w:rsid w:val="005F64BE"/>
    <w:rsid w:val="005F653B"/>
    <w:rsid w:val="005F653E"/>
    <w:rsid w:val="005F6629"/>
    <w:rsid w:val="005F6736"/>
    <w:rsid w:val="005F6785"/>
    <w:rsid w:val="005F6AA1"/>
    <w:rsid w:val="005F6B4B"/>
    <w:rsid w:val="005F6D7D"/>
    <w:rsid w:val="005F6F9E"/>
    <w:rsid w:val="005F7073"/>
    <w:rsid w:val="005F719C"/>
    <w:rsid w:val="005F7242"/>
    <w:rsid w:val="005F72AC"/>
    <w:rsid w:val="005F746C"/>
    <w:rsid w:val="005F75A8"/>
    <w:rsid w:val="005F7642"/>
    <w:rsid w:val="005F76E7"/>
    <w:rsid w:val="005F76F5"/>
    <w:rsid w:val="005F7820"/>
    <w:rsid w:val="005F796D"/>
    <w:rsid w:val="005F79B1"/>
    <w:rsid w:val="005F7B2B"/>
    <w:rsid w:val="005F7C09"/>
    <w:rsid w:val="005F7E5D"/>
    <w:rsid w:val="005F7ED3"/>
    <w:rsid w:val="005F7F2A"/>
    <w:rsid w:val="00600021"/>
    <w:rsid w:val="00600213"/>
    <w:rsid w:val="006003E3"/>
    <w:rsid w:val="00600453"/>
    <w:rsid w:val="006004A0"/>
    <w:rsid w:val="006005CE"/>
    <w:rsid w:val="006005EC"/>
    <w:rsid w:val="006006FC"/>
    <w:rsid w:val="00600718"/>
    <w:rsid w:val="00600733"/>
    <w:rsid w:val="00600843"/>
    <w:rsid w:val="006008F4"/>
    <w:rsid w:val="0060094A"/>
    <w:rsid w:val="0060098F"/>
    <w:rsid w:val="00600A30"/>
    <w:rsid w:val="00600A4C"/>
    <w:rsid w:val="00600AE1"/>
    <w:rsid w:val="00600C07"/>
    <w:rsid w:val="00600D03"/>
    <w:rsid w:val="00600E00"/>
    <w:rsid w:val="00600ECA"/>
    <w:rsid w:val="00600F00"/>
    <w:rsid w:val="006010E9"/>
    <w:rsid w:val="006011BA"/>
    <w:rsid w:val="0060142C"/>
    <w:rsid w:val="00601967"/>
    <w:rsid w:val="00601B01"/>
    <w:rsid w:val="00601BEC"/>
    <w:rsid w:val="00601BF6"/>
    <w:rsid w:val="00601C19"/>
    <w:rsid w:val="00601CBB"/>
    <w:rsid w:val="00601E4C"/>
    <w:rsid w:val="00601E79"/>
    <w:rsid w:val="0060200F"/>
    <w:rsid w:val="00602211"/>
    <w:rsid w:val="00602695"/>
    <w:rsid w:val="00602722"/>
    <w:rsid w:val="006027EB"/>
    <w:rsid w:val="00602B18"/>
    <w:rsid w:val="00602DF8"/>
    <w:rsid w:val="00602ECF"/>
    <w:rsid w:val="00602F57"/>
    <w:rsid w:val="00603853"/>
    <w:rsid w:val="00603926"/>
    <w:rsid w:val="00603C6A"/>
    <w:rsid w:val="00603E0E"/>
    <w:rsid w:val="00603EAC"/>
    <w:rsid w:val="00603ECC"/>
    <w:rsid w:val="00603F0C"/>
    <w:rsid w:val="00603FAA"/>
    <w:rsid w:val="00604192"/>
    <w:rsid w:val="0060426D"/>
    <w:rsid w:val="006042E0"/>
    <w:rsid w:val="006042FE"/>
    <w:rsid w:val="0060461E"/>
    <w:rsid w:val="0060462F"/>
    <w:rsid w:val="0060465B"/>
    <w:rsid w:val="00604660"/>
    <w:rsid w:val="006046B5"/>
    <w:rsid w:val="00604A6D"/>
    <w:rsid w:val="00604B83"/>
    <w:rsid w:val="0060512F"/>
    <w:rsid w:val="006051FC"/>
    <w:rsid w:val="00605211"/>
    <w:rsid w:val="00605548"/>
    <w:rsid w:val="00605769"/>
    <w:rsid w:val="006057F7"/>
    <w:rsid w:val="00605879"/>
    <w:rsid w:val="006058CE"/>
    <w:rsid w:val="0060596D"/>
    <w:rsid w:val="00605A16"/>
    <w:rsid w:val="00605A7F"/>
    <w:rsid w:val="00605AEC"/>
    <w:rsid w:val="00605B07"/>
    <w:rsid w:val="00605BD6"/>
    <w:rsid w:val="00605C3D"/>
    <w:rsid w:val="00605CE0"/>
    <w:rsid w:val="00605F23"/>
    <w:rsid w:val="00605F32"/>
    <w:rsid w:val="00606083"/>
    <w:rsid w:val="0060617C"/>
    <w:rsid w:val="0060617E"/>
    <w:rsid w:val="006061D8"/>
    <w:rsid w:val="0060629A"/>
    <w:rsid w:val="00606512"/>
    <w:rsid w:val="0060652C"/>
    <w:rsid w:val="00606575"/>
    <w:rsid w:val="0060657B"/>
    <w:rsid w:val="00606713"/>
    <w:rsid w:val="00606755"/>
    <w:rsid w:val="006069E8"/>
    <w:rsid w:val="00606AE6"/>
    <w:rsid w:val="00606B5A"/>
    <w:rsid w:val="00606C4D"/>
    <w:rsid w:val="00606C94"/>
    <w:rsid w:val="00606CF8"/>
    <w:rsid w:val="00606DBA"/>
    <w:rsid w:val="00606E52"/>
    <w:rsid w:val="00606E64"/>
    <w:rsid w:val="00606EAE"/>
    <w:rsid w:val="00606F30"/>
    <w:rsid w:val="00606F32"/>
    <w:rsid w:val="00606F69"/>
    <w:rsid w:val="00606FED"/>
    <w:rsid w:val="006071B1"/>
    <w:rsid w:val="006071C7"/>
    <w:rsid w:val="006071D4"/>
    <w:rsid w:val="0060723F"/>
    <w:rsid w:val="0060732A"/>
    <w:rsid w:val="0060738C"/>
    <w:rsid w:val="0060747C"/>
    <w:rsid w:val="006074BD"/>
    <w:rsid w:val="006074DE"/>
    <w:rsid w:val="0060765A"/>
    <w:rsid w:val="006076A2"/>
    <w:rsid w:val="006076FD"/>
    <w:rsid w:val="00607745"/>
    <w:rsid w:val="006077A3"/>
    <w:rsid w:val="0060786F"/>
    <w:rsid w:val="00607871"/>
    <w:rsid w:val="00607A8D"/>
    <w:rsid w:val="00607B27"/>
    <w:rsid w:val="00607BE5"/>
    <w:rsid w:val="00607BF5"/>
    <w:rsid w:val="00607D55"/>
    <w:rsid w:val="00607DE4"/>
    <w:rsid w:val="00607E63"/>
    <w:rsid w:val="00607E8C"/>
    <w:rsid w:val="00607E9E"/>
    <w:rsid w:val="00607EBA"/>
    <w:rsid w:val="00607F32"/>
    <w:rsid w:val="00607F6B"/>
    <w:rsid w:val="006100BB"/>
    <w:rsid w:val="006100EE"/>
    <w:rsid w:val="006100F2"/>
    <w:rsid w:val="00610137"/>
    <w:rsid w:val="0061019E"/>
    <w:rsid w:val="006104DF"/>
    <w:rsid w:val="00610502"/>
    <w:rsid w:val="00610503"/>
    <w:rsid w:val="006105A7"/>
    <w:rsid w:val="006105BE"/>
    <w:rsid w:val="0061060B"/>
    <w:rsid w:val="00610766"/>
    <w:rsid w:val="006107BB"/>
    <w:rsid w:val="00610880"/>
    <w:rsid w:val="00610943"/>
    <w:rsid w:val="00610B6A"/>
    <w:rsid w:val="00610C09"/>
    <w:rsid w:val="00610C54"/>
    <w:rsid w:val="00610E1E"/>
    <w:rsid w:val="00611040"/>
    <w:rsid w:val="0061107C"/>
    <w:rsid w:val="0061108E"/>
    <w:rsid w:val="006110C6"/>
    <w:rsid w:val="00611107"/>
    <w:rsid w:val="00611143"/>
    <w:rsid w:val="006111EC"/>
    <w:rsid w:val="006112F1"/>
    <w:rsid w:val="0061138A"/>
    <w:rsid w:val="006115EC"/>
    <w:rsid w:val="0061165D"/>
    <w:rsid w:val="00611674"/>
    <w:rsid w:val="006116BB"/>
    <w:rsid w:val="00611726"/>
    <w:rsid w:val="0061172D"/>
    <w:rsid w:val="00611772"/>
    <w:rsid w:val="0061188C"/>
    <w:rsid w:val="00611AA0"/>
    <w:rsid w:val="00611B29"/>
    <w:rsid w:val="00611BCD"/>
    <w:rsid w:val="00611BEE"/>
    <w:rsid w:val="00611BFC"/>
    <w:rsid w:val="00611D50"/>
    <w:rsid w:val="00611D8F"/>
    <w:rsid w:val="00611EAD"/>
    <w:rsid w:val="00611F7A"/>
    <w:rsid w:val="00611FDE"/>
    <w:rsid w:val="00612023"/>
    <w:rsid w:val="006122B8"/>
    <w:rsid w:val="00612370"/>
    <w:rsid w:val="006123B0"/>
    <w:rsid w:val="006123B8"/>
    <w:rsid w:val="00612431"/>
    <w:rsid w:val="006124C0"/>
    <w:rsid w:val="006124ED"/>
    <w:rsid w:val="00612513"/>
    <w:rsid w:val="00612536"/>
    <w:rsid w:val="006125B9"/>
    <w:rsid w:val="00612812"/>
    <w:rsid w:val="00612863"/>
    <w:rsid w:val="00612A2A"/>
    <w:rsid w:val="00612A4E"/>
    <w:rsid w:val="00612B6D"/>
    <w:rsid w:val="00612BD3"/>
    <w:rsid w:val="00612C5A"/>
    <w:rsid w:val="00612D69"/>
    <w:rsid w:val="00612D95"/>
    <w:rsid w:val="0061305B"/>
    <w:rsid w:val="006130C3"/>
    <w:rsid w:val="00613193"/>
    <w:rsid w:val="00613245"/>
    <w:rsid w:val="0061341D"/>
    <w:rsid w:val="006137EC"/>
    <w:rsid w:val="006138BB"/>
    <w:rsid w:val="006139CC"/>
    <w:rsid w:val="00613A84"/>
    <w:rsid w:val="00613BA5"/>
    <w:rsid w:val="00613E8D"/>
    <w:rsid w:val="00613F66"/>
    <w:rsid w:val="006141B9"/>
    <w:rsid w:val="00614751"/>
    <w:rsid w:val="0061475E"/>
    <w:rsid w:val="00614947"/>
    <w:rsid w:val="00614A16"/>
    <w:rsid w:val="00614AA3"/>
    <w:rsid w:val="00614BB1"/>
    <w:rsid w:val="00614D51"/>
    <w:rsid w:val="00614DA1"/>
    <w:rsid w:val="00614DC3"/>
    <w:rsid w:val="00614EB9"/>
    <w:rsid w:val="00614FA4"/>
    <w:rsid w:val="00614FD3"/>
    <w:rsid w:val="006151BC"/>
    <w:rsid w:val="006152D6"/>
    <w:rsid w:val="0061530A"/>
    <w:rsid w:val="006153E3"/>
    <w:rsid w:val="00615531"/>
    <w:rsid w:val="00615534"/>
    <w:rsid w:val="006157A1"/>
    <w:rsid w:val="006157EC"/>
    <w:rsid w:val="0061580B"/>
    <w:rsid w:val="0061581C"/>
    <w:rsid w:val="006158B3"/>
    <w:rsid w:val="00615A21"/>
    <w:rsid w:val="00615A89"/>
    <w:rsid w:val="00615B14"/>
    <w:rsid w:val="00615CD3"/>
    <w:rsid w:val="00615D80"/>
    <w:rsid w:val="00615F1D"/>
    <w:rsid w:val="00615FBC"/>
    <w:rsid w:val="00616036"/>
    <w:rsid w:val="0061603C"/>
    <w:rsid w:val="00616216"/>
    <w:rsid w:val="00616328"/>
    <w:rsid w:val="006163C8"/>
    <w:rsid w:val="00616417"/>
    <w:rsid w:val="006164B9"/>
    <w:rsid w:val="006164C7"/>
    <w:rsid w:val="0061655C"/>
    <w:rsid w:val="00616607"/>
    <w:rsid w:val="0061679E"/>
    <w:rsid w:val="0061684A"/>
    <w:rsid w:val="006168AF"/>
    <w:rsid w:val="0061696B"/>
    <w:rsid w:val="00616A38"/>
    <w:rsid w:val="00616AC3"/>
    <w:rsid w:val="00616B74"/>
    <w:rsid w:val="00616BD9"/>
    <w:rsid w:val="00616C92"/>
    <w:rsid w:val="00616CAD"/>
    <w:rsid w:val="00616D81"/>
    <w:rsid w:val="00616F88"/>
    <w:rsid w:val="00616FD8"/>
    <w:rsid w:val="00617019"/>
    <w:rsid w:val="00617261"/>
    <w:rsid w:val="0061739D"/>
    <w:rsid w:val="006173C4"/>
    <w:rsid w:val="006175F5"/>
    <w:rsid w:val="00617719"/>
    <w:rsid w:val="00617ADD"/>
    <w:rsid w:val="00617C85"/>
    <w:rsid w:val="00617D81"/>
    <w:rsid w:val="00617DE9"/>
    <w:rsid w:val="00617F9E"/>
    <w:rsid w:val="00619235"/>
    <w:rsid w:val="00620053"/>
    <w:rsid w:val="00620057"/>
    <w:rsid w:val="0062009D"/>
    <w:rsid w:val="006200F6"/>
    <w:rsid w:val="00620198"/>
    <w:rsid w:val="006203AD"/>
    <w:rsid w:val="00620466"/>
    <w:rsid w:val="00620481"/>
    <w:rsid w:val="0062049C"/>
    <w:rsid w:val="00620521"/>
    <w:rsid w:val="00620525"/>
    <w:rsid w:val="0062054C"/>
    <w:rsid w:val="00620603"/>
    <w:rsid w:val="0062074C"/>
    <w:rsid w:val="006207F2"/>
    <w:rsid w:val="0062086A"/>
    <w:rsid w:val="00620874"/>
    <w:rsid w:val="0062087F"/>
    <w:rsid w:val="0062088C"/>
    <w:rsid w:val="0062098A"/>
    <w:rsid w:val="00620AC0"/>
    <w:rsid w:val="00620B38"/>
    <w:rsid w:val="00620C24"/>
    <w:rsid w:val="00620D6A"/>
    <w:rsid w:val="00620E37"/>
    <w:rsid w:val="00620FC8"/>
    <w:rsid w:val="00621000"/>
    <w:rsid w:val="00621109"/>
    <w:rsid w:val="00621166"/>
    <w:rsid w:val="006211A1"/>
    <w:rsid w:val="0062143A"/>
    <w:rsid w:val="0062154E"/>
    <w:rsid w:val="00621616"/>
    <w:rsid w:val="006216B2"/>
    <w:rsid w:val="00621736"/>
    <w:rsid w:val="00621813"/>
    <w:rsid w:val="00621984"/>
    <w:rsid w:val="00621B5F"/>
    <w:rsid w:val="00621BF5"/>
    <w:rsid w:val="00621E02"/>
    <w:rsid w:val="00621E93"/>
    <w:rsid w:val="0062205F"/>
    <w:rsid w:val="00622294"/>
    <w:rsid w:val="006224CF"/>
    <w:rsid w:val="006225F2"/>
    <w:rsid w:val="006227E5"/>
    <w:rsid w:val="00622807"/>
    <w:rsid w:val="006228A9"/>
    <w:rsid w:val="006228B8"/>
    <w:rsid w:val="006228D6"/>
    <w:rsid w:val="006228D7"/>
    <w:rsid w:val="006229F2"/>
    <w:rsid w:val="00622ACF"/>
    <w:rsid w:val="00622B2E"/>
    <w:rsid w:val="00622C1D"/>
    <w:rsid w:val="00622C20"/>
    <w:rsid w:val="00622CD5"/>
    <w:rsid w:val="00622D79"/>
    <w:rsid w:val="00622D83"/>
    <w:rsid w:val="00622E71"/>
    <w:rsid w:val="00622FF5"/>
    <w:rsid w:val="00623009"/>
    <w:rsid w:val="00623047"/>
    <w:rsid w:val="00623093"/>
    <w:rsid w:val="0062310D"/>
    <w:rsid w:val="0062324F"/>
    <w:rsid w:val="006232C8"/>
    <w:rsid w:val="0062330B"/>
    <w:rsid w:val="006233C7"/>
    <w:rsid w:val="00623426"/>
    <w:rsid w:val="0062342E"/>
    <w:rsid w:val="00623443"/>
    <w:rsid w:val="0062344E"/>
    <w:rsid w:val="006234DE"/>
    <w:rsid w:val="00623623"/>
    <w:rsid w:val="00623634"/>
    <w:rsid w:val="00623649"/>
    <w:rsid w:val="00623752"/>
    <w:rsid w:val="006237A3"/>
    <w:rsid w:val="0062381D"/>
    <w:rsid w:val="00623902"/>
    <w:rsid w:val="00623949"/>
    <w:rsid w:val="00623D06"/>
    <w:rsid w:val="00623DA5"/>
    <w:rsid w:val="00623E4A"/>
    <w:rsid w:val="00623E70"/>
    <w:rsid w:val="00623E96"/>
    <w:rsid w:val="00623E9B"/>
    <w:rsid w:val="00623EA4"/>
    <w:rsid w:val="00623EAB"/>
    <w:rsid w:val="00623F21"/>
    <w:rsid w:val="006240E7"/>
    <w:rsid w:val="00624331"/>
    <w:rsid w:val="006243D1"/>
    <w:rsid w:val="00624435"/>
    <w:rsid w:val="00624529"/>
    <w:rsid w:val="00624562"/>
    <w:rsid w:val="006245C8"/>
    <w:rsid w:val="00624689"/>
    <w:rsid w:val="00624929"/>
    <w:rsid w:val="00624B07"/>
    <w:rsid w:val="00624D14"/>
    <w:rsid w:val="00624D3F"/>
    <w:rsid w:val="00624D66"/>
    <w:rsid w:val="00624E32"/>
    <w:rsid w:val="00624E40"/>
    <w:rsid w:val="00624FC6"/>
    <w:rsid w:val="00625090"/>
    <w:rsid w:val="00625126"/>
    <w:rsid w:val="006251AF"/>
    <w:rsid w:val="006251C0"/>
    <w:rsid w:val="006254C3"/>
    <w:rsid w:val="006254E6"/>
    <w:rsid w:val="00625A94"/>
    <w:rsid w:val="00625AE8"/>
    <w:rsid w:val="00625B15"/>
    <w:rsid w:val="00625B1E"/>
    <w:rsid w:val="00625B29"/>
    <w:rsid w:val="00625B8A"/>
    <w:rsid w:val="00625BB1"/>
    <w:rsid w:val="00625C7B"/>
    <w:rsid w:val="00625CBE"/>
    <w:rsid w:val="00625DA5"/>
    <w:rsid w:val="00625EC0"/>
    <w:rsid w:val="00625F85"/>
    <w:rsid w:val="00626024"/>
    <w:rsid w:val="0062606B"/>
    <w:rsid w:val="00626269"/>
    <w:rsid w:val="006264C7"/>
    <w:rsid w:val="006265D3"/>
    <w:rsid w:val="0062666E"/>
    <w:rsid w:val="00626754"/>
    <w:rsid w:val="0062682A"/>
    <w:rsid w:val="006269BD"/>
    <w:rsid w:val="00626A9E"/>
    <w:rsid w:val="00626B66"/>
    <w:rsid w:val="00626B91"/>
    <w:rsid w:val="00626BA2"/>
    <w:rsid w:val="00626EF0"/>
    <w:rsid w:val="0062723A"/>
    <w:rsid w:val="00627435"/>
    <w:rsid w:val="006274FB"/>
    <w:rsid w:val="00627553"/>
    <w:rsid w:val="00627709"/>
    <w:rsid w:val="00627754"/>
    <w:rsid w:val="00627781"/>
    <w:rsid w:val="006277C8"/>
    <w:rsid w:val="006277FB"/>
    <w:rsid w:val="00627826"/>
    <w:rsid w:val="00627960"/>
    <w:rsid w:val="006279E3"/>
    <w:rsid w:val="00627A47"/>
    <w:rsid w:val="00627B45"/>
    <w:rsid w:val="00627C3E"/>
    <w:rsid w:val="00627D49"/>
    <w:rsid w:val="00627D87"/>
    <w:rsid w:val="00627F39"/>
    <w:rsid w:val="00627F8B"/>
    <w:rsid w:val="0062A1A6"/>
    <w:rsid w:val="0062D5B4"/>
    <w:rsid w:val="00630014"/>
    <w:rsid w:val="00630119"/>
    <w:rsid w:val="00630348"/>
    <w:rsid w:val="006306C2"/>
    <w:rsid w:val="0063089F"/>
    <w:rsid w:val="00630993"/>
    <w:rsid w:val="00630A40"/>
    <w:rsid w:val="00630C82"/>
    <w:rsid w:val="00630CA6"/>
    <w:rsid w:val="00630EFD"/>
    <w:rsid w:val="00630F5A"/>
    <w:rsid w:val="006310F6"/>
    <w:rsid w:val="006311DC"/>
    <w:rsid w:val="00631225"/>
    <w:rsid w:val="00631235"/>
    <w:rsid w:val="00631328"/>
    <w:rsid w:val="006313BC"/>
    <w:rsid w:val="0063159F"/>
    <w:rsid w:val="006316C0"/>
    <w:rsid w:val="00631A01"/>
    <w:rsid w:val="00631AA5"/>
    <w:rsid w:val="00631EDC"/>
    <w:rsid w:val="006321C0"/>
    <w:rsid w:val="006322F1"/>
    <w:rsid w:val="006323AB"/>
    <w:rsid w:val="00632508"/>
    <w:rsid w:val="006326F9"/>
    <w:rsid w:val="00632853"/>
    <w:rsid w:val="006329EC"/>
    <w:rsid w:val="00632C7C"/>
    <w:rsid w:val="00632D9E"/>
    <w:rsid w:val="00632E1C"/>
    <w:rsid w:val="00632EE9"/>
    <w:rsid w:val="00632F0D"/>
    <w:rsid w:val="00632F97"/>
    <w:rsid w:val="00632FAF"/>
    <w:rsid w:val="00633244"/>
    <w:rsid w:val="006334FF"/>
    <w:rsid w:val="0063352C"/>
    <w:rsid w:val="00633610"/>
    <w:rsid w:val="00633676"/>
    <w:rsid w:val="006336C7"/>
    <w:rsid w:val="00633727"/>
    <w:rsid w:val="00633763"/>
    <w:rsid w:val="00633B5B"/>
    <w:rsid w:val="00633DC9"/>
    <w:rsid w:val="00633DCA"/>
    <w:rsid w:val="00633F51"/>
    <w:rsid w:val="006342AF"/>
    <w:rsid w:val="006343CA"/>
    <w:rsid w:val="006343FD"/>
    <w:rsid w:val="00634417"/>
    <w:rsid w:val="00634467"/>
    <w:rsid w:val="006344B9"/>
    <w:rsid w:val="006344E0"/>
    <w:rsid w:val="006345A8"/>
    <w:rsid w:val="0063467E"/>
    <w:rsid w:val="006346A7"/>
    <w:rsid w:val="006346BD"/>
    <w:rsid w:val="006346F2"/>
    <w:rsid w:val="00634846"/>
    <w:rsid w:val="00634D8D"/>
    <w:rsid w:val="00634DCF"/>
    <w:rsid w:val="00634F6A"/>
    <w:rsid w:val="00634FF5"/>
    <w:rsid w:val="00635138"/>
    <w:rsid w:val="006351BB"/>
    <w:rsid w:val="0063526E"/>
    <w:rsid w:val="00635413"/>
    <w:rsid w:val="006354ED"/>
    <w:rsid w:val="00635500"/>
    <w:rsid w:val="0063554B"/>
    <w:rsid w:val="00635671"/>
    <w:rsid w:val="006357EB"/>
    <w:rsid w:val="00635A0F"/>
    <w:rsid w:val="00635A6D"/>
    <w:rsid w:val="00635AB6"/>
    <w:rsid w:val="00635ACC"/>
    <w:rsid w:val="00635C21"/>
    <w:rsid w:val="00635CE8"/>
    <w:rsid w:val="00635D05"/>
    <w:rsid w:val="00635D9B"/>
    <w:rsid w:val="00635F53"/>
    <w:rsid w:val="00636007"/>
    <w:rsid w:val="00636308"/>
    <w:rsid w:val="00636575"/>
    <w:rsid w:val="00636780"/>
    <w:rsid w:val="0063690C"/>
    <w:rsid w:val="00636965"/>
    <w:rsid w:val="00636966"/>
    <w:rsid w:val="00636AA8"/>
    <w:rsid w:val="00636C06"/>
    <w:rsid w:val="00636CC9"/>
    <w:rsid w:val="00636D73"/>
    <w:rsid w:val="00636EF3"/>
    <w:rsid w:val="00636F62"/>
    <w:rsid w:val="00636F73"/>
    <w:rsid w:val="00636FB0"/>
    <w:rsid w:val="00636FCF"/>
    <w:rsid w:val="0063708D"/>
    <w:rsid w:val="00637099"/>
    <w:rsid w:val="00637114"/>
    <w:rsid w:val="006371BF"/>
    <w:rsid w:val="006372FB"/>
    <w:rsid w:val="006373AD"/>
    <w:rsid w:val="0063746E"/>
    <w:rsid w:val="0063756A"/>
    <w:rsid w:val="00637664"/>
    <w:rsid w:val="006376DA"/>
    <w:rsid w:val="0063774B"/>
    <w:rsid w:val="00637BC9"/>
    <w:rsid w:val="00637D5C"/>
    <w:rsid w:val="00637D76"/>
    <w:rsid w:val="00637DB8"/>
    <w:rsid w:val="00637DD7"/>
    <w:rsid w:val="00637ED6"/>
    <w:rsid w:val="00637F41"/>
    <w:rsid w:val="00637F9D"/>
    <w:rsid w:val="00640020"/>
    <w:rsid w:val="00640060"/>
    <w:rsid w:val="006401B7"/>
    <w:rsid w:val="006401C8"/>
    <w:rsid w:val="00640280"/>
    <w:rsid w:val="006402E7"/>
    <w:rsid w:val="006403F2"/>
    <w:rsid w:val="00640404"/>
    <w:rsid w:val="006404CD"/>
    <w:rsid w:val="00640682"/>
    <w:rsid w:val="0064068C"/>
    <w:rsid w:val="00640861"/>
    <w:rsid w:val="00640B8C"/>
    <w:rsid w:val="00640BE3"/>
    <w:rsid w:val="00640C55"/>
    <w:rsid w:val="00640D2C"/>
    <w:rsid w:val="00640D76"/>
    <w:rsid w:val="00640DAE"/>
    <w:rsid w:val="00640DB2"/>
    <w:rsid w:val="006412B6"/>
    <w:rsid w:val="00641413"/>
    <w:rsid w:val="0064161E"/>
    <w:rsid w:val="00641672"/>
    <w:rsid w:val="00641840"/>
    <w:rsid w:val="006419DC"/>
    <w:rsid w:val="00641A26"/>
    <w:rsid w:val="00641BA4"/>
    <w:rsid w:val="00641C2D"/>
    <w:rsid w:val="00641F56"/>
    <w:rsid w:val="00641F81"/>
    <w:rsid w:val="006420C9"/>
    <w:rsid w:val="0064217A"/>
    <w:rsid w:val="006421CA"/>
    <w:rsid w:val="0064243D"/>
    <w:rsid w:val="006424BD"/>
    <w:rsid w:val="00642582"/>
    <w:rsid w:val="006425B3"/>
    <w:rsid w:val="006425E7"/>
    <w:rsid w:val="0064260A"/>
    <w:rsid w:val="00642628"/>
    <w:rsid w:val="00642703"/>
    <w:rsid w:val="006427F6"/>
    <w:rsid w:val="0064288D"/>
    <w:rsid w:val="006429A2"/>
    <w:rsid w:val="00642A1A"/>
    <w:rsid w:val="00642A1E"/>
    <w:rsid w:val="00642B4B"/>
    <w:rsid w:val="00642BBA"/>
    <w:rsid w:val="00642C1D"/>
    <w:rsid w:val="00642D15"/>
    <w:rsid w:val="00642DFB"/>
    <w:rsid w:val="00642F7A"/>
    <w:rsid w:val="00642F7D"/>
    <w:rsid w:val="00643231"/>
    <w:rsid w:val="00643242"/>
    <w:rsid w:val="00643426"/>
    <w:rsid w:val="00643434"/>
    <w:rsid w:val="006435BA"/>
    <w:rsid w:val="006435BB"/>
    <w:rsid w:val="00643719"/>
    <w:rsid w:val="006438C3"/>
    <w:rsid w:val="00643C33"/>
    <w:rsid w:val="00643C66"/>
    <w:rsid w:val="00643C90"/>
    <w:rsid w:val="00643FCF"/>
    <w:rsid w:val="00643FE3"/>
    <w:rsid w:val="0064406D"/>
    <w:rsid w:val="006442DC"/>
    <w:rsid w:val="0064435E"/>
    <w:rsid w:val="00644548"/>
    <w:rsid w:val="006445CE"/>
    <w:rsid w:val="00644632"/>
    <w:rsid w:val="00644B1E"/>
    <w:rsid w:val="00644CF2"/>
    <w:rsid w:val="00644D19"/>
    <w:rsid w:val="00644E09"/>
    <w:rsid w:val="00644F78"/>
    <w:rsid w:val="0064511A"/>
    <w:rsid w:val="00645641"/>
    <w:rsid w:val="00645670"/>
    <w:rsid w:val="00645702"/>
    <w:rsid w:val="0064584B"/>
    <w:rsid w:val="00645871"/>
    <w:rsid w:val="006458B7"/>
    <w:rsid w:val="00645A5E"/>
    <w:rsid w:val="00645B60"/>
    <w:rsid w:val="00645C28"/>
    <w:rsid w:val="00645D45"/>
    <w:rsid w:val="00645E93"/>
    <w:rsid w:val="00646014"/>
    <w:rsid w:val="00646218"/>
    <w:rsid w:val="006462EE"/>
    <w:rsid w:val="006463D6"/>
    <w:rsid w:val="006465B8"/>
    <w:rsid w:val="0064676D"/>
    <w:rsid w:val="006468DF"/>
    <w:rsid w:val="00646946"/>
    <w:rsid w:val="006469EE"/>
    <w:rsid w:val="00646A70"/>
    <w:rsid w:val="00646AA2"/>
    <w:rsid w:val="00646AF7"/>
    <w:rsid w:val="00646B2A"/>
    <w:rsid w:val="00646B99"/>
    <w:rsid w:val="00646C2D"/>
    <w:rsid w:val="00646D82"/>
    <w:rsid w:val="00646D9D"/>
    <w:rsid w:val="00646DCB"/>
    <w:rsid w:val="00646F47"/>
    <w:rsid w:val="00646FC0"/>
    <w:rsid w:val="0064717A"/>
    <w:rsid w:val="006472A8"/>
    <w:rsid w:val="006472E8"/>
    <w:rsid w:val="006474FF"/>
    <w:rsid w:val="0064753C"/>
    <w:rsid w:val="00647581"/>
    <w:rsid w:val="006475F2"/>
    <w:rsid w:val="00647604"/>
    <w:rsid w:val="00647633"/>
    <w:rsid w:val="00647795"/>
    <w:rsid w:val="0064781D"/>
    <w:rsid w:val="00647861"/>
    <w:rsid w:val="0064790B"/>
    <w:rsid w:val="00647F06"/>
    <w:rsid w:val="00647F24"/>
    <w:rsid w:val="00647F3F"/>
    <w:rsid w:val="00647F53"/>
    <w:rsid w:val="00647F88"/>
    <w:rsid w:val="00647FBA"/>
    <w:rsid w:val="006500D1"/>
    <w:rsid w:val="0065013B"/>
    <w:rsid w:val="00650155"/>
    <w:rsid w:val="0065028F"/>
    <w:rsid w:val="006503F1"/>
    <w:rsid w:val="006504E1"/>
    <w:rsid w:val="006506AE"/>
    <w:rsid w:val="00650992"/>
    <w:rsid w:val="0065099D"/>
    <w:rsid w:val="006509DF"/>
    <w:rsid w:val="00650B1E"/>
    <w:rsid w:val="00650B34"/>
    <w:rsid w:val="00650B7B"/>
    <w:rsid w:val="00650D00"/>
    <w:rsid w:val="00650D24"/>
    <w:rsid w:val="00650E1C"/>
    <w:rsid w:val="00650F66"/>
    <w:rsid w:val="00651068"/>
    <w:rsid w:val="00651071"/>
    <w:rsid w:val="006513A8"/>
    <w:rsid w:val="006513DD"/>
    <w:rsid w:val="00651583"/>
    <w:rsid w:val="006517E4"/>
    <w:rsid w:val="00651875"/>
    <w:rsid w:val="00651A2D"/>
    <w:rsid w:val="00651BA9"/>
    <w:rsid w:val="00651BD2"/>
    <w:rsid w:val="006522E6"/>
    <w:rsid w:val="006523B8"/>
    <w:rsid w:val="00652428"/>
    <w:rsid w:val="00652436"/>
    <w:rsid w:val="0065245B"/>
    <w:rsid w:val="00652779"/>
    <w:rsid w:val="006528ED"/>
    <w:rsid w:val="006529F1"/>
    <w:rsid w:val="00652A29"/>
    <w:rsid w:val="00652AC1"/>
    <w:rsid w:val="00652AFE"/>
    <w:rsid w:val="00652F26"/>
    <w:rsid w:val="0065339F"/>
    <w:rsid w:val="006533BC"/>
    <w:rsid w:val="0065350B"/>
    <w:rsid w:val="006535E0"/>
    <w:rsid w:val="00653773"/>
    <w:rsid w:val="00653A41"/>
    <w:rsid w:val="00653B31"/>
    <w:rsid w:val="00653C2E"/>
    <w:rsid w:val="0065416D"/>
    <w:rsid w:val="006542BC"/>
    <w:rsid w:val="00654361"/>
    <w:rsid w:val="00654373"/>
    <w:rsid w:val="00654425"/>
    <w:rsid w:val="0065449E"/>
    <w:rsid w:val="00654544"/>
    <w:rsid w:val="006545D5"/>
    <w:rsid w:val="0065461B"/>
    <w:rsid w:val="0065470F"/>
    <w:rsid w:val="00654834"/>
    <w:rsid w:val="00654857"/>
    <w:rsid w:val="0065487A"/>
    <w:rsid w:val="00654950"/>
    <w:rsid w:val="00654AE0"/>
    <w:rsid w:val="00654B9C"/>
    <w:rsid w:val="00654CB5"/>
    <w:rsid w:val="00654F87"/>
    <w:rsid w:val="0065505E"/>
    <w:rsid w:val="00655226"/>
    <w:rsid w:val="0065559C"/>
    <w:rsid w:val="006555E1"/>
    <w:rsid w:val="00655726"/>
    <w:rsid w:val="0065587D"/>
    <w:rsid w:val="006559C9"/>
    <w:rsid w:val="006559FB"/>
    <w:rsid w:val="00655AFB"/>
    <w:rsid w:val="00655B8F"/>
    <w:rsid w:val="00655F4B"/>
    <w:rsid w:val="00656043"/>
    <w:rsid w:val="00656194"/>
    <w:rsid w:val="006562A6"/>
    <w:rsid w:val="006562C0"/>
    <w:rsid w:val="006562C7"/>
    <w:rsid w:val="00656457"/>
    <w:rsid w:val="006565BF"/>
    <w:rsid w:val="006566AC"/>
    <w:rsid w:val="00656951"/>
    <w:rsid w:val="00656978"/>
    <w:rsid w:val="006569C3"/>
    <w:rsid w:val="00656BDB"/>
    <w:rsid w:val="00656C6C"/>
    <w:rsid w:val="00656C9A"/>
    <w:rsid w:val="00656CC7"/>
    <w:rsid w:val="00656E74"/>
    <w:rsid w:val="0065717F"/>
    <w:rsid w:val="00657319"/>
    <w:rsid w:val="006573A1"/>
    <w:rsid w:val="00657403"/>
    <w:rsid w:val="006578F8"/>
    <w:rsid w:val="00657A0D"/>
    <w:rsid w:val="00657B9E"/>
    <w:rsid w:val="00657D9B"/>
    <w:rsid w:val="00657EA8"/>
    <w:rsid w:val="00657EC3"/>
    <w:rsid w:val="00657F8E"/>
    <w:rsid w:val="00657FA5"/>
    <w:rsid w:val="0065E83F"/>
    <w:rsid w:val="006602A8"/>
    <w:rsid w:val="00660347"/>
    <w:rsid w:val="00660754"/>
    <w:rsid w:val="006607A6"/>
    <w:rsid w:val="00660831"/>
    <w:rsid w:val="00660900"/>
    <w:rsid w:val="00660B64"/>
    <w:rsid w:val="00660C2F"/>
    <w:rsid w:val="00660EEE"/>
    <w:rsid w:val="00660EEF"/>
    <w:rsid w:val="006610AA"/>
    <w:rsid w:val="006610E2"/>
    <w:rsid w:val="006611C7"/>
    <w:rsid w:val="00661277"/>
    <w:rsid w:val="0066138A"/>
    <w:rsid w:val="006613FA"/>
    <w:rsid w:val="006614BF"/>
    <w:rsid w:val="0066157A"/>
    <w:rsid w:val="006615E3"/>
    <w:rsid w:val="006616E6"/>
    <w:rsid w:val="006619DF"/>
    <w:rsid w:val="00661A21"/>
    <w:rsid w:val="00661AAE"/>
    <w:rsid w:val="00661E6F"/>
    <w:rsid w:val="00661EAB"/>
    <w:rsid w:val="00661FE4"/>
    <w:rsid w:val="00662118"/>
    <w:rsid w:val="0066219E"/>
    <w:rsid w:val="00662202"/>
    <w:rsid w:val="00662422"/>
    <w:rsid w:val="006626BC"/>
    <w:rsid w:val="00662760"/>
    <w:rsid w:val="006629A1"/>
    <w:rsid w:val="00662B28"/>
    <w:rsid w:val="0066316A"/>
    <w:rsid w:val="006631B8"/>
    <w:rsid w:val="006631C7"/>
    <w:rsid w:val="006631E9"/>
    <w:rsid w:val="006631FA"/>
    <w:rsid w:val="006632CB"/>
    <w:rsid w:val="0066336E"/>
    <w:rsid w:val="0066346A"/>
    <w:rsid w:val="0066347A"/>
    <w:rsid w:val="006635DD"/>
    <w:rsid w:val="0066363C"/>
    <w:rsid w:val="00663666"/>
    <w:rsid w:val="0066368F"/>
    <w:rsid w:val="00663712"/>
    <w:rsid w:val="006637FF"/>
    <w:rsid w:val="00663868"/>
    <w:rsid w:val="00663A9C"/>
    <w:rsid w:val="00663A9F"/>
    <w:rsid w:val="00663AB1"/>
    <w:rsid w:val="00663B1E"/>
    <w:rsid w:val="00663C0D"/>
    <w:rsid w:val="00663C95"/>
    <w:rsid w:val="00663CBE"/>
    <w:rsid w:val="00663D86"/>
    <w:rsid w:val="00663DBB"/>
    <w:rsid w:val="00663ECF"/>
    <w:rsid w:val="0066418F"/>
    <w:rsid w:val="006641DB"/>
    <w:rsid w:val="006643BD"/>
    <w:rsid w:val="006643C8"/>
    <w:rsid w:val="006643E4"/>
    <w:rsid w:val="0066458E"/>
    <w:rsid w:val="006645AF"/>
    <w:rsid w:val="0066472C"/>
    <w:rsid w:val="00664797"/>
    <w:rsid w:val="006647F9"/>
    <w:rsid w:val="006648AB"/>
    <w:rsid w:val="006648BB"/>
    <w:rsid w:val="006649F2"/>
    <w:rsid w:val="00664A4B"/>
    <w:rsid w:val="00664AB6"/>
    <w:rsid w:val="00664ABE"/>
    <w:rsid w:val="00664ADC"/>
    <w:rsid w:val="00664B89"/>
    <w:rsid w:val="00664C1F"/>
    <w:rsid w:val="00664CFF"/>
    <w:rsid w:val="00664E9D"/>
    <w:rsid w:val="00664EA7"/>
    <w:rsid w:val="00664F2A"/>
    <w:rsid w:val="00664FCC"/>
    <w:rsid w:val="006651B2"/>
    <w:rsid w:val="0066538B"/>
    <w:rsid w:val="0066538C"/>
    <w:rsid w:val="006654E9"/>
    <w:rsid w:val="00665543"/>
    <w:rsid w:val="00665689"/>
    <w:rsid w:val="0066573B"/>
    <w:rsid w:val="00665839"/>
    <w:rsid w:val="0066588C"/>
    <w:rsid w:val="00665890"/>
    <w:rsid w:val="00665897"/>
    <w:rsid w:val="006658BB"/>
    <w:rsid w:val="006658C0"/>
    <w:rsid w:val="00665941"/>
    <w:rsid w:val="006659D3"/>
    <w:rsid w:val="00665AB0"/>
    <w:rsid w:val="00665C0D"/>
    <w:rsid w:val="00665D3F"/>
    <w:rsid w:val="00665D62"/>
    <w:rsid w:val="00665D68"/>
    <w:rsid w:val="00665EF6"/>
    <w:rsid w:val="00665EFF"/>
    <w:rsid w:val="006660A0"/>
    <w:rsid w:val="00666449"/>
    <w:rsid w:val="00666597"/>
    <w:rsid w:val="00666624"/>
    <w:rsid w:val="006666D0"/>
    <w:rsid w:val="00666BF3"/>
    <w:rsid w:val="00666C0E"/>
    <w:rsid w:val="00666C6B"/>
    <w:rsid w:val="00666D42"/>
    <w:rsid w:val="00666D4D"/>
    <w:rsid w:val="00666D59"/>
    <w:rsid w:val="00666F1C"/>
    <w:rsid w:val="006673B6"/>
    <w:rsid w:val="006673EC"/>
    <w:rsid w:val="006676E5"/>
    <w:rsid w:val="0066770D"/>
    <w:rsid w:val="0066778B"/>
    <w:rsid w:val="0066782D"/>
    <w:rsid w:val="00667931"/>
    <w:rsid w:val="00667A4C"/>
    <w:rsid w:val="00667D7E"/>
    <w:rsid w:val="00667DA6"/>
    <w:rsid w:val="00667DED"/>
    <w:rsid w:val="00667E53"/>
    <w:rsid w:val="00667EDF"/>
    <w:rsid w:val="00667F4E"/>
    <w:rsid w:val="00670036"/>
    <w:rsid w:val="0067008B"/>
    <w:rsid w:val="0067020B"/>
    <w:rsid w:val="00670425"/>
    <w:rsid w:val="006704CF"/>
    <w:rsid w:val="00670734"/>
    <w:rsid w:val="00670825"/>
    <w:rsid w:val="006709D3"/>
    <w:rsid w:val="00670A2C"/>
    <w:rsid w:val="00670E19"/>
    <w:rsid w:val="00670E27"/>
    <w:rsid w:val="00670F7A"/>
    <w:rsid w:val="00670FC5"/>
    <w:rsid w:val="006711E6"/>
    <w:rsid w:val="006712FA"/>
    <w:rsid w:val="0067132C"/>
    <w:rsid w:val="006713B4"/>
    <w:rsid w:val="006714D2"/>
    <w:rsid w:val="006715D9"/>
    <w:rsid w:val="006716A6"/>
    <w:rsid w:val="006716BA"/>
    <w:rsid w:val="00671868"/>
    <w:rsid w:val="006718B3"/>
    <w:rsid w:val="006718E4"/>
    <w:rsid w:val="00671A13"/>
    <w:rsid w:val="00671D5F"/>
    <w:rsid w:val="00671E4A"/>
    <w:rsid w:val="00671E67"/>
    <w:rsid w:val="00671FB1"/>
    <w:rsid w:val="0067207A"/>
    <w:rsid w:val="00672184"/>
    <w:rsid w:val="0067220C"/>
    <w:rsid w:val="0067221C"/>
    <w:rsid w:val="00672426"/>
    <w:rsid w:val="006724AB"/>
    <w:rsid w:val="00672513"/>
    <w:rsid w:val="006725AA"/>
    <w:rsid w:val="006726A2"/>
    <w:rsid w:val="00672760"/>
    <w:rsid w:val="0067299F"/>
    <w:rsid w:val="00672B72"/>
    <w:rsid w:val="00672D51"/>
    <w:rsid w:val="00673075"/>
    <w:rsid w:val="006730DD"/>
    <w:rsid w:val="006731A5"/>
    <w:rsid w:val="0067332D"/>
    <w:rsid w:val="00673461"/>
    <w:rsid w:val="00673481"/>
    <w:rsid w:val="00673572"/>
    <w:rsid w:val="00673616"/>
    <w:rsid w:val="00673B96"/>
    <w:rsid w:val="00673CCE"/>
    <w:rsid w:val="00673F76"/>
    <w:rsid w:val="0067408D"/>
    <w:rsid w:val="006740A7"/>
    <w:rsid w:val="006740F2"/>
    <w:rsid w:val="00674205"/>
    <w:rsid w:val="006742B4"/>
    <w:rsid w:val="00674324"/>
    <w:rsid w:val="00674376"/>
    <w:rsid w:val="00674455"/>
    <w:rsid w:val="0067456D"/>
    <w:rsid w:val="00674589"/>
    <w:rsid w:val="006746F8"/>
    <w:rsid w:val="00674810"/>
    <w:rsid w:val="00674824"/>
    <w:rsid w:val="00674A9F"/>
    <w:rsid w:val="00674BC6"/>
    <w:rsid w:val="00674FC1"/>
    <w:rsid w:val="00675116"/>
    <w:rsid w:val="006751C5"/>
    <w:rsid w:val="006751F1"/>
    <w:rsid w:val="00675473"/>
    <w:rsid w:val="00675496"/>
    <w:rsid w:val="006754F3"/>
    <w:rsid w:val="00675563"/>
    <w:rsid w:val="00675661"/>
    <w:rsid w:val="006756F9"/>
    <w:rsid w:val="0067575A"/>
    <w:rsid w:val="00675847"/>
    <w:rsid w:val="00675946"/>
    <w:rsid w:val="00675A6C"/>
    <w:rsid w:val="00675BAE"/>
    <w:rsid w:val="00675CC9"/>
    <w:rsid w:val="00675DC0"/>
    <w:rsid w:val="00675EBE"/>
    <w:rsid w:val="00675F4F"/>
    <w:rsid w:val="00675F77"/>
    <w:rsid w:val="00676068"/>
    <w:rsid w:val="0067619F"/>
    <w:rsid w:val="006762E5"/>
    <w:rsid w:val="0067631E"/>
    <w:rsid w:val="0067633A"/>
    <w:rsid w:val="00676361"/>
    <w:rsid w:val="00676432"/>
    <w:rsid w:val="00676444"/>
    <w:rsid w:val="00676458"/>
    <w:rsid w:val="006764DB"/>
    <w:rsid w:val="0067657E"/>
    <w:rsid w:val="006765A2"/>
    <w:rsid w:val="0067668B"/>
    <w:rsid w:val="00676749"/>
    <w:rsid w:val="0067675F"/>
    <w:rsid w:val="006768D5"/>
    <w:rsid w:val="00676933"/>
    <w:rsid w:val="006769C5"/>
    <w:rsid w:val="006769D2"/>
    <w:rsid w:val="00676A7E"/>
    <w:rsid w:val="00676C93"/>
    <w:rsid w:val="00676CD0"/>
    <w:rsid w:val="00676D42"/>
    <w:rsid w:val="00676EA4"/>
    <w:rsid w:val="00676FBC"/>
    <w:rsid w:val="00676FDD"/>
    <w:rsid w:val="00677294"/>
    <w:rsid w:val="006772F0"/>
    <w:rsid w:val="0067756D"/>
    <w:rsid w:val="0067759C"/>
    <w:rsid w:val="00677657"/>
    <w:rsid w:val="00677748"/>
    <w:rsid w:val="006778E8"/>
    <w:rsid w:val="006778F1"/>
    <w:rsid w:val="0067794D"/>
    <w:rsid w:val="00677BD5"/>
    <w:rsid w:val="00677C5B"/>
    <w:rsid w:val="00677CD0"/>
    <w:rsid w:val="00677CE7"/>
    <w:rsid w:val="00677D84"/>
    <w:rsid w:val="00677DE2"/>
    <w:rsid w:val="00677E31"/>
    <w:rsid w:val="0068005F"/>
    <w:rsid w:val="00680111"/>
    <w:rsid w:val="006801B1"/>
    <w:rsid w:val="00680211"/>
    <w:rsid w:val="006802BC"/>
    <w:rsid w:val="0068043B"/>
    <w:rsid w:val="00680461"/>
    <w:rsid w:val="006804FB"/>
    <w:rsid w:val="00680655"/>
    <w:rsid w:val="00680693"/>
    <w:rsid w:val="006806DF"/>
    <w:rsid w:val="00680700"/>
    <w:rsid w:val="00680711"/>
    <w:rsid w:val="006807F5"/>
    <w:rsid w:val="00680803"/>
    <w:rsid w:val="0068086C"/>
    <w:rsid w:val="00680A56"/>
    <w:rsid w:val="00680A7D"/>
    <w:rsid w:val="00680B21"/>
    <w:rsid w:val="00680B32"/>
    <w:rsid w:val="00680B89"/>
    <w:rsid w:val="00680CA0"/>
    <w:rsid w:val="00680F36"/>
    <w:rsid w:val="006811B2"/>
    <w:rsid w:val="0068126F"/>
    <w:rsid w:val="006812BF"/>
    <w:rsid w:val="006813C0"/>
    <w:rsid w:val="006815CE"/>
    <w:rsid w:val="00681816"/>
    <w:rsid w:val="006818A8"/>
    <w:rsid w:val="00681964"/>
    <w:rsid w:val="00681A63"/>
    <w:rsid w:val="00681AEE"/>
    <w:rsid w:val="00681DA5"/>
    <w:rsid w:val="00681E53"/>
    <w:rsid w:val="00681EE1"/>
    <w:rsid w:val="0068201F"/>
    <w:rsid w:val="00682086"/>
    <w:rsid w:val="006821A7"/>
    <w:rsid w:val="00682211"/>
    <w:rsid w:val="006822CE"/>
    <w:rsid w:val="006822FF"/>
    <w:rsid w:val="0068248B"/>
    <w:rsid w:val="006826F1"/>
    <w:rsid w:val="00682A3A"/>
    <w:rsid w:val="00682DAF"/>
    <w:rsid w:val="00683026"/>
    <w:rsid w:val="0068308F"/>
    <w:rsid w:val="0068330F"/>
    <w:rsid w:val="0068334E"/>
    <w:rsid w:val="0068336F"/>
    <w:rsid w:val="006833C5"/>
    <w:rsid w:val="0068345E"/>
    <w:rsid w:val="006834A3"/>
    <w:rsid w:val="006834A8"/>
    <w:rsid w:val="006834C6"/>
    <w:rsid w:val="00683531"/>
    <w:rsid w:val="0068353E"/>
    <w:rsid w:val="0068354B"/>
    <w:rsid w:val="0068357F"/>
    <w:rsid w:val="0068358E"/>
    <w:rsid w:val="006835EF"/>
    <w:rsid w:val="0068368A"/>
    <w:rsid w:val="006836B1"/>
    <w:rsid w:val="00683B58"/>
    <w:rsid w:val="00683D32"/>
    <w:rsid w:val="00683E56"/>
    <w:rsid w:val="00683E7C"/>
    <w:rsid w:val="00683E7E"/>
    <w:rsid w:val="0068404F"/>
    <w:rsid w:val="00684076"/>
    <w:rsid w:val="006840BF"/>
    <w:rsid w:val="006841AB"/>
    <w:rsid w:val="00684205"/>
    <w:rsid w:val="00684212"/>
    <w:rsid w:val="0068421C"/>
    <w:rsid w:val="00684354"/>
    <w:rsid w:val="006845C0"/>
    <w:rsid w:val="006846B0"/>
    <w:rsid w:val="00684781"/>
    <w:rsid w:val="006849C2"/>
    <w:rsid w:val="006849D4"/>
    <w:rsid w:val="00684B2F"/>
    <w:rsid w:val="00684DAD"/>
    <w:rsid w:val="0068503F"/>
    <w:rsid w:val="0068507B"/>
    <w:rsid w:val="006852AA"/>
    <w:rsid w:val="0068534D"/>
    <w:rsid w:val="0068539D"/>
    <w:rsid w:val="0068556D"/>
    <w:rsid w:val="006855BA"/>
    <w:rsid w:val="00685601"/>
    <w:rsid w:val="006856B8"/>
    <w:rsid w:val="0068571F"/>
    <w:rsid w:val="00685800"/>
    <w:rsid w:val="0068594D"/>
    <w:rsid w:val="00685995"/>
    <w:rsid w:val="00685A2E"/>
    <w:rsid w:val="00685A4B"/>
    <w:rsid w:val="00685B91"/>
    <w:rsid w:val="00685BBB"/>
    <w:rsid w:val="00685BC9"/>
    <w:rsid w:val="00685DA2"/>
    <w:rsid w:val="00685E23"/>
    <w:rsid w:val="00685E5B"/>
    <w:rsid w:val="00685F1B"/>
    <w:rsid w:val="00686019"/>
    <w:rsid w:val="0068613D"/>
    <w:rsid w:val="00686187"/>
    <w:rsid w:val="00686532"/>
    <w:rsid w:val="0068673C"/>
    <w:rsid w:val="0068682F"/>
    <w:rsid w:val="00686846"/>
    <w:rsid w:val="00686938"/>
    <w:rsid w:val="00686C03"/>
    <w:rsid w:val="00686D2D"/>
    <w:rsid w:val="00686DE7"/>
    <w:rsid w:val="00686E31"/>
    <w:rsid w:val="00686FD0"/>
    <w:rsid w:val="006870CB"/>
    <w:rsid w:val="006871AF"/>
    <w:rsid w:val="00687222"/>
    <w:rsid w:val="006872F0"/>
    <w:rsid w:val="00687427"/>
    <w:rsid w:val="0068752C"/>
    <w:rsid w:val="0068762A"/>
    <w:rsid w:val="006876BB"/>
    <w:rsid w:val="006876E5"/>
    <w:rsid w:val="0068774B"/>
    <w:rsid w:val="006877D2"/>
    <w:rsid w:val="006878AF"/>
    <w:rsid w:val="006879A9"/>
    <w:rsid w:val="00687D89"/>
    <w:rsid w:val="00687E03"/>
    <w:rsid w:val="00687ED4"/>
    <w:rsid w:val="0069003C"/>
    <w:rsid w:val="00690165"/>
    <w:rsid w:val="0069017E"/>
    <w:rsid w:val="0069023F"/>
    <w:rsid w:val="00690417"/>
    <w:rsid w:val="00690480"/>
    <w:rsid w:val="006905DC"/>
    <w:rsid w:val="0069077B"/>
    <w:rsid w:val="0069081A"/>
    <w:rsid w:val="0069093A"/>
    <w:rsid w:val="00690BA4"/>
    <w:rsid w:val="00690CD8"/>
    <w:rsid w:val="00690CE6"/>
    <w:rsid w:val="00690CED"/>
    <w:rsid w:val="00690DA4"/>
    <w:rsid w:val="00690EA0"/>
    <w:rsid w:val="00690F62"/>
    <w:rsid w:val="00690F65"/>
    <w:rsid w:val="00691061"/>
    <w:rsid w:val="00691136"/>
    <w:rsid w:val="006912CE"/>
    <w:rsid w:val="00691426"/>
    <w:rsid w:val="0069170B"/>
    <w:rsid w:val="00691890"/>
    <w:rsid w:val="00691987"/>
    <w:rsid w:val="00691DA6"/>
    <w:rsid w:val="00691DF2"/>
    <w:rsid w:val="00691E6F"/>
    <w:rsid w:val="00691F24"/>
    <w:rsid w:val="00692049"/>
    <w:rsid w:val="006921F6"/>
    <w:rsid w:val="0069233D"/>
    <w:rsid w:val="006923CD"/>
    <w:rsid w:val="006923EA"/>
    <w:rsid w:val="00692570"/>
    <w:rsid w:val="00692780"/>
    <w:rsid w:val="00692798"/>
    <w:rsid w:val="006928B7"/>
    <w:rsid w:val="00692BBE"/>
    <w:rsid w:val="00692C4A"/>
    <w:rsid w:val="00692D12"/>
    <w:rsid w:val="00692D17"/>
    <w:rsid w:val="00692E7F"/>
    <w:rsid w:val="00693002"/>
    <w:rsid w:val="0069309A"/>
    <w:rsid w:val="00693168"/>
    <w:rsid w:val="006931C4"/>
    <w:rsid w:val="0069320D"/>
    <w:rsid w:val="006933A0"/>
    <w:rsid w:val="006933EA"/>
    <w:rsid w:val="0069342C"/>
    <w:rsid w:val="0069344B"/>
    <w:rsid w:val="006934CC"/>
    <w:rsid w:val="00693637"/>
    <w:rsid w:val="006936DC"/>
    <w:rsid w:val="00693763"/>
    <w:rsid w:val="00693772"/>
    <w:rsid w:val="00693812"/>
    <w:rsid w:val="00693919"/>
    <w:rsid w:val="00693945"/>
    <w:rsid w:val="00693A52"/>
    <w:rsid w:val="00693AEF"/>
    <w:rsid w:val="00693BB3"/>
    <w:rsid w:val="00693D5A"/>
    <w:rsid w:val="00693E2D"/>
    <w:rsid w:val="00693EE8"/>
    <w:rsid w:val="00693F05"/>
    <w:rsid w:val="00693F33"/>
    <w:rsid w:val="00693F3E"/>
    <w:rsid w:val="00693FCA"/>
    <w:rsid w:val="0069420A"/>
    <w:rsid w:val="0069429E"/>
    <w:rsid w:val="006942A0"/>
    <w:rsid w:val="006942E0"/>
    <w:rsid w:val="00694397"/>
    <w:rsid w:val="00694431"/>
    <w:rsid w:val="00694435"/>
    <w:rsid w:val="0069450F"/>
    <w:rsid w:val="006945A9"/>
    <w:rsid w:val="00694619"/>
    <w:rsid w:val="00694642"/>
    <w:rsid w:val="006946A9"/>
    <w:rsid w:val="006947B7"/>
    <w:rsid w:val="00694AAA"/>
    <w:rsid w:val="00694DC1"/>
    <w:rsid w:val="00694DD3"/>
    <w:rsid w:val="00694E5A"/>
    <w:rsid w:val="00694F0B"/>
    <w:rsid w:val="00694F83"/>
    <w:rsid w:val="00694F97"/>
    <w:rsid w:val="00695315"/>
    <w:rsid w:val="00695341"/>
    <w:rsid w:val="0069537C"/>
    <w:rsid w:val="0069541A"/>
    <w:rsid w:val="0069547D"/>
    <w:rsid w:val="00695593"/>
    <w:rsid w:val="0069559B"/>
    <w:rsid w:val="006956E7"/>
    <w:rsid w:val="006957B8"/>
    <w:rsid w:val="006958D6"/>
    <w:rsid w:val="006959CC"/>
    <w:rsid w:val="00695C87"/>
    <w:rsid w:val="00695CFC"/>
    <w:rsid w:val="00695DFA"/>
    <w:rsid w:val="00696031"/>
    <w:rsid w:val="00696289"/>
    <w:rsid w:val="0069628F"/>
    <w:rsid w:val="006962C4"/>
    <w:rsid w:val="00696379"/>
    <w:rsid w:val="0069647B"/>
    <w:rsid w:val="00696570"/>
    <w:rsid w:val="0069664A"/>
    <w:rsid w:val="006966B3"/>
    <w:rsid w:val="006967A0"/>
    <w:rsid w:val="00696975"/>
    <w:rsid w:val="00696A86"/>
    <w:rsid w:val="00696C48"/>
    <w:rsid w:val="00696C6D"/>
    <w:rsid w:val="00696C7A"/>
    <w:rsid w:val="00696CA0"/>
    <w:rsid w:val="00696DCF"/>
    <w:rsid w:val="00696E08"/>
    <w:rsid w:val="00697195"/>
    <w:rsid w:val="0069729D"/>
    <w:rsid w:val="006973B8"/>
    <w:rsid w:val="006974FF"/>
    <w:rsid w:val="00697545"/>
    <w:rsid w:val="0069754C"/>
    <w:rsid w:val="00697614"/>
    <w:rsid w:val="00697739"/>
    <w:rsid w:val="006977DB"/>
    <w:rsid w:val="0069786A"/>
    <w:rsid w:val="006978A0"/>
    <w:rsid w:val="00697AA5"/>
    <w:rsid w:val="00697AA8"/>
    <w:rsid w:val="00697B31"/>
    <w:rsid w:val="00697BC9"/>
    <w:rsid w:val="00697CC3"/>
    <w:rsid w:val="00697CE5"/>
    <w:rsid w:val="00697CF9"/>
    <w:rsid w:val="00697FAA"/>
    <w:rsid w:val="006A0052"/>
    <w:rsid w:val="006A0073"/>
    <w:rsid w:val="006A009C"/>
    <w:rsid w:val="006A01B7"/>
    <w:rsid w:val="006A01C8"/>
    <w:rsid w:val="006A0464"/>
    <w:rsid w:val="006A04C7"/>
    <w:rsid w:val="006A050F"/>
    <w:rsid w:val="006A0530"/>
    <w:rsid w:val="006A05AA"/>
    <w:rsid w:val="006A0812"/>
    <w:rsid w:val="006A0837"/>
    <w:rsid w:val="006A0B9F"/>
    <w:rsid w:val="006A0C0C"/>
    <w:rsid w:val="006A0D7C"/>
    <w:rsid w:val="006A0DEA"/>
    <w:rsid w:val="006A0DFB"/>
    <w:rsid w:val="006A0E3A"/>
    <w:rsid w:val="006A0EAE"/>
    <w:rsid w:val="006A0F55"/>
    <w:rsid w:val="006A1190"/>
    <w:rsid w:val="006A1263"/>
    <w:rsid w:val="006A1507"/>
    <w:rsid w:val="006A1510"/>
    <w:rsid w:val="006A1561"/>
    <w:rsid w:val="006A166E"/>
    <w:rsid w:val="006A1708"/>
    <w:rsid w:val="006A17B7"/>
    <w:rsid w:val="006A17F1"/>
    <w:rsid w:val="006A19A1"/>
    <w:rsid w:val="006A1B99"/>
    <w:rsid w:val="006A1CAE"/>
    <w:rsid w:val="006A1CD6"/>
    <w:rsid w:val="006A1DAD"/>
    <w:rsid w:val="006A1DE3"/>
    <w:rsid w:val="006A1EE4"/>
    <w:rsid w:val="006A1F16"/>
    <w:rsid w:val="006A2018"/>
    <w:rsid w:val="006A2061"/>
    <w:rsid w:val="006A208F"/>
    <w:rsid w:val="006A2105"/>
    <w:rsid w:val="006A2192"/>
    <w:rsid w:val="006A21B5"/>
    <w:rsid w:val="006A2450"/>
    <w:rsid w:val="006A24EF"/>
    <w:rsid w:val="006A2642"/>
    <w:rsid w:val="006A26AC"/>
    <w:rsid w:val="006A26C2"/>
    <w:rsid w:val="006A28B1"/>
    <w:rsid w:val="006A290A"/>
    <w:rsid w:val="006A2C2B"/>
    <w:rsid w:val="006A2C4A"/>
    <w:rsid w:val="006A2C54"/>
    <w:rsid w:val="006A2CDC"/>
    <w:rsid w:val="006A2E0D"/>
    <w:rsid w:val="006A2EFF"/>
    <w:rsid w:val="006A2FF2"/>
    <w:rsid w:val="006A3156"/>
    <w:rsid w:val="006A32C3"/>
    <w:rsid w:val="006A3382"/>
    <w:rsid w:val="006A3531"/>
    <w:rsid w:val="006A357B"/>
    <w:rsid w:val="006A35F5"/>
    <w:rsid w:val="006A366B"/>
    <w:rsid w:val="006A3866"/>
    <w:rsid w:val="006A3991"/>
    <w:rsid w:val="006A3A81"/>
    <w:rsid w:val="006A3A96"/>
    <w:rsid w:val="006A3B54"/>
    <w:rsid w:val="006A3B55"/>
    <w:rsid w:val="006A3DFF"/>
    <w:rsid w:val="006A3E07"/>
    <w:rsid w:val="006A3EFB"/>
    <w:rsid w:val="006A4093"/>
    <w:rsid w:val="006A4132"/>
    <w:rsid w:val="006A41BD"/>
    <w:rsid w:val="006A41D5"/>
    <w:rsid w:val="006A42F5"/>
    <w:rsid w:val="006A4387"/>
    <w:rsid w:val="006A43D9"/>
    <w:rsid w:val="006A4407"/>
    <w:rsid w:val="006A450F"/>
    <w:rsid w:val="006A46E2"/>
    <w:rsid w:val="006A477F"/>
    <w:rsid w:val="006A4797"/>
    <w:rsid w:val="006A493A"/>
    <w:rsid w:val="006A49F8"/>
    <w:rsid w:val="006A4A09"/>
    <w:rsid w:val="006A4AB1"/>
    <w:rsid w:val="006A4B60"/>
    <w:rsid w:val="006A4BC4"/>
    <w:rsid w:val="006A4BCE"/>
    <w:rsid w:val="006A4C20"/>
    <w:rsid w:val="006A4C60"/>
    <w:rsid w:val="006A4E0D"/>
    <w:rsid w:val="006A4F63"/>
    <w:rsid w:val="006A4FA5"/>
    <w:rsid w:val="006A5011"/>
    <w:rsid w:val="006A5188"/>
    <w:rsid w:val="006A51FC"/>
    <w:rsid w:val="006A5374"/>
    <w:rsid w:val="006A53FF"/>
    <w:rsid w:val="006A54D9"/>
    <w:rsid w:val="006A552C"/>
    <w:rsid w:val="006A576D"/>
    <w:rsid w:val="006A5989"/>
    <w:rsid w:val="006A59FA"/>
    <w:rsid w:val="006A5AC1"/>
    <w:rsid w:val="006A5B7A"/>
    <w:rsid w:val="006A5B94"/>
    <w:rsid w:val="006A5BA3"/>
    <w:rsid w:val="006A5CC1"/>
    <w:rsid w:val="006A5D83"/>
    <w:rsid w:val="006A5DDF"/>
    <w:rsid w:val="006A5DE9"/>
    <w:rsid w:val="006A5E95"/>
    <w:rsid w:val="006A5EAB"/>
    <w:rsid w:val="006A5F4A"/>
    <w:rsid w:val="006A60E3"/>
    <w:rsid w:val="006A6644"/>
    <w:rsid w:val="006A6750"/>
    <w:rsid w:val="006A679B"/>
    <w:rsid w:val="006A67CA"/>
    <w:rsid w:val="006A689E"/>
    <w:rsid w:val="006A68FA"/>
    <w:rsid w:val="006A691D"/>
    <w:rsid w:val="006A6AFE"/>
    <w:rsid w:val="006A6EC4"/>
    <w:rsid w:val="006A6FD4"/>
    <w:rsid w:val="006A70B3"/>
    <w:rsid w:val="006A71E7"/>
    <w:rsid w:val="006A7276"/>
    <w:rsid w:val="006A7563"/>
    <w:rsid w:val="006A7569"/>
    <w:rsid w:val="006A7587"/>
    <w:rsid w:val="006A772D"/>
    <w:rsid w:val="006A7738"/>
    <w:rsid w:val="006A7769"/>
    <w:rsid w:val="006A7891"/>
    <w:rsid w:val="006A78BC"/>
    <w:rsid w:val="006A79B1"/>
    <w:rsid w:val="006A7A94"/>
    <w:rsid w:val="006A7BB4"/>
    <w:rsid w:val="006A7CDD"/>
    <w:rsid w:val="006A7E1A"/>
    <w:rsid w:val="006A7E47"/>
    <w:rsid w:val="006A7FB7"/>
    <w:rsid w:val="006B00D1"/>
    <w:rsid w:val="006B0166"/>
    <w:rsid w:val="006B01CE"/>
    <w:rsid w:val="006B026F"/>
    <w:rsid w:val="006B0298"/>
    <w:rsid w:val="006B02F9"/>
    <w:rsid w:val="006B034F"/>
    <w:rsid w:val="006B037D"/>
    <w:rsid w:val="006B03F1"/>
    <w:rsid w:val="006B04DF"/>
    <w:rsid w:val="006B0643"/>
    <w:rsid w:val="006B078C"/>
    <w:rsid w:val="006B07D9"/>
    <w:rsid w:val="006B081E"/>
    <w:rsid w:val="006B09C7"/>
    <w:rsid w:val="006B0B24"/>
    <w:rsid w:val="006B0B75"/>
    <w:rsid w:val="006B0BC7"/>
    <w:rsid w:val="006B0CA2"/>
    <w:rsid w:val="006B0CB3"/>
    <w:rsid w:val="006B0CE1"/>
    <w:rsid w:val="006B0CEC"/>
    <w:rsid w:val="006B0D8D"/>
    <w:rsid w:val="006B0D98"/>
    <w:rsid w:val="006B0F2E"/>
    <w:rsid w:val="006B0F3A"/>
    <w:rsid w:val="006B1039"/>
    <w:rsid w:val="006B10EF"/>
    <w:rsid w:val="006B11D3"/>
    <w:rsid w:val="006B1209"/>
    <w:rsid w:val="006B14B2"/>
    <w:rsid w:val="006B154E"/>
    <w:rsid w:val="006B1557"/>
    <w:rsid w:val="006B1576"/>
    <w:rsid w:val="006B15CF"/>
    <w:rsid w:val="006B161F"/>
    <w:rsid w:val="006B16EC"/>
    <w:rsid w:val="006B1856"/>
    <w:rsid w:val="006B1959"/>
    <w:rsid w:val="006B1B31"/>
    <w:rsid w:val="006B1BAD"/>
    <w:rsid w:val="006B1BFA"/>
    <w:rsid w:val="006B1C19"/>
    <w:rsid w:val="006B1C3C"/>
    <w:rsid w:val="006B1E47"/>
    <w:rsid w:val="006B2026"/>
    <w:rsid w:val="006B21A9"/>
    <w:rsid w:val="006B22A0"/>
    <w:rsid w:val="006B2359"/>
    <w:rsid w:val="006B23BC"/>
    <w:rsid w:val="006B24EB"/>
    <w:rsid w:val="006B2539"/>
    <w:rsid w:val="006B25BC"/>
    <w:rsid w:val="006B26AD"/>
    <w:rsid w:val="006B279D"/>
    <w:rsid w:val="006B27B5"/>
    <w:rsid w:val="006B280E"/>
    <w:rsid w:val="006B287C"/>
    <w:rsid w:val="006B2941"/>
    <w:rsid w:val="006B2B03"/>
    <w:rsid w:val="006B2B69"/>
    <w:rsid w:val="006B2BDE"/>
    <w:rsid w:val="006B2BF4"/>
    <w:rsid w:val="006B2C33"/>
    <w:rsid w:val="006B2D8C"/>
    <w:rsid w:val="006B2E55"/>
    <w:rsid w:val="006B32D5"/>
    <w:rsid w:val="006B3390"/>
    <w:rsid w:val="006B35F9"/>
    <w:rsid w:val="006B3784"/>
    <w:rsid w:val="006B379D"/>
    <w:rsid w:val="006B386D"/>
    <w:rsid w:val="006B394D"/>
    <w:rsid w:val="006B3962"/>
    <w:rsid w:val="006B3A76"/>
    <w:rsid w:val="006B3B1A"/>
    <w:rsid w:val="006B3BD0"/>
    <w:rsid w:val="006B3D78"/>
    <w:rsid w:val="006B3E6C"/>
    <w:rsid w:val="006B3E9F"/>
    <w:rsid w:val="006B40EC"/>
    <w:rsid w:val="006B41A4"/>
    <w:rsid w:val="006B4222"/>
    <w:rsid w:val="006B4228"/>
    <w:rsid w:val="006B4232"/>
    <w:rsid w:val="006B4357"/>
    <w:rsid w:val="006B4358"/>
    <w:rsid w:val="006B43B1"/>
    <w:rsid w:val="006B4464"/>
    <w:rsid w:val="006B45F0"/>
    <w:rsid w:val="006B45F7"/>
    <w:rsid w:val="006B464D"/>
    <w:rsid w:val="006B4799"/>
    <w:rsid w:val="006B4B58"/>
    <w:rsid w:val="006B4BDA"/>
    <w:rsid w:val="006B4CF2"/>
    <w:rsid w:val="006B4E28"/>
    <w:rsid w:val="006B4FAC"/>
    <w:rsid w:val="006B4FEE"/>
    <w:rsid w:val="006B5050"/>
    <w:rsid w:val="006B510A"/>
    <w:rsid w:val="006B5181"/>
    <w:rsid w:val="006B518D"/>
    <w:rsid w:val="006B51B8"/>
    <w:rsid w:val="006B5369"/>
    <w:rsid w:val="006B5437"/>
    <w:rsid w:val="006B5599"/>
    <w:rsid w:val="006B5619"/>
    <w:rsid w:val="006B56A0"/>
    <w:rsid w:val="006B56DE"/>
    <w:rsid w:val="006B5771"/>
    <w:rsid w:val="006B5922"/>
    <w:rsid w:val="006B5A49"/>
    <w:rsid w:val="006B5A77"/>
    <w:rsid w:val="006B5A8C"/>
    <w:rsid w:val="006B5B6D"/>
    <w:rsid w:val="006B5CDB"/>
    <w:rsid w:val="006B5FDA"/>
    <w:rsid w:val="006B5FFF"/>
    <w:rsid w:val="006B60C8"/>
    <w:rsid w:val="006B60FB"/>
    <w:rsid w:val="006B615B"/>
    <w:rsid w:val="006B61D4"/>
    <w:rsid w:val="006B636A"/>
    <w:rsid w:val="006B6454"/>
    <w:rsid w:val="006B64C4"/>
    <w:rsid w:val="006B64E1"/>
    <w:rsid w:val="006B65A4"/>
    <w:rsid w:val="006B6734"/>
    <w:rsid w:val="006B6781"/>
    <w:rsid w:val="006B6922"/>
    <w:rsid w:val="006B6A8F"/>
    <w:rsid w:val="006B6B2A"/>
    <w:rsid w:val="006B6B60"/>
    <w:rsid w:val="006B6B7E"/>
    <w:rsid w:val="006B6BF6"/>
    <w:rsid w:val="006B6C0D"/>
    <w:rsid w:val="006B6C86"/>
    <w:rsid w:val="006B6DF3"/>
    <w:rsid w:val="006B6EC6"/>
    <w:rsid w:val="006B7282"/>
    <w:rsid w:val="006B72CB"/>
    <w:rsid w:val="006B7567"/>
    <w:rsid w:val="006B7601"/>
    <w:rsid w:val="006B767A"/>
    <w:rsid w:val="006B772E"/>
    <w:rsid w:val="006B77EB"/>
    <w:rsid w:val="006B77EE"/>
    <w:rsid w:val="006B7885"/>
    <w:rsid w:val="006B78B5"/>
    <w:rsid w:val="006B7966"/>
    <w:rsid w:val="006B7AB1"/>
    <w:rsid w:val="006B7AB6"/>
    <w:rsid w:val="006B7B4A"/>
    <w:rsid w:val="006B7D25"/>
    <w:rsid w:val="006B7E4C"/>
    <w:rsid w:val="006B7E77"/>
    <w:rsid w:val="006B7E7D"/>
    <w:rsid w:val="006B7F16"/>
    <w:rsid w:val="006B7FC3"/>
    <w:rsid w:val="006B92A4"/>
    <w:rsid w:val="006C0012"/>
    <w:rsid w:val="006C0141"/>
    <w:rsid w:val="006C03C6"/>
    <w:rsid w:val="006C0642"/>
    <w:rsid w:val="006C06F7"/>
    <w:rsid w:val="006C0753"/>
    <w:rsid w:val="006C081A"/>
    <w:rsid w:val="006C087B"/>
    <w:rsid w:val="006C09B0"/>
    <w:rsid w:val="006C0C74"/>
    <w:rsid w:val="006C0E18"/>
    <w:rsid w:val="006C0FA2"/>
    <w:rsid w:val="006C1123"/>
    <w:rsid w:val="006C127E"/>
    <w:rsid w:val="006C128B"/>
    <w:rsid w:val="006C139B"/>
    <w:rsid w:val="006C140F"/>
    <w:rsid w:val="006C16D8"/>
    <w:rsid w:val="006C16EA"/>
    <w:rsid w:val="006C16F1"/>
    <w:rsid w:val="006C1719"/>
    <w:rsid w:val="006C176F"/>
    <w:rsid w:val="006C17B6"/>
    <w:rsid w:val="006C187E"/>
    <w:rsid w:val="006C19B0"/>
    <w:rsid w:val="006C19D4"/>
    <w:rsid w:val="006C1D0A"/>
    <w:rsid w:val="006C1ECA"/>
    <w:rsid w:val="006C1F15"/>
    <w:rsid w:val="006C1FEC"/>
    <w:rsid w:val="006C20FF"/>
    <w:rsid w:val="006C2218"/>
    <w:rsid w:val="006C22C7"/>
    <w:rsid w:val="006C232A"/>
    <w:rsid w:val="006C24D9"/>
    <w:rsid w:val="006C2568"/>
    <w:rsid w:val="006C256C"/>
    <w:rsid w:val="006C25D9"/>
    <w:rsid w:val="006C2747"/>
    <w:rsid w:val="006C296C"/>
    <w:rsid w:val="006C2A23"/>
    <w:rsid w:val="006C2ABE"/>
    <w:rsid w:val="006C2D7C"/>
    <w:rsid w:val="006C2E4A"/>
    <w:rsid w:val="006C2E8C"/>
    <w:rsid w:val="006C2F00"/>
    <w:rsid w:val="006C2F99"/>
    <w:rsid w:val="006C3029"/>
    <w:rsid w:val="006C305F"/>
    <w:rsid w:val="006C30FC"/>
    <w:rsid w:val="006C3265"/>
    <w:rsid w:val="006C3364"/>
    <w:rsid w:val="006C33DD"/>
    <w:rsid w:val="006C3436"/>
    <w:rsid w:val="006C3467"/>
    <w:rsid w:val="006C34CA"/>
    <w:rsid w:val="006C35E5"/>
    <w:rsid w:val="006C3644"/>
    <w:rsid w:val="006C3805"/>
    <w:rsid w:val="006C384F"/>
    <w:rsid w:val="006C385A"/>
    <w:rsid w:val="006C3948"/>
    <w:rsid w:val="006C3966"/>
    <w:rsid w:val="006C39EF"/>
    <w:rsid w:val="006C3BCD"/>
    <w:rsid w:val="006C3BF3"/>
    <w:rsid w:val="006C3C7A"/>
    <w:rsid w:val="006C3C81"/>
    <w:rsid w:val="006C3CF6"/>
    <w:rsid w:val="006C3D49"/>
    <w:rsid w:val="006C3E49"/>
    <w:rsid w:val="006C3E79"/>
    <w:rsid w:val="006C3F12"/>
    <w:rsid w:val="006C40F9"/>
    <w:rsid w:val="006C4109"/>
    <w:rsid w:val="006C4290"/>
    <w:rsid w:val="006C43D6"/>
    <w:rsid w:val="006C43DE"/>
    <w:rsid w:val="006C442F"/>
    <w:rsid w:val="006C4593"/>
    <w:rsid w:val="006C46A6"/>
    <w:rsid w:val="006C46E6"/>
    <w:rsid w:val="006C4AE6"/>
    <w:rsid w:val="006C4B99"/>
    <w:rsid w:val="006C4BBD"/>
    <w:rsid w:val="006C4C09"/>
    <w:rsid w:val="006C4CB7"/>
    <w:rsid w:val="006C50BC"/>
    <w:rsid w:val="006C533B"/>
    <w:rsid w:val="006C5343"/>
    <w:rsid w:val="006C5458"/>
    <w:rsid w:val="006C54BC"/>
    <w:rsid w:val="006C56B6"/>
    <w:rsid w:val="006C56B8"/>
    <w:rsid w:val="006C585B"/>
    <w:rsid w:val="006C5A42"/>
    <w:rsid w:val="006C5A4E"/>
    <w:rsid w:val="006C5AA5"/>
    <w:rsid w:val="006C5ACA"/>
    <w:rsid w:val="006C5C29"/>
    <w:rsid w:val="006C5C5D"/>
    <w:rsid w:val="006C5D3B"/>
    <w:rsid w:val="006C5E09"/>
    <w:rsid w:val="006C5E6D"/>
    <w:rsid w:val="006C5F63"/>
    <w:rsid w:val="006C5FF5"/>
    <w:rsid w:val="006C6144"/>
    <w:rsid w:val="006C61B4"/>
    <w:rsid w:val="006C6267"/>
    <w:rsid w:val="006C62E7"/>
    <w:rsid w:val="006C63EA"/>
    <w:rsid w:val="006C6719"/>
    <w:rsid w:val="006C67B5"/>
    <w:rsid w:val="006C67D6"/>
    <w:rsid w:val="006C6ACC"/>
    <w:rsid w:val="006C6AFE"/>
    <w:rsid w:val="006C6CF2"/>
    <w:rsid w:val="006C6D1B"/>
    <w:rsid w:val="006C6E11"/>
    <w:rsid w:val="006C6F96"/>
    <w:rsid w:val="006C712E"/>
    <w:rsid w:val="006C721A"/>
    <w:rsid w:val="006C7327"/>
    <w:rsid w:val="006C73EA"/>
    <w:rsid w:val="006C75B0"/>
    <w:rsid w:val="006C760F"/>
    <w:rsid w:val="006C76CE"/>
    <w:rsid w:val="006C7730"/>
    <w:rsid w:val="006C7A3F"/>
    <w:rsid w:val="006C7B1C"/>
    <w:rsid w:val="006C7B2E"/>
    <w:rsid w:val="006C7C9C"/>
    <w:rsid w:val="006C7DC8"/>
    <w:rsid w:val="006C827B"/>
    <w:rsid w:val="006CA788"/>
    <w:rsid w:val="006D01BA"/>
    <w:rsid w:val="006D01DA"/>
    <w:rsid w:val="006D01FF"/>
    <w:rsid w:val="006D03E1"/>
    <w:rsid w:val="006D04C6"/>
    <w:rsid w:val="006D04CD"/>
    <w:rsid w:val="006D0546"/>
    <w:rsid w:val="006D0550"/>
    <w:rsid w:val="006D0595"/>
    <w:rsid w:val="006D05FB"/>
    <w:rsid w:val="006D0611"/>
    <w:rsid w:val="006D06D9"/>
    <w:rsid w:val="006D098A"/>
    <w:rsid w:val="006D09C1"/>
    <w:rsid w:val="006D0AD6"/>
    <w:rsid w:val="006D0B38"/>
    <w:rsid w:val="006D0C29"/>
    <w:rsid w:val="006D0E5F"/>
    <w:rsid w:val="006D0EAE"/>
    <w:rsid w:val="006D1186"/>
    <w:rsid w:val="006D1289"/>
    <w:rsid w:val="006D12D2"/>
    <w:rsid w:val="006D12DA"/>
    <w:rsid w:val="006D1483"/>
    <w:rsid w:val="006D1492"/>
    <w:rsid w:val="006D169E"/>
    <w:rsid w:val="006D1949"/>
    <w:rsid w:val="006D1B21"/>
    <w:rsid w:val="006D1C0C"/>
    <w:rsid w:val="006D1DD9"/>
    <w:rsid w:val="006D1F1F"/>
    <w:rsid w:val="006D20BA"/>
    <w:rsid w:val="006D260D"/>
    <w:rsid w:val="006D2642"/>
    <w:rsid w:val="006D2654"/>
    <w:rsid w:val="006D2794"/>
    <w:rsid w:val="006D280C"/>
    <w:rsid w:val="006D28F5"/>
    <w:rsid w:val="006D2A17"/>
    <w:rsid w:val="006D2A38"/>
    <w:rsid w:val="006D2A86"/>
    <w:rsid w:val="006D2B1E"/>
    <w:rsid w:val="006D2B9D"/>
    <w:rsid w:val="006D2CAE"/>
    <w:rsid w:val="006D2E2C"/>
    <w:rsid w:val="006D2EAC"/>
    <w:rsid w:val="006D2F11"/>
    <w:rsid w:val="006D2F2A"/>
    <w:rsid w:val="006D2F31"/>
    <w:rsid w:val="006D2F9A"/>
    <w:rsid w:val="006D31CD"/>
    <w:rsid w:val="006D3219"/>
    <w:rsid w:val="006D323B"/>
    <w:rsid w:val="006D32B1"/>
    <w:rsid w:val="006D339D"/>
    <w:rsid w:val="006D347A"/>
    <w:rsid w:val="006D360A"/>
    <w:rsid w:val="006D3622"/>
    <w:rsid w:val="006D38E4"/>
    <w:rsid w:val="006D3929"/>
    <w:rsid w:val="006D395C"/>
    <w:rsid w:val="006D39D1"/>
    <w:rsid w:val="006D3C8B"/>
    <w:rsid w:val="006D3CD9"/>
    <w:rsid w:val="006D3D1F"/>
    <w:rsid w:val="006D3DB7"/>
    <w:rsid w:val="006D3DED"/>
    <w:rsid w:val="006D3F6B"/>
    <w:rsid w:val="006D40DE"/>
    <w:rsid w:val="006D4259"/>
    <w:rsid w:val="006D42F8"/>
    <w:rsid w:val="006D44E1"/>
    <w:rsid w:val="006D4674"/>
    <w:rsid w:val="006D46D0"/>
    <w:rsid w:val="006D481D"/>
    <w:rsid w:val="006D486D"/>
    <w:rsid w:val="006D4990"/>
    <w:rsid w:val="006D4A17"/>
    <w:rsid w:val="006D4AB0"/>
    <w:rsid w:val="006D4C5F"/>
    <w:rsid w:val="006D4E3F"/>
    <w:rsid w:val="006D4FA2"/>
    <w:rsid w:val="006D513A"/>
    <w:rsid w:val="006D51F6"/>
    <w:rsid w:val="006D527D"/>
    <w:rsid w:val="006D52C6"/>
    <w:rsid w:val="006D54E4"/>
    <w:rsid w:val="006D5503"/>
    <w:rsid w:val="006D5764"/>
    <w:rsid w:val="006D599A"/>
    <w:rsid w:val="006D59AC"/>
    <w:rsid w:val="006D5C97"/>
    <w:rsid w:val="006D5CF4"/>
    <w:rsid w:val="006D6024"/>
    <w:rsid w:val="006D6056"/>
    <w:rsid w:val="006D608D"/>
    <w:rsid w:val="006D60F2"/>
    <w:rsid w:val="006D613A"/>
    <w:rsid w:val="006D615A"/>
    <w:rsid w:val="006D6350"/>
    <w:rsid w:val="006D64AA"/>
    <w:rsid w:val="006D6502"/>
    <w:rsid w:val="006D6533"/>
    <w:rsid w:val="006D657B"/>
    <w:rsid w:val="006D668D"/>
    <w:rsid w:val="006D6A06"/>
    <w:rsid w:val="006D6A46"/>
    <w:rsid w:val="006D6AF6"/>
    <w:rsid w:val="006D6B3E"/>
    <w:rsid w:val="006D6BB8"/>
    <w:rsid w:val="006D6C40"/>
    <w:rsid w:val="006D6D41"/>
    <w:rsid w:val="006D6EE2"/>
    <w:rsid w:val="006D7193"/>
    <w:rsid w:val="006D725A"/>
    <w:rsid w:val="006D73A4"/>
    <w:rsid w:val="006D7405"/>
    <w:rsid w:val="006D7450"/>
    <w:rsid w:val="006D75C8"/>
    <w:rsid w:val="006D75D1"/>
    <w:rsid w:val="006D763A"/>
    <w:rsid w:val="006D766E"/>
    <w:rsid w:val="006D798D"/>
    <w:rsid w:val="006D7CD6"/>
    <w:rsid w:val="006D7E89"/>
    <w:rsid w:val="006E0491"/>
    <w:rsid w:val="006E0499"/>
    <w:rsid w:val="006E0541"/>
    <w:rsid w:val="006E0580"/>
    <w:rsid w:val="006E0592"/>
    <w:rsid w:val="006E074A"/>
    <w:rsid w:val="006E082E"/>
    <w:rsid w:val="006E0830"/>
    <w:rsid w:val="006E0892"/>
    <w:rsid w:val="006E08E6"/>
    <w:rsid w:val="006E0923"/>
    <w:rsid w:val="006E09FB"/>
    <w:rsid w:val="006E0A75"/>
    <w:rsid w:val="006E0A8C"/>
    <w:rsid w:val="006E0D5E"/>
    <w:rsid w:val="006E0E30"/>
    <w:rsid w:val="006E0EE0"/>
    <w:rsid w:val="006E0F5F"/>
    <w:rsid w:val="006E1070"/>
    <w:rsid w:val="006E120D"/>
    <w:rsid w:val="006E12DC"/>
    <w:rsid w:val="006E143C"/>
    <w:rsid w:val="006E1445"/>
    <w:rsid w:val="006E1498"/>
    <w:rsid w:val="006E1535"/>
    <w:rsid w:val="006E158F"/>
    <w:rsid w:val="006E15B9"/>
    <w:rsid w:val="006E15EF"/>
    <w:rsid w:val="006E1613"/>
    <w:rsid w:val="006E18AF"/>
    <w:rsid w:val="006E18E0"/>
    <w:rsid w:val="006E1970"/>
    <w:rsid w:val="006E1A58"/>
    <w:rsid w:val="006E1B63"/>
    <w:rsid w:val="006E1CFE"/>
    <w:rsid w:val="006E1D18"/>
    <w:rsid w:val="006E1E35"/>
    <w:rsid w:val="006E20A0"/>
    <w:rsid w:val="006E2206"/>
    <w:rsid w:val="006E222B"/>
    <w:rsid w:val="006E2331"/>
    <w:rsid w:val="006E234F"/>
    <w:rsid w:val="006E2416"/>
    <w:rsid w:val="006E2514"/>
    <w:rsid w:val="006E25AA"/>
    <w:rsid w:val="006E2712"/>
    <w:rsid w:val="006E2734"/>
    <w:rsid w:val="006E27A6"/>
    <w:rsid w:val="006E283E"/>
    <w:rsid w:val="006E28E9"/>
    <w:rsid w:val="006E2A9B"/>
    <w:rsid w:val="006E2D1E"/>
    <w:rsid w:val="006E2DD6"/>
    <w:rsid w:val="006E302B"/>
    <w:rsid w:val="006E305B"/>
    <w:rsid w:val="006E3122"/>
    <w:rsid w:val="006E3143"/>
    <w:rsid w:val="006E31AE"/>
    <w:rsid w:val="006E359F"/>
    <w:rsid w:val="006E38D7"/>
    <w:rsid w:val="006E395F"/>
    <w:rsid w:val="006E3A30"/>
    <w:rsid w:val="006E3A37"/>
    <w:rsid w:val="006E3D92"/>
    <w:rsid w:val="006E3E28"/>
    <w:rsid w:val="006E3E70"/>
    <w:rsid w:val="006E3E91"/>
    <w:rsid w:val="006E3EB4"/>
    <w:rsid w:val="006E3F51"/>
    <w:rsid w:val="006E400E"/>
    <w:rsid w:val="006E408C"/>
    <w:rsid w:val="006E41BB"/>
    <w:rsid w:val="006E44BD"/>
    <w:rsid w:val="006E456E"/>
    <w:rsid w:val="006E461B"/>
    <w:rsid w:val="006E466D"/>
    <w:rsid w:val="006E46D7"/>
    <w:rsid w:val="006E4730"/>
    <w:rsid w:val="006E49B2"/>
    <w:rsid w:val="006E49F7"/>
    <w:rsid w:val="006E4A0D"/>
    <w:rsid w:val="006E4B1B"/>
    <w:rsid w:val="006E4B70"/>
    <w:rsid w:val="006E4BB3"/>
    <w:rsid w:val="006E4D76"/>
    <w:rsid w:val="006E4E1E"/>
    <w:rsid w:val="006E4F90"/>
    <w:rsid w:val="006E50C8"/>
    <w:rsid w:val="006E5394"/>
    <w:rsid w:val="006E53C0"/>
    <w:rsid w:val="006E5475"/>
    <w:rsid w:val="006E548B"/>
    <w:rsid w:val="006E54D6"/>
    <w:rsid w:val="006E55AB"/>
    <w:rsid w:val="006E561C"/>
    <w:rsid w:val="006E56BE"/>
    <w:rsid w:val="006E5723"/>
    <w:rsid w:val="006E583D"/>
    <w:rsid w:val="006E5AD6"/>
    <w:rsid w:val="006E5BFE"/>
    <w:rsid w:val="006E5CC9"/>
    <w:rsid w:val="006E5D35"/>
    <w:rsid w:val="006E5D65"/>
    <w:rsid w:val="006E5DFD"/>
    <w:rsid w:val="006E5EED"/>
    <w:rsid w:val="006E5FB3"/>
    <w:rsid w:val="006E6139"/>
    <w:rsid w:val="006E650F"/>
    <w:rsid w:val="006E6540"/>
    <w:rsid w:val="006E656B"/>
    <w:rsid w:val="006E6610"/>
    <w:rsid w:val="006E66B7"/>
    <w:rsid w:val="006E68CD"/>
    <w:rsid w:val="006E68CF"/>
    <w:rsid w:val="006E68DF"/>
    <w:rsid w:val="006E6990"/>
    <w:rsid w:val="006E69E6"/>
    <w:rsid w:val="006E69F8"/>
    <w:rsid w:val="006E6BEA"/>
    <w:rsid w:val="006E6C89"/>
    <w:rsid w:val="006E6CD4"/>
    <w:rsid w:val="006E6DD4"/>
    <w:rsid w:val="006E6DDA"/>
    <w:rsid w:val="006E6E54"/>
    <w:rsid w:val="006E6E6E"/>
    <w:rsid w:val="006E6EA7"/>
    <w:rsid w:val="006E711F"/>
    <w:rsid w:val="006E7193"/>
    <w:rsid w:val="006E71CF"/>
    <w:rsid w:val="006E7307"/>
    <w:rsid w:val="006E7330"/>
    <w:rsid w:val="006E73E1"/>
    <w:rsid w:val="006E755C"/>
    <w:rsid w:val="006E7560"/>
    <w:rsid w:val="006E75FF"/>
    <w:rsid w:val="006E761F"/>
    <w:rsid w:val="006E77A9"/>
    <w:rsid w:val="006E78BE"/>
    <w:rsid w:val="006E79CF"/>
    <w:rsid w:val="006E79F9"/>
    <w:rsid w:val="006E7B3C"/>
    <w:rsid w:val="006E7BFC"/>
    <w:rsid w:val="006E7DD1"/>
    <w:rsid w:val="006F0028"/>
    <w:rsid w:val="006F069F"/>
    <w:rsid w:val="006F06C3"/>
    <w:rsid w:val="006F06F3"/>
    <w:rsid w:val="006F087B"/>
    <w:rsid w:val="006F0938"/>
    <w:rsid w:val="006F098B"/>
    <w:rsid w:val="006F09A8"/>
    <w:rsid w:val="006F09BC"/>
    <w:rsid w:val="006F09C7"/>
    <w:rsid w:val="006F0AB1"/>
    <w:rsid w:val="006F0B19"/>
    <w:rsid w:val="006F0BB9"/>
    <w:rsid w:val="006F0C40"/>
    <w:rsid w:val="006F0C55"/>
    <w:rsid w:val="006F0E0C"/>
    <w:rsid w:val="006F1102"/>
    <w:rsid w:val="006F1145"/>
    <w:rsid w:val="006F116D"/>
    <w:rsid w:val="006F1202"/>
    <w:rsid w:val="006F12D0"/>
    <w:rsid w:val="006F13FA"/>
    <w:rsid w:val="006F15DF"/>
    <w:rsid w:val="006F1798"/>
    <w:rsid w:val="006F18A9"/>
    <w:rsid w:val="006F1AB1"/>
    <w:rsid w:val="006F1B1A"/>
    <w:rsid w:val="006F1BFF"/>
    <w:rsid w:val="006F1C1F"/>
    <w:rsid w:val="006F1CB5"/>
    <w:rsid w:val="006F1D2D"/>
    <w:rsid w:val="006F1D89"/>
    <w:rsid w:val="006F20C7"/>
    <w:rsid w:val="006F22B8"/>
    <w:rsid w:val="006F247E"/>
    <w:rsid w:val="006F2494"/>
    <w:rsid w:val="006F2562"/>
    <w:rsid w:val="006F2675"/>
    <w:rsid w:val="006F2722"/>
    <w:rsid w:val="006F2849"/>
    <w:rsid w:val="006F2851"/>
    <w:rsid w:val="006F2A76"/>
    <w:rsid w:val="006F2D5C"/>
    <w:rsid w:val="006F2D7B"/>
    <w:rsid w:val="006F2EAD"/>
    <w:rsid w:val="006F2EBE"/>
    <w:rsid w:val="006F2EF8"/>
    <w:rsid w:val="006F307C"/>
    <w:rsid w:val="006F3104"/>
    <w:rsid w:val="006F3140"/>
    <w:rsid w:val="006F3188"/>
    <w:rsid w:val="006F31D7"/>
    <w:rsid w:val="006F345A"/>
    <w:rsid w:val="006F37BC"/>
    <w:rsid w:val="006F3933"/>
    <w:rsid w:val="006F3942"/>
    <w:rsid w:val="006F39E8"/>
    <w:rsid w:val="006F39FA"/>
    <w:rsid w:val="006F3A4C"/>
    <w:rsid w:val="006F3B09"/>
    <w:rsid w:val="006F3B0D"/>
    <w:rsid w:val="006F3B4A"/>
    <w:rsid w:val="006F3D1C"/>
    <w:rsid w:val="006F3DA9"/>
    <w:rsid w:val="006F40DC"/>
    <w:rsid w:val="006F413B"/>
    <w:rsid w:val="006F417D"/>
    <w:rsid w:val="006F41DF"/>
    <w:rsid w:val="006F426C"/>
    <w:rsid w:val="006F434F"/>
    <w:rsid w:val="006F4409"/>
    <w:rsid w:val="006F4414"/>
    <w:rsid w:val="006F442E"/>
    <w:rsid w:val="006F4527"/>
    <w:rsid w:val="006F4557"/>
    <w:rsid w:val="006F4819"/>
    <w:rsid w:val="006F48B0"/>
    <w:rsid w:val="006F48E1"/>
    <w:rsid w:val="006F4961"/>
    <w:rsid w:val="006F4969"/>
    <w:rsid w:val="006F49ED"/>
    <w:rsid w:val="006F4A00"/>
    <w:rsid w:val="006F4C0B"/>
    <w:rsid w:val="006F4C2E"/>
    <w:rsid w:val="006F4CFB"/>
    <w:rsid w:val="006F4DAA"/>
    <w:rsid w:val="006F4ECB"/>
    <w:rsid w:val="006F4F3F"/>
    <w:rsid w:val="006F50BC"/>
    <w:rsid w:val="006F50EC"/>
    <w:rsid w:val="006F5175"/>
    <w:rsid w:val="006F520A"/>
    <w:rsid w:val="006F536F"/>
    <w:rsid w:val="006F54C3"/>
    <w:rsid w:val="006F55F8"/>
    <w:rsid w:val="006F5653"/>
    <w:rsid w:val="006F56A3"/>
    <w:rsid w:val="006F57D5"/>
    <w:rsid w:val="006F5971"/>
    <w:rsid w:val="006F599A"/>
    <w:rsid w:val="006F59E0"/>
    <w:rsid w:val="006F5A1A"/>
    <w:rsid w:val="006F5ABE"/>
    <w:rsid w:val="006F5B28"/>
    <w:rsid w:val="006F5B4C"/>
    <w:rsid w:val="006F5E12"/>
    <w:rsid w:val="006F60B3"/>
    <w:rsid w:val="006F60F6"/>
    <w:rsid w:val="006F6133"/>
    <w:rsid w:val="006F630A"/>
    <w:rsid w:val="006F63C3"/>
    <w:rsid w:val="006F64C4"/>
    <w:rsid w:val="006F6524"/>
    <w:rsid w:val="006F6589"/>
    <w:rsid w:val="006F65FA"/>
    <w:rsid w:val="006F6681"/>
    <w:rsid w:val="006F6835"/>
    <w:rsid w:val="006F6988"/>
    <w:rsid w:val="006F6BAE"/>
    <w:rsid w:val="006F6BF4"/>
    <w:rsid w:val="006F6DCB"/>
    <w:rsid w:val="006F6FD2"/>
    <w:rsid w:val="006F7031"/>
    <w:rsid w:val="006F703B"/>
    <w:rsid w:val="006F711E"/>
    <w:rsid w:val="006F7126"/>
    <w:rsid w:val="006F7190"/>
    <w:rsid w:val="006F722B"/>
    <w:rsid w:val="006F73D9"/>
    <w:rsid w:val="006F7445"/>
    <w:rsid w:val="006F7521"/>
    <w:rsid w:val="006F7522"/>
    <w:rsid w:val="006F752B"/>
    <w:rsid w:val="006F75BF"/>
    <w:rsid w:val="006F75CF"/>
    <w:rsid w:val="006F7688"/>
    <w:rsid w:val="006F7723"/>
    <w:rsid w:val="006F7866"/>
    <w:rsid w:val="006F78AB"/>
    <w:rsid w:val="006F7B3C"/>
    <w:rsid w:val="006F7BD0"/>
    <w:rsid w:val="006F7C58"/>
    <w:rsid w:val="006F7E4F"/>
    <w:rsid w:val="006F7FEB"/>
    <w:rsid w:val="00700055"/>
    <w:rsid w:val="007000A2"/>
    <w:rsid w:val="007000B1"/>
    <w:rsid w:val="007000BA"/>
    <w:rsid w:val="007000E1"/>
    <w:rsid w:val="007000F6"/>
    <w:rsid w:val="007003B0"/>
    <w:rsid w:val="0070042E"/>
    <w:rsid w:val="0070045A"/>
    <w:rsid w:val="0070058B"/>
    <w:rsid w:val="00700835"/>
    <w:rsid w:val="00700858"/>
    <w:rsid w:val="00700AC2"/>
    <w:rsid w:val="00700B54"/>
    <w:rsid w:val="00700BA0"/>
    <w:rsid w:val="00700D1A"/>
    <w:rsid w:val="00700D85"/>
    <w:rsid w:val="00700F06"/>
    <w:rsid w:val="00700F66"/>
    <w:rsid w:val="00700FDD"/>
    <w:rsid w:val="00701042"/>
    <w:rsid w:val="007010A2"/>
    <w:rsid w:val="0070111D"/>
    <w:rsid w:val="007011FB"/>
    <w:rsid w:val="00701216"/>
    <w:rsid w:val="00701268"/>
    <w:rsid w:val="007012F2"/>
    <w:rsid w:val="007012F3"/>
    <w:rsid w:val="0070139B"/>
    <w:rsid w:val="007013E5"/>
    <w:rsid w:val="0070142D"/>
    <w:rsid w:val="00701553"/>
    <w:rsid w:val="007016D1"/>
    <w:rsid w:val="00701790"/>
    <w:rsid w:val="007017B7"/>
    <w:rsid w:val="007019C1"/>
    <w:rsid w:val="007019FB"/>
    <w:rsid w:val="00701A35"/>
    <w:rsid w:val="00701AFE"/>
    <w:rsid w:val="00701DCB"/>
    <w:rsid w:val="00701E1E"/>
    <w:rsid w:val="00701EE3"/>
    <w:rsid w:val="00702198"/>
    <w:rsid w:val="00702212"/>
    <w:rsid w:val="007022B4"/>
    <w:rsid w:val="00702347"/>
    <w:rsid w:val="0070235F"/>
    <w:rsid w:val="007024B7"/>
    <w:rsid w:val="0070250A"/>
    <w:rsid w:val="007025A3"/>
    <w:rsid w:val="007029E6"/>
    <w:rsid w:val="00702A4E"/>
    <w:rsid w:val="00702B7C"/>
    <w:rsid w:val="00702BA6"/>
    <w:rsid w:val="00702C5D"/>
    <w:rsid w:val="00702C6E"/>
    <w:rsid w:val="00702C80"/>
    <w:rsid w:val="00702C8D"/>
    <w:rsid w:val="00702CF6"/>
    <w:rsid w:val="00703038"/>
    <w:rsid w:val="007032A3"/>
    <w:rsid w:val="007032FC"/>
    <w:rsid w:val="007033B1"/>
    <w:rsid w:val="00703401"/>
    <w:rsid w:val="0070344A"/>
    <w:rsid w:val="00703482"/>
    <w:rsid w:val="00703BCA"/>
    <w:rsid w:val="00703F66"/>
    <w:rsid w:val="007041DD"/>
    <w:rsid w:val="0070426D"/>
    <w:rsid w:val="007042CF"/>
    <w:rsid w:val="0070430A"/>
    <w:rsid w:val="00704375"/>
    <w:rsid w:val="0070438A"/>
    <w:rsid w:val="0070441D"/>
    <w:rsid w:val="007046E3"/>
    <w:rsid w:val="00704832"/>
    <w:rsid w:val="0070485A"/>
    <w:rsid w:val="00704924"/>
    <w:rsid w:val="0070496C"/>
    <w:rsid w:val="007049E7"/>
    <w:rsid w:val="00704C12"/>
    <w:rsid w:val="00704CBB"/>
    <w:rsid w:val="00704CE5"/>
    <w:rsid w:val="00704D4D"/>
    <w:rsid w:val="00704E16"/>
    <w:rsid w:val="00704E67"/>
    <w:rsid w:val="00704F96"/>
    <w:rsid w:val="00705197"/>
    <w:rsid w:val="007051C9"/>
    <w:rsid w:val="007051FF"/>
    <w:rsid w:val="0070523A"/>
    <w:rsid w:val="0070538E"/>
    <w:rsid w:val="007053AD"/>
    <w:rsid w:val="00705475"/>
    <w:rsid w:val="00705593"/>
    <w:rsid w:val="0070562D"/>
    <w:rsid w:val="007056DA"/>
    <w:rsid w:val="00705965"/>
    <w:rsid w:val="00705B5C"/>
    <w:rsid w:val="00705B84"/>
    <w:rsid w:val="00705C4A"/>
    <w:rsid w:val="00705D1A"/>
    <w:rsid w:val="00705EB7"/>
    <w:rsid w:val="0070600B"/>
    <w:rsid w:val="0070628F"/>
    <w:rsid w:val="007062F1"/>
    <w:rsid w:val="00706430"/>
    <w:rsid w:val="007064B6"/>
    <w:rsid w:val="007065FA"/>
    <w:rsid w:val="00706718"/>
    <w:rsid w:val="0070686E"/>
    <w:rsid w:val="007068B4"/>
    <w:rsid w:val="00706CAE"/>
    <w:rsid w:val="00706D55"/>
    <w:rsid w:val="00706DDC"/>
    <w:rsid w:val="00706E97"/>
    <w:rsid w:val="00706EA9"/>
    <w:rsid w:val="00706ED7"/>
    <w:rsid w:val="00706EDD"/>
    <w:rsid w:val="00706F60"/>
    <w:rsid w:val="00706FE6"/>
    <w:rsid w:val="00707019"/>
    <w:rsid w:val="00707430"/>
    <w:rsid w:val="0070745C"/>
    <w:rsid w:val="0070753B"/>
    <w:rsid w:val="00707870"/>
    <w:rsid w:val="0070798B"/>
    <w:rsid w:val="00707A41"/>
    <w:rsid w:val="00707A55"/>
    <w:rsid w:val="00707B59"/>
    <w:rsid w:val="00707DFC"/>
    <w:rsid w:val="00707E72"/>
    <w:rsid w:val="00707F2D"/>
    <w:rsid w:val="00707FA4"/>
    <w:rsid w:val="007100FB"/>
    <w:rsid w:val="0071018C"/>
    <w:rsid w:val="0071020E"/>
    <w:rsid w:val="007102A3"/>
    <w:rsid w:val="007102CA"/>
    <w:rsid w:val="007102F9"/>
    <w:rsid w:val="00710395"/>
    <w:rsid w:val="007103A1"/>
    <w:rsid w:val="007105C0"/>
    <w:rsid w:val="007105D6"/>
    <w:rsid w:val="0071064B"/>
    <w:rsid w:val="007107C8"/>
    <w:rsid w:val="007107F9"/>
    <w:rsid w:val="00710879"/>
    <w:rsid w:val="007108DF"/>
    <w:rsid w:val="0071091D"/>
    <w:rsid w:val="0071093B"/>
    <w:rsid w:val="007109AB"/>
    <w:rsid w:val="00710ACE"/>
    <w:rsid w:val="00710B0D"/>
    <w:rsid w:val="00710B28"/>
    <w:rsid w:val="00710BAA"/>
    <w:rsid w:val="00710C61"/>
    <w:rsid w:val="00710C9B"/>
    <w:rsid w:val="00710DCB"/>
    <w:rsid w:val="00710DD2"/>
    <w:rsid w:val="00710DDE"/>
    <w:rsid w:val="00710DF6"/>
    <w:rsid w:val="00710EAB"/>
    <w:rsid w:val="00710F76"/>
    <w:rsid w:val="007110A2"/>
    <w:rsid w:val="007110F8"/>
    <w:rsid w:val="0071112B"/>
    <w:rsid w:val="0071112F"/>
    <w:rsid w:val="0071117D"/>
    <w:rsid w:val="0071129F"/>
    <w:rsid w:val="0071131E"/>
    <w:rsid w:val="00711331"/>
    <w:rsid w:val="00711358"/>
    <w:rsid w:val="007113FF"/>
    <w:rsid w:val="0071145C"/>
    <w:rsid w:val="0071147E"/>
    <w:rsid w:val="007114CF"/>
    <w:rsid w:val="007114FE"/>
    <w:rsid w:val="00711763"/>
    <w:rsid w:val="007117EE"/>
    <w:rsid w:val="0071198F"/>
    <w:rsid w:val="007119C4"/>
    <w:rsid w:val="00711AC3"/>
    <w:rsid w:val="00711AFB"/>
    <w:rsid w:val="00711BC2"/>
    <w:rsid w:val="00711C12"/>
    <w:rsid w:val="00711C6F"/>
    <w:rsid w:val="00711D53"/>
    <w:rsid w:val="00711D99"/>
    <w:rsid w:val="00711E27"/>
    <w:rsid w:val="00711E57"/>
    <w:rsid w:val="00711E91"/>
    <w:rsid w:val="00711E96"/>
    <w:rsid w:val="00711F49"/>
    <w:rsid w:val="00711FC6"/>
    <w:rsid w:val="00712030"/>
    <w:rsid w:val="007121D1"/>
    <w:rsid w:val="00712231"/>
    <w:rsid w:val="0071228B"/>
    <w:rsid w:val="00712323"/>
    <w:rsid w:val="00712324"/>
    <w:rsid w:val="007123A5"/>
    <w:rsid w:val="0071246B"/>
    <w:rsid w:val="00712572"/>
    <w:rsid w:val="00712696"/>
    <w:rsid w:val="0071274D"/>
    <w:rsid w:val="007129F9"/>
    <w:rsid w:val="00712A89"/>
    <w:rsid w:val="00712AC4"/>
    <w:rsid w:val="00712B39"/>
    <w:rsid w:val="00712DED"/>
    <w:rsid w:val="00712E91"/>
    <w:rsid w:val="00712FC0"/>
    <w:rsid w:val="00713031"/>
    <w:rsid w:val="00713162"/>
    <w:rsid w:val="00713218"/>
    <w:rsid w:val="0071331C"/>
    <w:rsid w:val="007135CC"/>
    <w:rsid w:val="00713628"/>
    <w:rsid w:val="007136DB"/>
    <w:rsid w:val="00713815"/>
    <w:rsid w:val="00713896"/>
    <w:rsid w:val="00713949"/>
    <w:rsid w:val="0071397A"/>
    <w:rsid w:val="00713B4C"/>
    <w:rsid w:val="00713C13"/>
    <w:rsid w:val="00713DB8"/>
    <w:rsid w:val="00713E45"/>
    <w:rsid w:val="00713E75"/>
    <w:rsid w:val="00713F38"/>
    <w:rsid w:val="0071403B"/>
    <w:rsid w:val="0071438F"/>
    <w:rsid w:val="0071477C"/>
    <w:rsid w:val="0071478D"/>
    <w:rsid w:val="007148F6"/>
    <w:rsid w:val="0071490C"/>
    <w:rsid w:val="00714A54"/>
    <w:rsid w:val="00714BC9"/>
    <w:rsid w:val="00714C0C"/>
    <w:rsid w:val="00714F44"/>
    <w:rsid w:val="00714F46"/>
    <w:rsid w:val="00715299"/>
    <w:rsid w:val="007155A4"/>
    <w:rsid w:val="007155EE"/>
    <w:rsid w:val="0071560C"/>
    <w:rsid w:val="00715746"/>
    <w:rsid w:val="007157B5"/>
    <w:rsid w:val="00715982"/>
    <w:rsid w:val="007159A1"/>
    <w:rsid w:val="007160EA"/>
    <w:rsid w:val="007162B2"/>
    <w:rsid w:val="007162BD"/>
    <w:rsid w:val="007162F1"/>
    <w:rsid w:val="00716546"/>
    <w:rsid w:val="007165F4"/>
    <w:rsid w:val="007165FD"/>
    <w:rsid w:val="00716626"/>
    <w:rsid w:val="0071670D"/>
    <w:rsid w:val="007167A4"/>
    <w:rsid w:val="00716944"/>
    <w:rsid w:val="0071696F"/>
    <w:rsid w:val="007169E3"/>
    <w:rsid w:val="007169FD"/>
    <w:rsid w:val="00716A92"/>
    <w:rsid w:val="00716C81"/>
    <w:rsid w:val="00716D11"/>
    <w:rsid w:val="00716EB1"/>
    <w:rsid w:val="00716EC7"/>
    <w:rsid w:val="00717164"/>
    <w:rsid w:val="007172CB"/>
    <w:rsid w:val="007172D6"/>
    <w:rsid w:val="00717353"/>
    <w:rsid w:val="007173D2"/>
    <w:rsid w:val="0071744D"/>
    <w:rsid w:val="007178A0"/>
    <w:rsid w:val="007178C5"/>
    <w:rsid w:val="00717B5D"/>
    <w:rsid w:val="00717CCB"/>
    <w:rsid w:val="00717D0F"/>
    <w:rsid w:val="00717D93"/>
    <w:rsid w:val="00717E0B"/>
    <w:rsid w:val="00717EFF"/>
    <w:rsid w:val="00717FFA"/>
    <w:rsid w:val="0072018E"/>
    <w:rsid w:val="00720197"/>
    <w:rsid w:val="007203E2"/>
    <w:rsid w:val="00720456"/>
    <w:rsid w:val="0072045B"/>
    <w:rsid w:val="00720666"/>
    <w:rsid w:val="007207C1"/>
    <w:rsid w:val="00720A19"/>
    <w:rsid w:val="00720AA7"/>
    <w:rsid w:val="00720B92"/>
    <w:rsid w:val="00720DA5"/>
    <w:rsid w:val="00720DE0"/>
    <w:rsid w:val="00720DF2"/>
    <w:rsid w:val="00720E9E"/>
    <w:rsid w:val="00721048"/>
    <w:rsid w:val="007210B1"/>
    <w:rsid w:val="007210C5"/>
    <w:rsid w:val="0072120C"/>
    <w:rsid w:val="00721506"/>
    <w:rsid w:val="00721756"/>
    <w:rsid w:val="007217E6"/>
    <w:rsid w:val="00721C1D"/>
    <w:rsid w:val="00721D45"/>
    <w:rsid w:val="00721D96"/>
    <w:rsid w:val="00721DA6"/>
    <w:rsid w:val="00721E84"/>
    <w:rsid w:val="00721F23"/>
    <w:rsid w:val="00721FF1"/>
    <w:rsid w:val="0072200F"/>
    <w:rsid w:val="0072205A"/>
    <w:rsid w:val="00722284"/>
    <w:rsid w:val="00722326"/>
    <w:rsid w:val="00722364"/>
    <w:rsid w:val="0072267A"/>
    <w:rsid w:val="0072268D"/>
    <w:rsid w:val="007227C6"/>
    <w:rsid w:val="007229CE"/>
    <w:rsid w:val="00722A06"/>
    <w:rsid w:val="00722A32"/>
    <w:rsid w:val="00722B6D"/>
    <w:rsid w:val="00722B87"/>
    <w:rsid w:val="00722BCF"/>
    <w:rsid w:val="00722BDD"/>
    <w:rsid w:val="00722D0C"/>
    <w:rsid w:val="00722D5F"/>
    <w:rsid w:val="00722DB1"/>
    <w:rsid w:val="00722E01"/>
    <w:rsid w:val="00722F10"/>
    <w:rsid w:val="00722F1A"/>
    <w:rsid w:val="0072344F"/>
    <w:rsid w:val="00723527"/>
    <w:rsid w:val="007237E2"/>
    <w:rsid w:val="0072384B"/>
    <w:rsid w:val="00723935"/>
    <w:rsid w:val="00723A1E"/>
    <w:rsid w:val="00723A7D"/>
    <w:rsid w:val="00723AFE"/>
    <w:rsid w:val="00723BB3"/>
    <w:rsid w:val="00723BB4"/>
    <w:rsid w:val="00723BF2"/>
    <w:rsid w:val="00723CEA"/>
    <w:rsid w:val="00723D05"/>
    <w:rsid w:val="00723D48"/>
    <w:rsid w:val="0072405E"/>
    <w:rsid w:val="00724089"/>
    <w:rsid w:val="00724242"/>
    <w:rsid w:val="00724330"/>
    <w:rsid w:val="007243B4"/>
    <w:rsid w:val="00724466"/>
    <w:rsid w:val="00724472"/>
    <w:rsid w:val="007244AE"/>
    <w:rsid w:val="00724501"/>
    <w:rsid w:val="00724561"/>
    <w:rsid w:val="007245A2"/>
    <w:rsid w:val="00724668"/>
    <w:rsid w:val="00724686"/>
    <w:rsid w:val="0072490A"/>
    <w:rsid w:val="007249DD"/>
    <w:rsid w:val="00724A0B"/>
    <w:rsid w:val="00724BFB"/>
    <w:rsid w:val="00724CC4"/>
    <w:rsid w:val="00724E36"/>
    <w:rsid w:val="00724EAC"/>
    <w:rsid w:val="00724F6C"/>
    <w:rsid w:val="00724F7C"/>
    <w:rsid w:val="007250ED"/>
    <w:rsid w:val="007251C5"/>
    <w:rsid w:val="00725227"/>
    <w:rsid w:val="00725237"/>
    <w:rsid w:val="00725263"/>
    <w:rsid w:val="007252F9"/>
    <w:rsid w:val="00725429"/>
    <w:rsid w:val="007254E5"/>
    <w:rsid w:val="0072551B"/>
    <w:rsid w:val="00725593"/>
    <w:rsid w:val="00725625"/>
    <w:rsid w:val="00725634"/>
    <w:rsid w:val="007256D5"/>
    <w:rsid w:val="007257CE"/>
    <w:rsid w:val="007257DE"/>
    <w:rsid w:val="007257ED"/>
    <w:rsid w:val="00725876"/>
    <w:rsid w:val="007259BA"/>
    <w:rsid w:val="00725B00"/>
    <w:rsid w:val="00725BF2"/>
    <w:rsid w:val="00725C9E"/>
    <w:rsid w:val="00725CC6"/>
    <w:rsid w:val="00725EB7"/>
    <w:rsid w:val="00725F1E"/>
    <w:rsid w:val="00725F31"/>
    <w:rsid w:val="00726069"/>
    <w:rsid w:val="007260C3"/>
    <w:rsid w:val="00726669"/>
    <w:rsid w:val="00726677"/>
    <w:rsid w:val="00726742"/>
    <w:rsid w:val="00726801"/>
    <w:rsid w:val="00726868"/>
    <w:rsid w:val="00726A10"/>
    <w:rsid w:val="00726B77"/>
    <w:rsid w:val="00726D6E"/>
    <w:rsid w:val="00726D9F"/>
    <w:rsid w:val="00726F20"/>
    <w:rsid w:val="00726FBF"/>
    <w:rsid w:val="00726FCA"/>
    <w:rsid w:val="0072703A"/>
    <w:rsid w:val="0072705F"/>
    <w:rsid w:val="00727166"/>
    <w:rsid w:val="007271AB"/>
    <w:rsid w:val="007271B8"/>
    <w:rsid w:val="00727258"/>
    <w:rsid w:val="00727321"/>
    <w:rsid w:val="00727409"/>
    <w:rsid w:val="00727410"/>
    <w:rsid w:val="00727412"/>
    <w:rsid w:val="00727480"/>
    <w:rsid w:val="007274A3"/>
    <w:rsid w:val="0072751E"/>
    <w:rsid w:val="007275B7"/>
    <w:rsid w:val="00727776"/>
    <w:rsid w:val="00727792"/>
    <w:rsid w:val="00727943"/>
    <w:rsid w:val="00727BCE"/>
    <w:rsid w:val="00727D71"/>
    <w:rsid w:val="00727DC0"/>
    <w:rsid w:val="00727F77"/>
    <w:rsid w:val="00727FFA"/>
    <w:rsid w:val="0072BA9E"/>
    <w:rsid w:val="0073023D"/>
    <w:rsid w:val="0073036A"/>
    <w:rsid w:val="0073049A"/>
    <w:rsid w:val="0073063C"/>
    <w:rsid w:val="007307D3"/>
    <w:rsid w:val="0073088B"/>
    <w:rsid w:val="00730928"/>
    <w:rsid w:val="007309FB"/>
    <w:rsid w:val="00730C6D"/>
    <w:rsid w:val="00730D32"/>
    <w:rsid w:val="00730D69"/>
    <w:rsid w:val="00730D6A"/>
    <w:rsid w:val="00730E1D"/>
    <w:rsid w:val="00731086"/>
    <w:rsid w:val="00731089"/>
    <w:rsid w:val="00731427"/>
    <w:rsid w:val="007318B4"/>
    <w:rsid w:val="00731930"/>
    <w:rsid w:val="00731933"/>
    <w:rsid w:val="007319F8"/>
    <w:rsid w:val="00731B00"/>
    <w:rsid w:val="00731B2B"/>
    <w:rsid w:val="00731B2C"/>
    <w:rsid w:val="00731B70"/>
    <w:rsid w:val="00731CA1"/>
    <w:rsid w:val="00731CD1"/>
    <w:rsid w:val="00731D56"/>
    <w:rsid w:val="00731F34"/>
    <w:rsid w:val="00732017"/>
    <w:rsid w:val="00732137"/>
    <w:rsid w:val="007321D3"/>
    <w:rsid w:val="00732246"/>
    <w:rsid w:val="007322B7"/>
    <w:rsid w:val="0073239F"/>
    <w:rsid w:val="007324CB"/>
    <w:rsid w:val="0073250D"/>
    <w:rsid w:val="007326B1"/>
    <w:rsid w:val="007326C7"/>
    <w:rsid w:val="0073275B"/>
    <w:rsid w:val="007328AA"/>
    <w:rsid w:val="007329A3"/>
    <w:rsid w:val="00732A18"/>
    <w:rsid w:val="00732ABF"/>
    <w:rsid w:val="00732B6B"/>
    <w:rsid w:val="00732B7E"/>
    <w:rsid w:val="00732CD7"/>
    <w:rsid w:val="00732DA4"/>
    <w:rsid w:val="00732E09"/>
    <w:rsid w:val="00732E52"/>
    <w:rsid w:val="0073303E"/>
    <w:rsid w:val="00733042"/>
    <w:rsid w:val="007330CA"/>
    <w:rsid w:val="007331C1"/>
    <w:rsid w:val="0073330B"/>
    <w:rsid w:val="00733351"/>
    <w:rsid w:val="0073338A"/>
    <w:rsid w:val="007334C1"/>
    <w:rsid w:val="0073354A"/>
    <w:rsid w:val="00733573"/>
    <w:rsid w:val="00733598"/>
    <w:rsid w:val="007338AB"/>
    <w:rsid w:val="007338E1"/>
    <w:rsid w:val="00733953"/>
    <w:rsid w:val="007339DB"/>
    <w:rsid w:val="00733B31"/>
    <w:rsid w:val="00733BC4"/>
    <w:rsid w:val="00733C20"/>
    <w:rsid w:val="00733D40"/>
    <w:rsid w:val="00733E33"/>
    <w:rsid w:val="00733E35"/>
    <w:rsid w:val="00733E95"/>
    <w:rsid w:val="00733EC4"/>
    <w:rsid w:val="00733ED7"/>
    <w:rsid w:val="00733F06"/>
    <w:rsid w:val="00733F5D"/>
    <w:rsid w:val="00733F73"/>
    <w:rsid w:val="007340C2"/>
    <w:rsid w:val="007341AE"/>
    <w:rsid w:val="0073427B"/>
    <w:rsid w:val="007342C6"/>
    <w:rsid w:val="007342EB"/>
    <w:rsid w:val="00734349"/>
    <w:rsid w:val="0073441C"/>
    <w:rsid w:val="00734554"/>
    <w:rsid w:val="00734583"/>
    <w:rsid w:val="00734745"/>
    <w:rsid w:val="007347C9"/>
    <w:rsid w:val="0073483F"/>
    <w:rsid w:val="007349BA"/>
    <w:rsid w:val="007349C8"/>
    <w:rsid w:val="007349CE"/>
    <w:rsid w:val="00734A4C"/>
    <w:rsid w:val="00734AA4"/>
    <w:rsid w:val="00734ADA"/>
    <w:rsid w:val="00734B22"/>
    <w:rsid w:val="00734B3C"/>
    <w:rsid w:val="00734CD8"/>
    <w:rsid w:val="00734D3C"/>
    <w:rsid w:val="00734DEA"/>
    <w:rsid w:val="00734E28"/>
    <w:rsid w:val="00734EE2"/>
    <w:rsid w:val="00734F67"/>
    <w:rsid w:val="00735010"/>
    <w:rsid w:val="007350E6"/>
    <w:rsid w:val="00735224"/>
    <w:rsid w:val="0073533A"/>
    <w:rsid w:val="00735396"/>
    <w:rsid w:val="00735443"/>
    <w:rsid w:val="0073558D"/>
    <w:rsid w:val="007355C8"/>
    <w:rsid w:val="00735787"/>
    <w:rsid w:val="0073586B"/>
    <w:rsid w:val="0073587D"/>
    <w:rsid w:val="0073598C"/>
    <w:rsid w:val="00735AE0"/>
    <w:rsid w:val="00735B55"/>
    <w:rsid w:val="00735BDC"/>
    <w:rsid w:val="00735C80"/>
    <w:rsid w:val="00735CA0"/>
    <w:rsid w:val="00735CCA"/>
    <w:rsid w:val="00735CE0"/>
    <w:rsid w:val="00735D49"/>
    <w:rsid w:val="00735E6A"/>
    <w:rsid w:val="00736031"/>
    <w:rsid w:val="00736043"/>
    <w:rsid w:val="00736195"/>
    <w:rsid w:val="007361E5"/>
    <w:rsid w:val="0073640B"/>
    <w:rsid w:val="007364C8"/>
    <w:rsid w:val="00736550"/>
    <w:rsid w:val="00736647"/>
    <w:rsid w:val="007367D6"/>
    <w:rsid w:val="00736832"/>
    <w:rsid w:val="00736875"/>
    <w:rsid w:val="00736A3D"/>
    <w:rsid w:val="00736B15"/>
    <w:rsid w:val="00736B28"/>
    <w:rsid w:val="00736BC4"/>
    <w:rsid w:val="00736DCE"/>
    <w:rsid w:val="00736E09"/>
    <w:rsid w:val="00736EC3"/>
    <w:rsid w:val="00736F30"/>
    <w:rsid w:val="007370E1"/>
    <w:rsid w:val="0073710E"/>
    <w:rsid w:val="007372B0"/>
    <w:rsid w:val="007372CB"/>
    <w:rsid w:val="00737379"/>
    <w:rsid w:val="007373E6"/>
    <w:rsid w:val="0073742F"/>
    <w:rsid w:val="00737458"/>
    <w:rsid w:val="007375B1"/>
    <w:rsid w:val="007375E2"/>
    <w:rsid w:val="007376EB"/>
    <w:rsid w:val="0073774C"/>
    <w:rsid w:val="00737754"/>
    <w:rsid w:val="007377F2"/>
    <w:rsid w:val="0073787F"/>
    <w:rsid w:val="00737928"/>
    <w:rsid w:val="00737A25"/>
    <w:rsid w:val="00737AFB"/>
    <w:rsid w:val="00737B7C"/>
    <w:rsid w:val="00737D3D"/>
    <w:rsid w:val="00737D92"/>
    <w:rsid w:val="00737E58"/>
    <w:rsid w:val="00737F80"/>
    <w:rsid w:val="00737FB2"/>
    <w:rsid w:val="0074000C"/>
    <w:rsid w:val="0074028E"/>
    <w:rsid w:val="00740383"/>
    <w:rsid w:val="00740441"/>
    <w:rsid w:val="0074053B"/>
    <w:rsid w:val="007406A2"/>
    <w:rsid w:val="007406FC"/>
    <w:rsid w:val="00740734"/>
    <w:rsid w:val="0074084E"/>
    <w:rsid w:val="00740A25"/>
    <w:rsid w:val="00740CDE"/>
    <w:rsid w:val="00740D1F"/>
    <w:rsid w:val="00740DB3"/>
    <w:rsid w:val="00740E77"/>
    <w:rsid w:val="00740EAB"/>
    <w:rsid w:val="00740EC9"/>
    <w:rsid w:val="00740F4C"/>
    <w:rsid w:val="00740F66"/>
    <w:rsid w:val="0074106A"/>
    <w:rsid w:val="00741233"/>
    <w:rsid w:val="007415B3"/>
    <w:rsid w:val="007415DB"/>
    <w:rsid w:val="007416D4"/>
    <w:rsid w:val="00741792"/>
    <w:rsid w:val="007418B7"/>
    <w:rsid w:val="0074190E"/>
    <w:rsid w:val="00741944"/>
    <w:rsid w:val="00741A1F"/>
    <w:rsid w:val="00741A22"/>
    <w:rsid w:val="00741A54"/>
    <w:rsid w:val="00741A77"/>
    <w:rsid w:val="00741CCC"/>
    <w:rsid w:val="00741F99"/>
    <w:rsid w:val="0074201B"/>
    <w:rsid w:val="00742045"/>
    <w:rsid w:val="00742048"/>
    <w:rsid w:val="007420F2"/>
    <w:rsid w:val="0074213E"/>
    <w:rsid w:val="00742146"/>
    <w:rsid w:val="0074214B"/>
    <w:rsid w:val="00742189"/>
    <w:rsid w:val="007421BE"/>
    <w:rsid w:val="0074221B"/>
    <w:rsid w:val="007423D0"/>
    <w:rsid w:val="00742469"/>
    <w:rsid w:val="00742670"/>
    <w:rsid w:val="00742881"/>
    <w:rsid w:val="007429A5"/>
    <w:rsid w:val="007429DD"/>
    <w:rsid w:val="00742C56"/>
    <w:rsid w:val="00742D0E"/>
    <w:rsid w:val="00742E6F"/>
    <w:rsid w:val="00742F80"/>
    <w:rsid w:val="00743236"/>
    <w:rsid w:val="00743326"/>
    <w:rsid w:val="00743788"/>
    <w:rsid w:val="0074397A"/>
    <w:rsid w:val="00743A08"/>
    <w:rsid w:val="00743C73"/>
    <w:rsid w:val="00743C96"/>
    <w:rsid w:val="00743CF6"/>
    <w:rsid w:val="00743E10"/>
    <w:rsid w:val="00744001"/>
    <w:rsid w:val="0074405A"/>
    <w:rsid w:val="0074406C"/>
    <w:rsid w:val="0074406E"/>
    <w:rsid w:val="007440B6"/>
    <w:rsid w:val="007441D4"/>
    <w:rsid w:val="00744218"/>
    <w:rsid w:val="007442BA"/>
    <w:rsid w:val="007442E3"/>
    <w:rsid w:val="0074442B"/>
    <w:rsid w:val="00744570"/>
    <w:rsid w:val="007446EB"/>
    <w:rsid w:val="007448EB"/>
    <w:rsid w:val="0074494E"/>
    <w:rsid w:val="00744A1B"/>
    <w:rsid w:val="00744A72"/>
    <w:rsid w:val="00744B2F"/>
    <w:rsid w:val="00744B8B"/>
    <w:rsid w:val="00744BB8"/>
    <w:rsid w:val="00744C4D"/>
    <w:rsid w:val="00744CAB"/>
    <w:rsid w:val="00744F96"/>
    <w:rsid w:val="00744FA5"/>
    <w:rsid w:val="00745036"/>
    <w:rsid w:val="007451BB"/>
    <w:rsid w:val="00745293"/>
    <w:rsid w:val="007453D8"/>
    <w:rsid w:val="00745446"/>
    <w:rsid w:val="0074552C"/>
    <w:rsid w:val="00745592"/>
    <w:rsid w:val="0074565B"/>
    <w:rsid w:val="007457F3"/>
    <w:rsid w:val="00745A26"/>
    <w:rsid w:val="00745A8B"/>
    <w:rsid w:val="00745AC3"/>
    <w:rsid w:val="00745ACE"/>
    <w:rsid w:val="00745B54"/>
    <w:rsid w:val="00745B87"/>
    <w:rsid w:val="00745C2F"/>
    <w:rsid w:val="00745DA3"/>
    <w:rsid w:val="00745DD4"/>
    <w:rsid w:val="00745DF5"/>
    <w:rsid w:val="007461D7"/>
    <w:rsid w:val="007463A6"/>
    <w:rsid w:val="007463C1"/>
    <w:rsid w:val="007463E7"/>
    <w:rsid w:val="00746418"/>
    <w:rsid w:val="007465E7"/>
    <w:rsid w:val="007465FF"/>
    <w:rsid w:val="007466A7"/>
    <w:rsid w:val="0074670A"/>
    <w:rsid w:val="00746C34"/>
    <w:rsid w:val="00746D50"/>
    <w:rsid w:val="00746DEB"/>
    <w:rsid w:val="00746E17"/>
    <w:rsid w:val="00746FB5"/>
    <w:rsid w:val="00746FF8"/>
    <w:rsid w:val="007470A6"/>
    <w:rsid w:val="007471C6"/>
    <w:rsid w:val="0074721C"/>
    <w:rsid w:val="007474E9"/>
    <w:rsid w:val="00747618"/>
    <w:rsid w:val="0074768F"/>
    <w:rsid w:val="007476EC"/>
    <w:rsid w:val="0074782A"/>
    <w:rsid w:val="00747837"/>
    <w:rsid w:val="00747994"/>
    <w:rsid w:val="00747A3A"/>
    <w:rsid w:val="00747C07"/>
    <w:rsid w:val="00747C73"/>
    <w:rsid w:val="00747E0A"/>
    <w:rsid w:val="00747EE9"/>
    <w:rsid w:val="00747F27"/>
    <w:rsid w:val="00747FA5"/>
    <w:rsid w:val="0075006D"/>
    <w:rsid w:val="00750071"/>
    <w:rsid w:val="007500BB"/>
    <w:rsid w:val="00750111"/>
    <w:rsid w:val="00750216"/>
    <w:rsid w:val="007502B3"/>
    <w:rsid w:val="007502D3"/>
    <w:rsid w:val="0075065F"/>
    <w:rsid w:val="007506CF"/>
    <w:rsid w:val="007506E2"/>
    <w:rsid w:val="007507DD"/>
    <w:rsid w:val="007509CA"/>
    <w:rsid w:val="00750AC3"/>
    <w:rsid w:val="00750CF5"/>
    <w:rsid w:val="00750D15"/>
    <w:rsid w:val="00750F40"/>
    <w:rsid w:val="00750F58"/>
    <w:rsid w:val="00751002"/>
    <w:rsid w:val="0075109E"/>
    <w:rsid w:val="007510E0"/>
    <w:rsid w:val="0075128D"/>
    <w:rsid w:val="00751314"/>
    <w:rsid w:val="00751345"/>
    <w:rsid w:val="007513D4"/>
    <w:rsid w:val="007514B4"/>
    <w:rsid w:val="007514F4"/>
    <w:rsid w:val="00751648"/>
    <w:rsid w:val="007516E4"/>
    <w:rsid w:val="0075185E"/>
    <w:rsid w:val="0075191D"/>
    <w:rsid w:val="00751933"/>
    <w:rsid w:val="00751B70"/>
    <w:rsid w:val="00751CD1"/>
    <w:rsid w:val="00751D22"/>
    <w:rsid w:val="0075208C"/>
    <w:rsid w:val="007520E5"/>
    <w:rsid w:val="00752193"/>
    <w:rsid w:val="00752558"/>
    <w:rsid w:val="0075259B"/>
    <w:rsid w:val="00752A98"/>
    <w:rsid w:val="00752B9F"/>
    <w:rsid w:val="00752C8B"/>
    <w:rsid w:val="00752F52"/>
    <w:rsid w:val="00752F7D"/>
    <w:rsid w:val="00753024"/>
    <w:rsid w:val="0075308C"/>
    <w:rsid w:val="007530D5"/>
    <w:rsid w:val="00753149"/>
    <w:rsid w:val="007531EF"/>
    <w:rsid w:val="00753352"/>
    <w:rsid w:val="00753385"/>
    <w:rsid w:val="00753387"/>
    <w:rsid w:val="0075341D"/>
    <w:rsid w:val="0075343A"/>
    <w:rsid w:val="0075357E"/>
    <w:rsid w:val="0075388E"/>
    <w:rsid w:val="00753949"/>
    <w:rsid w:val="0075397E"/>
    <w:rsid w:val="00753AF7"/>
    <w:rsid w:val="00753B4A"/>
    <w:rsid w:val="00753B50"/>
    <w:rsid w:val="00753C99"/>
    <w:rsid w:val="00753D52"/>
    <w:rsid w:val="00753D5E"/>
    <w:rsid w:val="00753E56"/>
    <w:rsid w:val="00753E75"/>
    <w:rsid w:val="00753FEA"/>
    <w:rsid w:val="00754088"/>
    <w:rsid w:val="007541D2"/>
    <w:rsid w:val="0075425B"/>
    <w:rsid w:val="007543D0"/>
    <w:rsid w:val="0075454E"/>
    <w:rsid w:val="0075457E"/>
    <w:rsid w:val="007545B3"/>
    <w:rsid w:val="00754792"/>
    <w:rsid w:val="0075483D"/>
    <w:rsid w:val="007548C2"/>
    <w:rsid w:val="0075490B"/>
    <w:rsid w:val="00754958"/>
    <w:rsid w:val="0075497F"/>
    <w:rsid w:val="00754A4B"/>
    <w:rsid w:val="00754B3D"/>
    <w:rsid w:val="00754BFD"/>
    <w:rsid w:val="00754CBD"/>
    <w:rsid w:val="00754DF0"/>
    <w:rsid w:val="00754F2C"/>
    <w:rsid w:val="00754F89"/>
    <w:rsid w:val="007550FC"/>
    <w:rsid w:val="0075515F"/>
    <w:rsid w:val="007551D9"/>
    <w:rsid w:val="00755213"/>
    <w:rsid w:val="007553C0"/>
    <w:rsid w:val="00755903"/>
    <w:rsid w:val="007559BF"/>
    <w:rsid w:val="007559FE"/>
    <w:rsid w:val="00755D4B"/>
    <w:rsid w:val="00755DCD"/>
    <w:rsid w:val="00755E6C"/>
    <w:rsid w:val="00755EF1"/>
    <w:rsid w:val="007561A8"/>
    <w:rsid w:val="007561DE"/>
    <w:rsid w:val="00756228"/>
    <w:rsid w:val="00756335"/>
    <w:rsid w:val="00756370"/>
    <w:rsid w:val="00756439"/>
    <w:rsid w:val="007565F4"/>
    <w:rsid w:val="0075666B"/>
    <w:rsid w:val="00756724"/>
    <w:rsid w:val="007567D1"/>
    <w:rsid w:val="00756869"/>
    <w:rsid w:val="0075688B"/>
    <w:rsid w:val="00756AE4"/>
    <w:rsid w:val="00756B06"/>
    <w:rsid w:val="00756CA1"/>
    <w:rsid w:val="00756CB7"/>
    <w:rsid w:val="00756CC0"/>
    <w:rsid w:val="00756CE1"/>
    <w:rsid w:val="00756D0D"/>
    <w:rsid w:val="00756D99"/>
    <w:rsid w:val="0075710D"/>
    <w:rsid w:val="007571DB"/>
    <w:rsid w:val="00757329"/>
    <w:rsid w:val="00757384"/>
    <w:rsid w:val="0075743C"/>
    <w:rsid w:val="007575F1"/>
    <w:rsid w:val="0075764C"/>
    <w:rsid w:val="007576A5"/>
    <w:rsid w:val="00757912"/>
    <w:rsid w:val="00757A5A"/>
    <w:rsid w:val="00757C57"/>
    <w:rsid w:val="00757D66"/>
    <w:rsid w:val="00757DC5"/>
    <w:rsid w:val="0075D658"/>
    <w:rsid w:val="0076018A"/>
    <w:rsid w:val="0076038D"/>
    <w:rsid w:val="007603CC"/>
    <w:rsid w:val="0076040D"/>
    <w:rsid w:val="0076044B"/>
    <w:rsid w:val="0076046E"/>
    <w:rsid w:val="007604CD"/>
    <w:rsid w:val="00760642"/>
    <w:rsid w:val="00760788"/>
    <w:rsid w:val="007608A4"/>
    <w:rsid w:val="0076092E"/>
    <w:rsid w:val="007609C1"/>
    <w:rsid w:val="00760A28"/>
    <w:rsid w:val="00760AF1"/>
    <w:rsid w:val="00760AF4"/>
    <w:rsid w:val="00760B61"/>
    <w:rsid w:val="00760B7A"/>
    <w:rsid w:val="00760C64"/>
    <w:rsid w:val="00760D64"/>
    <w:rsid w:val="00760D85"/>
    <w:rsid w:val="00760E24"/>
    <w:rsid w:val="00760F56"/>
    <w:rsid w:val="00761041"/>
    <w:rsid w:val="007610D4"/>
    <w:rsid w:val="007610FE"/>
    <w:rsid w:val="00761124"/>
    <w:rsid w:val="0076112C"/>
    <w:rsid w:val="0076118D"/>
    <w:rsid w:val="0076119B"/>
    <w:rsid w:val="007612E1"/>
    <w:rsid w:val="007612FA"/>
    <w:rsid w:val="0076133E"/>
    <w:rsid w:val="007613A1"/>
    <w:rsid w:val="007613AE"/>
    <w:rsid w:val="0076147B"/>
    <w:rsid w:val="00761703"/>
    <w:rsid w:val="00761788"/>
    <w:rsid w:val="00761977"/>
    <w:rsid w:val="00761C81"/>
    <w:rsid w:val="00761CF5"/>
    <w:rsid w:val="00761D70"/>
    <w:rsid w:val="00761E9B"/>
    <w:rsid w:val="00761EE4"/>
    <w:rsid w:val="00761F78"/>
    <w:rsid w:val="00762021"/>
    <w:rsid w:val="0076213A"/>
    <w:rsid w:val="00762194"/>
    <w:rsid w:val="007622B5"/>
    <w:rsid w:val="007623F7"/>
    <w:rsid w:val="007624B2"/>
    <w:rsid w:val="007625E9"/>
    <w:rsid w:val="0076260A"/>
    <w:rsid w:val="007627CB"/>
    <w:rsid w:val="00762902"/>
    <w:rsid w:val="0076292B"/>
    <w:rsid w:val="00762959"/>
    <w:rsid w:val="00762971"/>
    <w:rsid w:val="007629AF"/>
    <w:rsid w:val="00762A5C"/>
    <w:rsid w:val="00762D13"/>
    <w:rsid w:val="00762DFD"/>
    <w:rsid w:val="00763015"/>
    <w:rsid w:val="0076328E"/>
    <w:rsid w:val="00763445"/>
    <w:rsid w:val="0076349E"/>
    <w:rsid w:val="007637AA"/>
    <w:rsid w:val="007638DF"/>
    <w:rsid w:val="00763A09"/>
    <w:rsid w:val="00763A8E"/>
    <w:rsid w:val="00763AA7"/>
    <w:rsid w:val="00763B06"/>
    <w:rsid w:val="00763B8B"/>
    <w:rsid w:val="00763E0F"/>
    <w:rsid w:val="00763E2A"/>
    <w:rsid w:val="00763EB5"/>
    <w:rsid w:val="00763EDE"/>
    <w:rsid w:val="00763FE9"/>
    <w:rsid w:val="00763FEA"/>
    <w:rsid w:val="00764172"/>
    <w:rsid w:val="007645CB"/>
    <w:rsid w:val="00764606"/>
    <w:rsid w:val="00764919"/>
    <w:rsid w:val="007649E7"/>
    <w:rsid w:val="007649EA"/>
    <w:rsid w:val="00764A73"/>
    <w:rsid w:val="00764B22"/>
    <w:rsid w:val="00764DCA"/>
    <w:rsid w:val="00764E28"/>
    <w:rsid w:val="00764E70"/>
    <w:rsid w:val="00764ECF"/>
    <w:rsid w:val="00764EFF"/>
    <w:rsid w:val="00764F91"/>
    <w:rsid w:val="00764FAC"/>
    <w:rsid w:val="00765166"/>
    <w:rsid w:val="0076527F"/>
    <w:rsid w:val="00765615"/>
    <w:rsid w:val="0076568F"/>
    <w:rsid w:val="00765754"/>
    <w:rsid w:val="00765949"/>
    <w:rsid w:val="0076598A"/>
    <w:rsid w:val="00765E79"/>
    <w:rsid w:val="00765F76"/>
    <w:rsid w:val="00766037"/>
    <w:rsid w:val="00766075"/>
    <w:rsid w:val="0076612E"/>
    <w:rsid w:val="00766150"/>
    <w:rsid w:val="007661CB"/>
    <w:rsid w:val="007663E9"/>
    <w:rsid w:val="00766486"/>
    <w:rsid w:val="00766523"/>
    <w:rsid w:val="0076656E"/>
    <w:rsid w:val="0076662A"/>
    <w:rsid w:val="00766650"/>
    <w:rsid w:val="0076683E"/>
    <w:rsid w:val="00766892"/>
    <w:rsid w:val="00766CC6"/>
    <w:rsid w:val="00766D79"/>
    <w:rsid w:val="00766FB8"/>
    <w:rsid w:val="0076709E"/>
    <w:rsid w:val="0076714C"/>
    <w:rsid w:val="00767164"/>
    <w:rsid w:val="00767168"/>
    <w:rsid w:val="007676A0"/>
    <w:rsid w:val="00767848"/>
    <w:rsid w:val="00767878"/>
    <w:rsid w:val="0076792A"/>
    <w:rsid w:val="00767A02"/>
    <w:rsid w:val="00767AC5"/>
    <w:rsid w:val="00767B2A"/>
    <w:rsid w:val="00767BBA"/>
    <w:rsid w:val="00767C07"/>
    <w:rsid w:val="00767F98"/>
    <w:rsid w:val="00770043"/>
    <w:rsid w:val="007700C5"/>
    <w:rsid w:val="0077012E"/>
    <w:rsid w:val="0077016E"/>
    <w:rsid w:val="0077018C"/>
    <w:rsid w:val="007701A6"/>
    <w:rsid w:val="00770254"/>
    <w:rsid w:val="007702C5"/>
    <w:rsid w:val="00770327"/>
    <w:rsid w:val="0077041D"/>
    <w:rsid w:val="00770519"/>
    <w:rsid w:val="00770655"/>
    <w:rsid w:val="007706BF"/>
    <w:rsid w:val="007708FA"/>
    <w:rsid w:val="0077095F"/>
    <w:rsid w:val="007709B0"/>
    <w:rsid w:val="00770AAC"/>
    <w:rsid w:val="00770D23"/>
    <w:rsid w:val="0077125E"/>
    <w:rsid w:val="00771290"/>
    <w:rsid w:val="007712B5"/>
    <w:rsid w:val="007712D8"/>
    <w:rsid w:val="0077136D"/>
    <w:rsid w:val="00771383"/>
    <w:rsid w:val="007713DD"/>
    <w:rsid w:val="007713E6"/>
    <w:rsid w:val="0077141C"/>
    <w:rsid w:val="0077183F"/>
    <w:rsid w:val="00771927"/>
    <w:rsid w:val="00771968"/>
    <w:rsid w:val="00771A23"/>
    <w:rsid w:val="00771A6C"/>
    <w:rsid w:val="00771B7E"/>
    <w:rsid w:val="00771BF2"/>
    <w:rsid w:val="00771C12"/>
    <w:rsid w:val="00771D33"/>
    <w:rsid w:val="00771D57"/>
    <w:rsid w:val="00771DB9"/>
    <w:rsid w:val="00771DC5"/>
    <w:rsid w:val="00771EC9"/>
    <w:rsid w:val="00771EEA"/>
    <w:rsid w:val="00771FA7"/>
    <w:rsid w:val="00771FD1"/>
    <w:rsid w:val="00771FF6"/>
    <w:rsid w:val="00772130"/>
    <w:rsid w:val="0077217D"/>
    <w:rsid w:val="0077218F"/>
    <w:rsid w:val="007723CF"/>
    <w:rsid w:val="00772480"/>
    <w:rsid w:val="0077248C"/>
    <w:rsid w:val="00772537"/>
    <w:rsid w:val="007725E3"/>
    <w:rsid w:val="0077265A"/>
    <w:rsid w:val="007727BC"/>
    <w:rsid w:val="0077284D"/>
    <w:rsid w:val="00772975"/>
    <w:rsid w:val="00772AEE"/>
    <w:rsid w:val="00772B6B"/>
    <w:rsid w:val="00772C3E"/>
    <w:rsid w:val="00772C98"/>
    <w:rsid w:val="00772E29"/>
    <w:rsid w:val="00772E62"/>
    <w:rsid w:val="00772F2F"/>
    <w:rsid w:val="00772FF5"/>
    <w:rsid w:val="0077304B"/>
    <w:rsid w:val="007730C1"/>
    <w:rsid w:val="00773106"/>
    <w:rsid w:val="00773339"/>
    <w:rsid w:val="007733E5"/>
    <w:rsid w:val="00773536"/>
    <w:rsid w:val="00773597"/>
    <w:rsid w:val="007735E9"/>
    <w:rsid w:val="0077370D"/>
    <w:rsid w:val="00773848"/>
    <w:rsid w:val="00773954"/>
    <w:rsid w:val="00773B53"/>
    <w:rsid w:val="00773BAA"/>
    <w:rsid w:val="00773BC2"/>
    <w:rsid w:val="00773C83"/>
    <w:rsid w:val="00773F88"/>
    <w:rsid w:val="007741F4"/>
    <w:rsid w:val="00774253"/>
    <w:rsid w:val="00774255"/>
    <w:rsid w:val="007743B1"/>
    <w:rsid w:val="0077462E"/>
    <w:rsid w:val="00774861"/>
    <w:rsid w:val="00774889"/>
    <w:rsid w:val="00774A62"/>
    <w:rsid w:val="00774ACE"/>
    <w:rsid w:val="00774AD1"/>
    <w:rsid w:val="00774B9C"/>
    <w:rsid w:val="00774BE9"/>
    <w:rsid w:val="00774C8F"/>
    <w:rsid w:val="00774DDC"/>
    <w:rsid w:val="00774EF8"/>
    <w:rsid w:val="00774F3B"/>
    <w:rsid w:val="0077503B"/>
    <w:rsid w:val="00775050"/>
    <w:rsid w:val="007750A9"/>
    <w:rsid w:val="00775114"/>
    <w:rsid w:val="0077515A"/>
    <w:rsid w:val="007751CE"/>
    <w:rsid w:val="0077537C"/>
    <w:rsid w:val="007756B3"/>
    <w:rsid w:val="007756BC"/>
    <w:rsid w:val="00775969"/>
    <w:rsid w:val="007759BD"/>
    <w:rsid w:val="00775B52"/>
    <w:rsid w:val="00775BBA"/>
    <w:rsid w:val="00775C2B"/>
    <w:rsid w:val="00775C77"/>
    <w:rsid w:val="00775CB3"/>
    <w:rsid w:val="00775F74"/>
    <w:rsid w:val="00775FC6"/>
    <w:rsid w:val="007760C0"/>
    <w:rsid w:val="007761E3"/>
    <w:rsid w:val="007761E5"/>
    <w:rsid w:val="00776218"/>
    <w:rsid w:val="007762B3"/>
    <w:rsid w:val="00776471"/>
    <w:rsid w:val="0077654D"/>
    <w:rsid w:val="007767D2"/>
    <w:rsid w:val="007767DF"/>
    <w:rsid w:val="00776834"/>
    <w:rsid w:val="00776A1A"/>
    <w:rsid w:val="00776A77"/>
    <w:rsid w:val="00776BB5"/>
    <w:rsid w:val="00776C76"/>
    <w:rsid w:val="00776CC9"/>
    <w:rsid w:val="00776CF2"/>
    <w:rsid w:val="00776E26"/>
    <w:rsid w:val="00776FBB"/>
    <w:rsid w:val="007770F7"/>
    <w:rsid w:val="0077717F"/>
    <w:rsid w:val="0077719E"/>
    <w:rsid w:val="007772EA"/>
    <w:rsid w:val="00777373"/>
    <w:rsid w:val="0077776B"/>
    <w:rsid w:val="007777BD"/>
    <w:rsid w:val="007777F0"/>
    <w:rsid w:val="0077780E"/>
    <w:rsid w:val="00777A1A"/>
    <w:rsid w:val="00777A6C"/>
    <w:rsid w:val="00777CD7"/>
    <w:rsid w:val="00777D12"/>
    <w:rsid w:val="00777D18"/>
    <w:rsid w:val="00777E2A"/>
    <w:rsid w:val="00777F72"/>
    <w:rsid w:val="00780194"/>
    <w:rsid w:val="00780403"/>
    <w:rsid w:val="00780426"/>
    <w:rsid w:val="007804BB"/>
    <w:rsid w:val="007805D6"/>
    <w:rsid w:val="00780655"/>
    <w:rsid w:val="007806C9"/>
    <w:rsid w:val="007806CD"/>
    <w:rsid w:val="0078077B"/>
    <w:rsid w:val="0078083F"/>
    <w:rsid w:val="007808FE"/>
    <w:rsid w:val="007809B1"/>
    <w:rsid w:val="007809C0"/>
    <w:rsid w:val="00780ABB"/>
    <w:rsid w:val="00780ABC"/>
    <w:rsid w:val="00780B61"/>
    <w:rsid w:val="00780C18"/>
    <w:rsid w:val="00780D59"/>
    <w:rsid w:val="00780F3A"/>
    <w:rsid w:val="00780F7F"/>
    <w:rsid w:val="00781022"/>
    <w:rsid w:val="00781233"/>
    <w:rsid w:val="00781271"/>
    <w:rsid w:val="007812AD"/>
    <w:rsid w:val="0078140C"/>
    <w:rsid w:val="00781461"/>
    <w:rsid w:val="007814A8"/>
    <w:rsid w:val="00781721"/>
    <w:rsid w:val="007817B2"/>
    <w:rsid w:val="0078183F"/>
    <w:rsid w:val="00781B4D"/>
    <w:rsid w:val="00781BEE"/>
    <w:rsid w:val="00781DE2"/>
    <w:rsid w:val="00782154"/>
    <w:rsid w:val="007821D1"/>
    <w:rsid w:val="0078223E"/>
    <w:rsid w:val="0078226B"/>
    <w:rsid w:val="007826DA"/>
    <w:rsid w:val="00782785"/>
    <w:rsid w:val="00782791"/>
    <w:rsid w:val="007827B4"/>
    <w:rsid w:val="007827DD"/>
    <w:rsid w:val="007827DE"/>
    <w:rsid w:val="00782986"/>
    <w:rsid w:val="00782AC3"/>
    <w:rsid w:val="00782BDB"/>
    <w:rsid w:val="00782F1F"/>
    <w:rsid w:val="00782F61"/>
    <w:rsid w:val="0078309C"/>
    <w:rsid w:val="007831AC"/>
    <w:rsid w:val="00783326"/>
    <w:rsid w:val="00783337"/>
    <w:rsid w:val="007833A0"/>
    <w:rsid w:val="0078342F"/>
    <w:rsid w:val="00783467"/>
    <w:rsid w:val="00783478"/>
    <w:rsid w:val="00783730"/>
    <w:rsid w:val="0078374A"/>
    <w:rsid w:val="0078377A"/>
    <w:rsid w:val="007837C2"/>
    <w:rsid w:val="007838B1"/>
    <w:rsid w:val="00783993"/>
    <w:rsid w:val="007839B8"/>
    <w:rsid w:val="00783A69"/>
    <w:rsid w:val="00783B31"/>
    <w:rsid w:val="00783BE1"/>
    <w:rsid w:val="00783C1C"/>
    <w:rsid w:val="00783C9B"/>
    <w:rsid w:val="00783D73"/>
    <w:rsid w:val="00783E11"/>
    <w:rsid w:val="007841EC"/>
    <w:rsid w:val="0078420D"/>
    <w:rsid w:val="0078425A"/>
    <w:rsid w:val="007842AB"/>
    <w:rsid w:val="0078442B"/>
    <w:rsid w:val="007844E4"/>
    <w:rsid w:val="00784653"/>
    <w:rsid w:val="007847BA"/>
    <w:rsid w:val="007848E8"/>
    <w:rsid w:val="00784930"/>
    <w:rsid w:val="00784A93"/>
    <w:rsid w:val="00784BD5"/>
    <w:rsid w:val="00784C1A"/>
    <w:rsid w:val="00784C49"/>
    <w:rsid w:val="00784CC7"/>
    <w:rsid w:val="00784DBA"/>
    <w:rsid w:val="00784E81"/>
    <w:rsid w:val="00784EB3"/>
    <w:rsid w:val="00784F01"/>
    <w:rsid w:val="007850D2"/>
    <w:rsid w:val="0078519C"/>
    <w:rsid w:val="00785317"/>
    <w:rsid w:val="00785329"/>
    <w:rsid w:val="00785363"/>
    <w:rsid w:val="00785397"/>
    <w:rsid w:val="0078555A"/>
    <w:rsid w:val="00785598"/>
    <w:rsid w:val="007856D5"/>
    <w:rsid w:val="007857B4"/>
    <w:rsid w:val="00785814"/>
    <w:rsid w:val="007859C6"/>
    <w:rsid w:val="00785B1A"/>
    <w:rsid w:val="00785BC1"/>
    <w:rsid w:val="00785C0D"/>
    <w:rsid w:val="00785C81"/>
    <w:rsid w:val="00785C88"/>
    <w:rsid w:val="00785F54"/>
    <w:rsid w:val="007863B7"/>
    <w:rsid w:val="0078646C"/>
    <w:rsid w:val="00786512"/>
    <w:rsid w:val="0078655A"/>
    <w:rsid w:val="00786654"/>
    <w:rsid w:val="0078669C"/>
    <w:rsid w:val="007866AA"/>
    <w:rsid w:val="0078675F"/>
    <w:rsid w:val="0078679C"/>
    <w:rsid w:val="007867CC"/>
    <w:rsid w:val="00786869"/>
    <w:rsid w:val="00786AA9"/>
    <w:rsid w:val="00786C2D"/>
    <w:rsid w:val="00786EFC"/>
    <w:rsid w:val="00786F0A"/>
    <w:rsid w:val="00786F2D"/>
    <w:rsid w:val="00786FE4"/>
    <w:rsid w:val="007870B1"/>
    <w:rsid w:val="007871F6"/>
    <w:rsid w:val="0078726E"/>
    <w:rsid w:val="00787279"/>
    <w:rsid w:val="007872FE"/>
    <w:rsid w:val="00787404"/>
    <w:rsid w:val="00787406"/>
    <w:rsid w:val="007875BC"/>
    <w:rsid w:val="00787610"/>
    <w:rsid w:val="007876CC"/>
    <w:rsid w:val="007877C8"/>
    <w:rsid w:val="007878A7"/>
    <w:rsid w:val="00787A82"/>
    <w:rsid w:val="00787ABC"/>
    <w:rsid w:val="00787AF2"/>
    <w:rsid w:val="00787B14"/>
    <w:rsid w:val="00787B6F"/>
    <w:rsid w:val="00787CB8"/>
    <w:rsid w:val="00787CF8"/>
    <w:rsid w:val="00787D7A"/>
    <w:rsid w:val="0079000D"/>
    <w:rsid w:val="00790117"/>
    <w:rsid w:val="00790410"/>
    <w:rsid w:val="0079056B"/>
    <w:rsid w:val="0079058A"/>
    <w:rsid w:val="007906B3"/>
    <w:rsid w:val="007907B1"/>
    <w:rsid w:val="00790944"/>
    <w:rsid w:val="00790B77"/>
    <w:rsid w:val="00790BC2"/>
    <w:rsid w:val="00790CEB"/>
    <w:rsid w:val="00790E71"/>
    <w:rsid w:val="00790F4A"/>
    <w:rsid w:val="00790FD2"/>
    <w:rsid w:val="00790FFB"/>
    <w:rsid w:val="007911A8"/>
    <w:rsid w:val="0079123C"/>
    <w:rsid w:val="0079124B"/>
    <w:rsid w:val="00791396"/>
    <w:rsid w:val="007913E8"/>
    <w:rsid w:val="00791506"/>
    <w:rsid w:val="0079160B"/>
    <w:rsid w:val="0079171C"/>
    <w:rsid w:val="007917A8"/>
    <w:rsid w:val="00791859"/>
    <w:rsid w:val="007919C6"/>
    <w:rsid w:val="00791A91"/>
    <w:rsid w:val="00791C41"/>
    <w:rsid w:val="00791DA7"/>
    <w:rsid w:val="00791EB8"/>
    <w:rsid w:val="00791F4B"/>
    <w:rsid w:val="00791F62"/>
    <w:rsid w:val="007920A8"/>
    <w:rsid w:val="0079225E"/>
    <w:rsid w:val="0079229F"/>
    <w:rsid w:val="007922C3"/>
    <w:rsid w:val="00792332"/>
    <w:rsid w:val="00792544"/>
    <w:rsid w:val="0079261B"/>
    <w:rsid w:val="00792653"/>
    <w:rsid w:val="00792929"/>
    <w:rsid w:val="0079294B"/>
    <w:rsid w:val="00792984"/>
    <w:rsid w:val="00792A15"/>
    <w:rsid w:val="00792B0B"/>
    <w:rsid w:val="00792B11"/>
    <w:rsid w:val="00792B26"/>
    <w:rsid w:val="00792CEF"/>
    <w:rsid w:val="00792D28"/>
    <w:rsid w:val="007930AB"/>
    <w:rsid w:val="00793137"/>
    <w:rsid w:val="007931D2"/>
    <w:rsid w:val="0079328C"/>
    <w:rsid w:val="00793380"/>
    <w:rsid w:val="007933D9"/>
    <w:rsid w:val="00793409"/>
    <w:rsid w:val="007934F9"/>
    <w:rsid w:val="00793501"/>
    <w:rsid w:val="00793535"/>
    <w:rsid w:val="0079363F"/>
    <w:rsid w:val="00793711"/>
    <w:rsid w:val="007937F9"/>
    <w:rsid w:val="00793987"/>
    <w:rsid w:val="00793A3E"/>
    <w:rsid w:val="00793B56"/>
    <w:rsid w:val="00793D87"/>
    <w:rsid w:val="00793FAE"/>
    <w:rsid w:val="0079401D"/>
    <w:rsid w:val="0079412E"/>
    <w:rsid w:val="0079414D"/>
    <w:rsid w:val="007941BB"/>
    <w:rsid w:val="007942B1"/>
    <w:rsid w:val="007945AF"/>
    <w:rsid w:val="00794623"/>
    <w:rsid w:val="007946C2"/>
    <w:rsid w:val="00794785"/>
    <w:rsid w:val="0079488F"/>
    <w:rsid w:val="007949DD"/>
    <w:rsid w:val="00794A49"/>
    <w:rsid w:val="00794ACD"/>
    <w:rsid w:val="00794C12"/>
    <w:rsid w:val="00794F3D"/>
    <w:rsid w:val="00794F4D"/>
    <w:rsid w:val="00794F6E"/>
    <w:rsid w:val="00794F99"/>
    <w:rsid w:val="00794FF4"/>
    <w:rsid w:val="007951AD"/>
    <w:rsid w:val="007951EF"/>
    <w:rsid w:val="007951F6"/>
    <w:rsid w:val="00795593"/>
    <w:rsid w:val="0079591C"/>
    <w:rsid w:val="0079596D"/>
    <w:rsid w:val="007959AC"/>
    <w:rsid w:val="007959E6"/>
    <w:rsid w:val="007959FA"/>
    <w:rsid w:val="00795A24"/>
    <w:rsid w:val="00795A6F"/>
    <w:rsid w:val="00795AA0"/>
    <w:rsid w:val="00795AA2"/>
    <w:rsid w:val="00795AEC"/>
    <w:rsid w:val="00795D4B"/>
    <w:rsid w:val="00795E4A"/>
    <w:rsid w:val="00795E56"/>
    <w:rsid w:val="00795EA2"/>
    <w:rsid w:val="00795EDB"/>
    <w:rsid w:val="00795FF5"/>
    <w:rsid w:val="00795FF6"/>
    <w:rsid w:val="0079614A"/>
    <w:rsid w:val="007961CB"/>
    <w:rsid w:val="007962E4"/>
    <w:rsid w:val="007963E4"/>
    <w:rsid w:val="00796425"/>
    <w:rsid w:val="007964AE"/>
    <w:rsid w:val="007964E6"/>
    <w:rsid w:val="007964FF"/>
    <w:rsid w:val="0079650E"/>
    <w:rsid w:val="0079658B"/>
    <w:rsid w:val="0079678E"/>
    <w:rsid w:val="00796A01"/>
    <w:rsid w:val="00796AB4"/>
    <w:rsid w:val="00796D16"/>
    <w:rsid w:val="00796D94"/>
    <w:rsid w:val="00796FF4"/>
    <w:rsid w:val="00797143"/>
    <w:rsid w:val="00797274"/>
    <w:rsid w:val="007972B7"/>
    <w:rsid w:val="007972CB"/>
    <w:rsid w:val="007972E2"/>
    <w:rsid w:val="00797355"/>
    <w:rsid w:val="00797422"/>
    <w:rsid w:val="00797531"/>
    <w:rsid w:val="00797586"/>
    <w:rsid w:val="007976F7"/>
    <w:rsid w:val="0079778E"/>
    <w:rsid w:val="007978C8"/>
    <w:rsid w:val="007978F2"/>
    <w:rsid w:val="00797924"/>
    <w:rsid w:val="007979E6"/>
    <w:rsid w:val="00797B80"/>
    <w:rsid w:val="00797F9A"/>
    <w:rsid w:val="007A0037"/>
    <w:rsid w:val="007A00B1"/>
    <w:rsid w:val="007A01AD"/>
    <w:rsid w:val="007A0403"/>
    <w:rsid w:val="007A0521"/>
    <w:rsid w:val="007A056E"/>
    <w:rsid w:val="007A057F"/>
    <w:rsid w:val="007A05DC"/>
    <w:rsid w:val="007A064A"/>
    <w:rsid w:val="007A067C"/>
    <w:rsid w:val="007A06BF"/>
    <w:rsid w:val="007A07EF"/>
    <w:rsid w:val="007A0886"/>
    <w:rsid w:val="007A0CAF"/>
    <w:rsid w:val="007A0DD3"/>
    <w:rsid w:val="007A0ED2"/>
    <w:rsid w:val="007A0EF4"/>
    <w:rsid w:val="007A1179"/>
    <w:rsid w:val="007A123D"/>
    <w:rsid w:val="007A12B8"/>
    <w:rsid w:val="007A1464"/>
    <w:rsid w:val="007A1470"/>
    <w:rsid w:val="007A1B15"/>
    <w:rsid w:val="007A1B24"/>
    <w:rsid w:val="007A1B81"/>
    <w:rsid w:val="007A1CBB"/>
    <w:rsid w:val="007A1E5B"/>
    <w:rsid w:val="007A1F91"/>
    <w:rsid w:val="007A21AB"/>
    <w:rsid w:val="007A227F"/>
    <w:rsid w:val="007A2492"/>
    <w:rsid w:val="007A2568"/>
    <w:rsid w:val="007A2629"/>
    <w:rsid w:val="007A2637"/>
    <w:rsid w:val="007A282F"/>
    <w:rsid w:val="007A2835"/>
    <w:rsid w:val="007A297C"/>
    <w:rsid w:val="007A2986"/>
    <w:rsid w:val="007A2994"/>
    <w:rsid w:val="007A2A87"/>
    <w:rsid w:val="007A2B2D"/>
    <w:rsid w:val="007A2B67"/>
    <w:rsid w:val="007A2DA8"/>
    <w:rsid w:val="007A2EE6"/>
    <w:rsid w:val="007A2EE9"/>
    <w:rsid w:val="007A2F3A"/>
    <w:rsid w:val="007A3006"/>
    <w:rsid w:val="007A3157"/>
    <w:rsid w:val="007A3639"/>
    <w:rsid w:val="007A370F"/>
    <w:rsid w:val="007A3741"/>
    <w:rsid w:val="007A3849"/>
    <w:rsid w:val="007A388C"/>
    <w:rsid w:val="007A38EA"/>
    <w:rsid w:val="007A398F"/>
    <w:rsid w:val="007A3991"/>
    <w:rsid w:val="007A39B4"/>
    <w:rsid w:val="007A3AF8"/>
    <w:rsid w:val="007A3BE3"/>
    <w:rsid w:val="007A3C41"/>
    <w:rsid w:val="007A3CBF"/>
    <w:rsid w:val="007A3D83"/>
    <w:rsid w:val="007A3DA8"/>
    <w:rsid w:val="007A3E06"/>
    <w:rsid w:val="007A3E96"/>
    <w:rsid w:val="007A4323"/>
    <w:rsid w:val="007A445A"/>
    <w:rsid w:val="007A44AE"/>
    <w:rsid w:val="007A44FC"/>
    <w:rsid w:val="007A4507"/>
    <w:rsid w:val="007A4544"/>
    <w:rsid w:val="007A45A0"/>
    <w:rsid w:val="007A464F"/>
    <w:rsid w:val="007A4724"/>
    <w:rsid w:val="007A4778"/>
    <w:rsid w:val="007A4903"/>
    <w:rsid w:val="007A4941"/>
    <w:rsid w:val="007A49A1"/>
    <w:rsid w:val="007A4AA9"/>
    <w:rsid w:val="007A4ADE"/>
    <w:rsid w:val="007A4AF7"/>
    <w:rsid w:val="007A4B35"/>
    <w:rsid w:val="007A4B58"/>
    <w:rsid w:val="007A4C0B"/>
    <w:rsid w:val="007A4D09"/>
    <w:rsid w:val="007A4D5D"/>
    <w:rsid w:val="007A4E6E"/>
    <w:rsid w:val="007A502F"/>
    <w:rsid w:val="007A513F"/>
    <w:rsid w:val="007A5149"/>
    <w:rsid w:val="007A5170"/>
    <w:rsid w:val="007A52A0"/>
    <w:rsid w:val="007A553A"/>
    <w:rsid w:val="007A562D"/>
    <w:rsid w:val="007A5669"/>
    <w:rsid w:val="007A56A1"/>
    <w:rsid w:val="007A56E9"/>
    <w:rsid w:val="007A5910"/>
    <w:rsid w:val="007A59DC"/>
    <w:rsid w:val="007A5A09"/>
    <w:rsid w:val="007A5B74"/>
    <w:rsid w:val="007A5C47"/>
    <w:rsid w:val="007A5D78"/>
    <w:rsid w:val="007A5DC1"/>
    <w:rsid w:val="007A5E26"/>
    <w:rsid w:val="007A5FBC"/>
    <w:rsid w:val="007A600D"/>
    <w:rsid w:val="007A6284"/>
    <w:rsid w:val="007A6321"/>
    <w:rsid w:val="007A6354"/>
    <w:rsid w:val="007A6377"/>
    <w:rsid w:val="007A64AA"/>
    <w:rsid w:val="007A64FE"/>
    <w:rsid w:val="007A6508"/>
    <w:rsid w:val="007A663E"/>
    <w:rsid w:val="007A668F"/>
    <w:rsid w:val="007A6712"/>
    <w:rsid w:val="007A6777"/>
    <w:rsid w:val="007A684E"/>
    <w:rsid w:val="007A6982"/>
    <w:rsid w:val="007A69E0"/>
    <w:rsid w:val="007A69EF"/>
    <w:rsid w:val="007A6B11"/>
    <w:rsid w:val="007A6B26"/>
    <w:rsid w:val="007A6BF6"/>
    <w:rsid w:val="007A6CF0"/>
    <w:rsid w:val="007A6E01"/>
    <w:rsid w:val="007A6FAA"/>
    <w:rsid w:val="007A7165"/>
    <w:rsid w:val="007A725D"/>
    <w:rsid w:val="007A7262"/>
    <w:rsid w:val="007A7270"/>
    <w:rsid w:val="007A737D"/>
    <w:rsid w:val="007A73B3"/>
    <w:rsid w:val="007A7409"/>
    <w:rsid w:val="007A747E"/>
    <w:rsid w:val="007A757D"/>
    <w:rsid w:val="007A75D9"/>
    <w:rsid w:val="007A75FD"/>
    <w:rsid w:val="007A771D"/>
    <w:rsid w:val="007A77D5"/>
    <w:rsid w:val="007A7814"/>
    <w:rsid w:val="007A78B5"/>
    <w:rsid w:val="007A78FB"/>
    <w:rsid w:val="007A7A39"/>
    <w:rsid w:val="007A7A88"/>
    <w:rsid w:val="007A7B70"/>
    <w:rsid w:val="007A7BBD"/>
    <w:rsid w:val="007A7C7E"/>
    <w:rsid w:val="007A7CD5"/>
    <w:rsid w:val="007A7F6B"/>
    <w:rsid w:val="007A7F80"/>
    <w:rsid w:val="007A7FC5"/>
    <w:rsid w:val="007B0193"/>
    <w:rsid w:val="007B04C2"/>
    <w:rsid w:val="007B04C6"/>
    <w:rsid w:val="007B0679"/>
    <w:rsid w:val="007B069D"/>
    <w:rsid w:val="007B0701"/>
    <w:rsid w:val="007B0830"/>
    <w:rsid w:val="007B0837"/>
    <w:rsid w:val="007B0A20"/>
    <w:rsid w:val="007B0B57"/>
    <w:rsid w:val="007B0CB1"/>
    <w:rsid w:val="007B0D2F"/>
    <w:rsid w:val="007B0F0D"/>
    <w:rsid w:val="007B10F6"/>
    <w:rsid w:val="007B110F"/>
    <w:rsid w:val="007B1218"/>
    <w:rsid w:val="007B1397"/>
    <w:rsid w:val="007B1452"/>
    <w:rsid w:val="007B171A"/>
    <w:rsid w:val="007B17F8"/>
    <w:rsid w:val="007B1874"/>
    <w:rsid w:val="007B1967"/>
    <w:rsid w:val="007B196F"/>
    <w:rsid w:val="007B19E3"/>
    <w:rsid w:val="007B1A76"/>
    <w:rsid w:val="007B1B20"/>
    <w:rsid w:val="007B1B97"/>
    <w:rsid w:val="007B1C50"/>
    <w:rsid w:val="007B1DA9"/>
    <w:rsid w:val="007B1E35"/>
    <w:rsid w:val="007B1FDB"/>
    <w:rsid w:val="007B2001"/>
    <w:rsid w:val="007B201E"/>
    <w:rsid w:val="007B2449"/>
    <w:rsid w:val="007B2548"/>
    <w:rsid w:val="007B25DE"/>
    <w:rsid w:val="007B27DB"/>
    <w:rsid w:val="007B2808"/>
    <w:rsid w:val="007B2871"/>
    <w:rsid w:val="007B2906"/>
    <w:rsid w:val="007B2DF0"/>
    <w:rsid w:val="007B2EF7"/>
    <w:rsid w:val="007B30A3"/>
    <w:rsid w:val="007B3211"/>
    <w:rsid w:val="007B325C"/>
    <w:rsid w:val="007B32D0"/>
    <w:rsid w:val="007B32DA"/>
    <w:rsid w:val="007B3347"/>
    <w:rsid w:val="007B33BE"/>
    <w:rsid w:val="007B3403"/>
    <w:rsid w:val="007B350E"/>
    <w:rsid w:val="007B3527"/>
    <w:rsid w:val="007B36E2"/>
    <w:rsid w:val="007B3885"/>
    <w:rsid w:val="007B38DB"/>
    <w:rsid w:val="007B39BD"/>
    <w:rsid w:val="007B39DC"/>
    <w:rsid w:val="007B3B1E"/>
    <w:rsid w:val="007B3B42"/>
    <w:rsid w:val="007B3B7A"/>
    <w:rsid w:val="007B3C3E"/>
    <w:rsid w:val="007B3C9D"/>
    <w:rsid w:val="007B3DC3"/>
    <w:rsid w:val="007B3DF7"/>
    <w:rsid w:val="007B3EE9"/>
    <w:rsid w:val="007B3F4D"/>
    <w:rsid w:val="007B3F9B"/>
    <w:rsid w:val="007B4133"/>
    <w:rsid w:val="007B4175"/>
    <w:rsid w:val="007B41FE"/>
    <w:rsid w:val="007B4466"/>
    <w:rsid w:val="007B4575"/>
    <w:rsid w:val="007B46D0"/>
    <w:rsid w:val="007B4703"/>
    <w:rsid w:val="007B48F6"/>
    <w:rsid w:val="007B490D"/>
    <w:rsid w:val="007B4999"/>
    <w:rsid w:val="007B4C4D"/>
    <w:rsid w:val="007B4DF1"/>
    <w:rsid w:val="007B525D"/>
    <w:rsid w:val="007B52A8"/>
    <w:rsid w:val="007B5461"/>
    <w:rsid w:val="007B559D"/>
    <w:rsid w:val="007B56C3"/>
    <w:rsid w:val="007B5703"/>
    <w:rsid w:val="007B57EC"/>
    <w:rsid w:val="007B5806"/>
    <w:rsid w:val="007B5848"/>
    <w:rsid w:val="007B58CA"/>
    <w:rsid w:val="007B5952"/>
    <w:rsid w:val="007B59FF"/>
    <w:rsid w:val="007B5B03"/>
    <w:rsid w:val="007B5BC4"/>
    <w:rsid w:val="007B5BFF"/>
    <w:rsid w:val="007B5C28"/>
    <w:rsid w:val="007B5CFF"/>
    <w:rsid w:val="007B5DBA"/>
    <w:rsid w:val="007B5DE7"/>
    <w:rsid w:val="007B5DF7"/>
    <w:rsid w:val="007B5DFF"/>
    <w:rsid w:val="007B5E1F"/>
    <w:rsid w:val="007B5E92"/>
    <w:rsid w:val="007B60CC"/>
    <w:rsid w:val="007B6266"/>
    <w:rsid w:val="007B6359"/>
    <w:rsid w:val="007B63E2"/>
    <w:rsid w:val="007B63F8"/>
    <w:rsid w:val="007B64D3"/>
    <w:rsid w:val="007B6759"/>
    <w:rsid w:val="007B68EE"/>
    <w:rsid w:val="007B69E1"/>
    <w:rsid w:val="007B6A3E"/>
    <w:rsid w:val="007B6AB3"/>
    <w:rsid w:val="007B6AC9"/>
    <w:rsid w:val="007B6B6C"/>
    <w:rsid w:val="007B6C1F"/>
    <w:rsid w:val="007B6CE6"/>
    <w:rsid w:val="007B6D95"/>
    <w:rsid w:val="007B6F34"/>
    <w:rsid w:val="007B70D3"/>
    <w:rsid w:val="007B70E7"/>
    <w:rsid w:val="007B716A"/>
    <w:rsid w:val="007B7199"/>
    <w:rsid w:val="007B729E"/>
    <w:rsid w:val="007B7403"/>
    <w:rsid w:val="007B7570"/>
    <w:rsid w:val="007B76EA"/>
    <w:rsid w:val="007B76F7"/>
    <w:rsid w:val="007B77CC"/>
    <w:rsid w:val="007B7812"/>
    <w:rsid w:val="007B79A8"/>
    <w:rsid w:val="007B79BA"/>
    <w:rsid w:val="007B7B03"/>
    <w:rsid w:val="007B7B16"/>
    <w:rsid w:val="007B7D0F"/>
    <w:rsid w:val="007B7DA7"/>
    <w:rsid w:val="007B7E4F"/>
    <w:rsid w:val="007B7EB4"/>
    <w:rsid w:val="007B7FB2"/>
    <w:rsid w:val="007C015D"/>
    <w:rsid w:val="007C01CA"/>
    <w:rsid w:val="007C0202"/>
    <w:rsid w:val="007C0286"/>
    <w:rsid w:val="007C02F3"/>
    <w:rsid w:val="007C035B"/>
    <w:rsid w:val="007C039D"/>
    <w:rsid w:val="007C04AE"/>
    <w:rsid w:val="007C0717"/>
    <w:rsid w:val="007C0821"/>
    <w:rsid w:val="007C0858"/>
    <w:rsid w:val="007C099F"/>
    <w:rsid w:val="007C0A1C"/>
    <w:rsid w:val="007C0C44"/>
    <w:rsid w:val="007C0C56"/>
    <w:rsid w:val="007C0E20"/>
    <w:rsid w:val="007C1030"/>
    <w:rsid w:val="007C10AC"/>
    <w:rsid w:val="007C1580"/>
    <w:rsid w:val="007C15B0"/>
    <w:rsid w:val="007C166D"/>
    <w:rsid w:val="007C17B4"/>
    <w:rsid w:val="007C17FD"/>
    <w:rsid w:val="007C183C"/>
    <w:rsid w:val="007C1892"/>
    <w:rsid w:val="007C19A7"/>
    <w:rsid w:val="007C19A8"/>
    <w:rsid w:val="007C1A4F"/>
    <w:rsid w:val="007C1A89"/>
    <w:rsid w:val="007C1B15"/>
    <w:rsid w:val="007C1D5A"/>
    <w:rsid w:val="007C1E20"/>
    <w:rsid w:val="007C1E28"/>
    <w:rsid w:val="007C1ED1"/>
    <w:rsid w:val="007C1F00"/>
    <w:rsid w:val="007C1F93"/>
    <w:rsid w:val="007C1FC7"/>
    <w:rsid w:val="007C2001"/>
    <w:rsid w:val="007C208F"/>
    <w:rsid w:val="007C20CE"/>
    <w:rsid w:val="007C217F"/>
    <w:rsid w:val="007C24CF"/>
    <w:rsid w:val="007C2554"/>
    <w:rsid w:val="007C26C3"/>
    <w:rsid w:val="007C2A20"/>
    <w:rsid w:val="007C2B40"/>
    <w:rsid w:val="007C2B59"/>
    <w:rsid w:val="007C2CD1"/>
    <w:rsid w:val="007C2D94"/>
    <w:rsid w:val="007C2DBF"/>
    <w:rsid w:val="007C2DE5"/>
    <w:rsid w:val="007C2E6B"/>
    <w:rsid w:val="007C2E9D"/>
    <w:rsid w:val="007C2F63"/>
    <w:rsid w:val="007C31FE"/>
    <w:rsid w:val="007C32B9"/>
    <w:rsid w:val="007C335E"/>
    <w:rsid w:val="007C3563"/>
    <w:rsid w:val="007C3566"/>
    <w:rsid w:val="007C3710"/>
    <w:rsid w:val="007C37D9"/>
    <w:rsid w:val="007C387A"/>
    <w:rsid w:val="007C3CE4"/>
    <w:rsid w:val="007C3ED4"/>
    <w:rsid w:val="007C3EFD"/>
    <w:rsid w:val="007C3F0A"/>
    <w:rsid w:val="007C3F69"/>
    <w:rsid w:val="007C3FDF"/>
    <w:rsid w:val="007C41B6"/>
    <w:rsid w:val="007C45BD"/>
    <w:rsid w:val="007C4624"/>
    <w:rsid w:val="007C467F"/>
    <w:rsid w:val="007C47BF"/>
    <w:rsid w:val="007C498F"/>
    <w:rsid w:val="007C49EE"/>
    <w:rsid w:val="007C4BD0"/>
    <w:rsid w:val="007C4C11"/>
    <w:rsid w:val="007C4CF2"/>
    <w:rsid w:val="007C4E3A"/>
    <w:rsid w:val="007C4E9F"/>
    <w:rsid w:val="007C4F20"/>
    <w:rsid w:val="007C4FEC"/>
    <w:rsid w:val="007C5128"/>
    <w:rsid w:val="007C513F"/>
    <w:rsid w:val="007C517C"/>
    <w:rsid w:val="007C523E"/>
    <w:rsid w:val="007C52B4"/>
    <w:rsid w:val="007C53AF"/>
    <w:rsid w:val="007C55FB"/>
    <w:rsid w:val="007C5768"/>
    <w:rsid w:val="007C579C"/>
    <w:rsid w:val="007C591C"/>
    <w:rsid w:val="007C59FA"/>
    <w:rsid w:val="007C5A24"/>
    <w:rsid w:val="007C5AC2"/>
    <w:rsid w:val="007C5AD7"/>
    <w:rsid w:val="007C5B03"/>
    <w:rsid w:val="007C5C2D"/>
    <w:rsid w:val="007C5C52"/>
    <w:rsid w:val="007C5CDD"/>
    <w:rsid w:val="007C5D97"/>
    <w:rsid w:val="007C5EAD"/>
    <w:rsid w:val="007C60DA"/>
    <w:rsid w:val="007C611F"/>
    <w:rsid w:val="007C6200"/>
    <w:rsid w:val="007C6333"/>
    <w:rsid w:val="007C6378"/>
    <w:rsid w:val="007C647E"/>
    <w:rsid w:val="007C6492"/>
    <w:rsid w:val="007C6563"/>
    <w:rsid w:val="007C65D7"/>
    <w:rsid w:val="007C66CD"/>
    <w:rsid w:val="007C672D"/>
    <w:rsid w:val="007C683D"/>
    <w:rsid w:val="007C685F"/>
    <w:rsid w:val="007C6962"/>
    <w:rsid w:val="007C6DE6"/>
    <w:rsid w:val="007C6E77"/>
    <w:rsid w:val="007C6F64"/>
    <w:rsid w:val="007C70C9"/>
    <w:rsid w:val="007C70F9"/>
    <w:rsid w:val="007C7151"/>
    <w:rsid w:val="007C71AB"/>
    <w:rsid w:val="007C724B"/>
    <w:rsid w:val="007C7274"/>
    <w:rsid w:val="007C728A"/>
    <w:rsid w:val="007C7291"/>
    <w:rsid w:val="007C7479"/>
    <w:rsid w:val="007C759C"/>
    <w:rsid w:val="007C75B9"/>
    <w:rsid w:val="007C76B3"/>
    <w:rsid w:val="007C779F"/>
    <w:rsid w:val="007C77A5"/>
    <w:rsid w:val="007C785C"/>
    <w:rsid w:val="007C7860"/>
    <w:rsid w:val="007C78F1"/>
    <w:rsid w:val="007C7993"/>
    <w:rsid w:val="007C7A74"/>
    <w:rsid w:val="007C7B7D"/>
    <w:rsid w:val="007C7BAB"/>
    <w:rsid w:val="007C7EBD"/>
    <w:rsid w:val="007C7EEA"/>
    <w:rsid w:val="007C7F1B"/>
    <w:rsid w:val="007D01F8"/>
    <w:rsid w:val="007D050C"/>
    <w:rsid w:val="007D05B6"/>
    <w:rsid w:val="007D06B6"/>
    <w:rsid w:val="007D06E4"/>
    <w:rsid w:val="007D07E9"/>
    <w:rsid w:val="007D086D"/>
    <w:rsid w:val="007D0894"/>
    <w:rsid w:val="007D0936"/>
    <w:rsid w:val="007D0B32"/>
    <w:rsid w:val="007D0BA1"/>
    <w:rsid w:val="007D0BCB"/>
    <w:rsid w:val="007D0C3D"/>
    <w:rsid w:val="007D0C7E"/>
    <w:rsid w:val="007D0CD1"/>
    <w:rsid w:val="007D0D4B"/>
    <w:rsid w:val="007D0D72"/>
    <w:rsid w:val="007D0F27"/>
    <w:rsid w:val="007D0FB2"/>
    <w:rsid w:val="007D1042"/>
    <w:rsid w:val="007D121B"/>
    <w:rsid w:val="007D1236"/>
    <w:rsid w:val="007D1438"/>
    <w:rsid w:val="007D14E1"/>
    <w:rsid w:val="007D15A2"/>
    <w:rsid w:val="007D1696"/>
    <w:rsid w:val="007D16B6"/>
    <w:rsid w:val="007D1786"/>
    <w:rsid w:val="007D1870"/>
    <w:rsid w:val="007D1941"/>
    <w:rsid w:val="007D1BFF"/>
    <w:rsid w:val="007D1C3A"/>
    <w:rsid w:val="007D1C96"/>
    <w:rsid w:val="007D1E62"/>
    <w:rsid w:val="007D1F6D"/>
    <w:rsid w:val="007D2145"/>
    <w:rsid w:val="007D21BE"/>
    <w:rsid w:val="007D220D"/>
    <w:rsid w:val="007D2245"/>
    <w:rsid w:val="007D22F7"/>
    <w:rsid w:val="007D22FE"/>
    <w:rsid w:val="007D2358"/>
    <w:rsid w:val="007D235D"/>
    <w:rsid w:val="007D244C"/>
    <w:rsid w:val="007D299D"/>
    <w:rsid w:val="007D2A5D"/>
    <w:rsid w:val="007D2A60"/>
    <w:rsid w:val="007D2AF2"/>
    <w:rsid w:val="007D2C11"/>
    <w:rsid w:val="007D2C43"/>
    <w:rsid w:val="007D2CA5"/>
    <w:rsid w:val="007D2CEC"/>
    <w:rsid w:val="007D2D48"/>
    <w:rsid w:val="007D2DFB"/>
    <w:rsid w:val="007D2F28"/>
    <w:rsid w:val="007D2F57"/>
    <w:rsid w:val="007D2F67"/>
    <w:rsid w:val="007D2F79"/>
    <w:rsid w:val="007D301D"/>
    <w:rsid w:val="007D3070"/>
    <w:rsid w:val="007D3247"/>
    <w:rsid w:val="007D3249"/>
    <w:rsid w:val="007D3273"/>
    <w:rsid w:val="007D33C4"/>
    <w:rsid w:val="007D34A3"/>
    <w:rsid w:val="007D3637"/>
    <w:rsid w:val="007D365B"/>
    <w:rsid w:val="007D37C1"/>
    <w:rsid w:val="007D39CB"/>
    <w:rsid w:val="007D3A6C"/>
    <w:rsid w:val="007D3B69"/>
    <w:rsid w:val="007D3D32"/>
    <w:rsid w:val="007D3E4B"/>
    <w:rsid w:val="007D3EEC"/>
    <w:rsid w:val="007D4026"/>
    <w:rsid w:val="007D4207"/>
    <w:rsid w:val="007D4369"/>
    <w:rsid w:val="007D4464"/>
    <w:rsid w:val="007D46A0"/>
    <w:rsid w:val="007D4839"/>
    <w:rsid w:val="007D4905"/>
    <w:rsid w:val="007D4A77"/>
    <w:rsid w:val="007D4ACD"/>
    <w:rsid w:val="007D4B78"/>
    <w:rsid w:val="007D5007"/>
    <w:rsid w:val="007D5062"/>
    <w:rsid w:val="007D50CE"/>
    <w:rsid w:val="007D5174"/>
    <w:rsid w:val="007D5512"/>
    <w:rsid w:val="007D5639"/>
    <w:rsid w:val="007D572A"/>
    <w:rsid w:val="007D57B4"/>
    <w:rsid w:val="007D595D"/>
    <w:rsid w:val="007D5ABF"/>
    <w:rsid w:val="007D5B22"/>
    <w:rsid w:val="007D5BC2"/>
    <w:rsid w:val="007D5CBE"/>
    <w:rsid w:val="007D5D96"/>
    <w:rsid w:val="007D5DE4"/>
    <w:rsid w:val="007D62BD"/>
    <w:rsid w:val="007D63CE"/>
    <w:rsid w:val="007D6514"/>
    <w:rsid w:val="007D654D"/>
    <w:rsid w:val="007D66E3"/>
    <w:rsid w:val="007D6796"/>
    <w:rsid w:val="007D68AD"/>
    <w:rsid w:val="007D6B50"/>
    <w:rsid w:val="007D6C1D"/>
    <w:rsid w:val="007D6CEB"/>
    <w:rsid w:val="007D6D05"/>
    <w:rsid w:val="007D6D21"/>
    <w:rsid w:val="007D6DF9"/>
    <w:rsid w:val="007D6DFB"/>
    <w:rsid w:val="007D6F61"/>
    <w:rsid w:val="007D7026"/>
    <w:rsid w:val="007D7059"/>
    <w:rsid w:val="007D70C9"/>
    <w:rsid w:val="007D70D2"/>
    <w:rsid w:val="007D721D"/>
    <w:rsid w:val="007D7414"/>
    <w:rsid w:val="007D74A0"/>
    <w:rsid w:val="007D77CD"/>
    <w:rsid w:val="007D7901"/>
    <w:rsid w:val="007D791A"/>
    <w:rsid w:val="007D7930"/>
    <w:rsid w:val="007D793D"/>
    <w:rsid w:val="007D7BC7"/>
    <w:rsid w:val="007D7C46"/>
    <w:rsid w:val="007D7DEA"/>
    <w:rsid w:val="007D7E0B"/>
    <w:rsid w:val="007D7E14"/>
    <w:rsid w:val="007D7E38"/>
    <w:rsid w:val="007D7EAA"/>
    <w:rsid w:val="007D7F34"/>
    <w:rsid w:val="007D7FA5"/>
    <w:rsid w:val="007E01D6"/>
    <w:rsid w:val="007E0214"/>
    <w:rsid w:val="007E0275"/>
    <w:rsid w:val="007E037A"/>
    <w:rsid w:val="007E05CB"/>
    <w:rsid w:val="007E061B"/>
    <w:rsid w:val="007E0740"/>
    <w:rsid w:val="007E0762"/>
    <w:rsid w:val="007E07C2"/>
    <w:rsid w:val="007E07C8"/>
    <w:rsid w:val="007E08A1"/>
    <w:rsid w:val="007E0931"/>
    <w:rsid w:val="007E0A66"/>
    <w:rsid w:val="007E0A6B"/>
    <w:rsid w:val="007E0A7A"/>
    <w:rsid w:val="007E0B83"/>
    <w:rsid w:val="007E0C5A"/>
    <w:rsid w:val="007E0CDF"/>
    <w:rsid w:val="007E0CE9"/>
    <w:rsid w:val="007E0D11"/>
    <w:rsid w:val="007E0E8D"/>
    <w:rsid w:val="007E0EC8"/>
    <w:rsid w:val="007E0F11"/>
    <w:rsid w:val="007E1120"/>
    <w:rsid w:val="007E11F2"/>
    <w:rsid w:val="007E13C2"/>
    <w:rsid w:val="007E14BB"/>
    <w:rsid w:val="007E14EA"/>
    <w:rsid w:val="007E1518"/>
    <w:rsid w:val="007E1698"/>
    <w:rsid w:val="007E16E3"/>
    <w:rsid w:val="007E1721"/>
    <w:rsid w:val="007E19A9"/>
    <w:rsid w:val="007E1AD0"/>
    <w:rsid w:val="007E1B43"/>
    <w:rsid w:val="007E1B50"/>
    <w:rsid w:val="007E1C3C"/>
    <w:rsid w:val="007E1C82"/>
    <w:rsid w:val="007E1C84"/>
    <w:rsid w:val="007E1CDF"/>
    <w:rsid w:val="007E1D05"/>
    <w:rsid w:val="007E1E77"/>
    <w:rsid w:val="007E1FD4"/>
    <w:rsid w:val="007E21D9"/>
    <w:rsid w:val="007E224A"/>
    <w:rsid w:val="007E22DC"/>
    <w:rsid w:val="007E2569"/>
    <w:rsid w:val="007E2625"/>
    <w:rsid w:val="007E2738"/>
    <w:rsid w:val="007E2AAC"/>
    <w:rsid w:val="007E2AB4"/>
    <w:rsid w:val="007E2AC5"/>
    <w:rsid w:val="007E2B5E"/>
    <w:rsid w:val="007E2C38"/>
    <w:rsid w:val="007E2C57"/>
    <w:rsid w:val="007E2ED0"/>
    <w:rsid w:val="007E2F67"/>
    <w:rsid w:val="007E3102"/>
    <w:rsid w:val="007E316A"/>
    <w:rsid w:val="007E3190"/>
    <w:rsid w:val="007E319C"/>
    <w:rsid w:val="007E3250"/>
    <w:rsid w:val="007E33CD"/>
    <w:rsid w:val="007E3484"/>
    <w:rsid w:val="007E36C9"/>
    <w:rsid w:val="007E3914"/>
    <w:rsid w:val="007E3972"/>
    <w:rsid w:val="007E3B31"/>
    <w:rsid w:val="007E3C5D"/>
    <w:rsid w:val="007E3CCC"/>
    <w:rsid w:val="007E3D9A"/>
    <w:rsid w:val="007E3DA0"/>
    <w:rsid w:val="007E3EC7"/>
    <w:rsid w:val="007E4008"/>
    <w:rsid w:val="007E4136"/>
    <w:rsid w:val="007E4273"/>
    <w:rsid w:val="007E4322"/>
    <w:rsid w:val="007E432C"/>
    <w:rsid w:val="007E447E"/>
    <w:rsid w:val="007E44FB"/>
    <w:rsid w:val="007E45B8"/>
    <w:rsid w:val="007E45DA"/>
    <w:rsid w:val="007E45EC"/>
    <w:rsid w:val="007E469A"/>
    <w:rsid w:val="007E46F5"/>
    <w:rsid w:val="007E4831"/>
    <w:rsid w:val="007E493E"/>
    <w:rsid w:val="007E495C"/>
    <w:rsid w:val="007E4CBA"/>
    <w:rsid w:val="007E4D43"/>
    <w:rsid w:val="007E4DBF"/>
    <w:rsid w:val="007E5103"/>
    <w:rsid w:val="007E5269"/>
    <w:rsid w:val="007E53D0"/>
    <w:rsid w:val="007E5505"/>
    <w:rsid w:val="007E5511"/>
    <w:rsid w:val="007E55B3"/>
    <w:rsid w:val="007E5600"/>
    <w:rsid w:val="007E5823"/>
    <w:rsid w:val="007E5B93"/>
    <w:rsid w:val="007E5D0E"/>
    <w:rsid w:val="007E5D16"/>
    <w:rsid w:val="007E5DC8"/>
    <w:rsid w:val="007E5DEE"/>
    <w:rsid w:val="007E5E86"/>
    <w:rsid w:val="007E5EC6"/>
    <w:rsid w:val="007E5EEC"/>
    <w:rsid w:val="007E5F72"/>
    <w:rsid w:val="007E6009"/>
    <w:rsid w:val="007E601E"/>
    <w:rsid w:val="007E615B"/>
    <w:rsid w:val="007E6167"/>
    <w:rsid w:val="007E6262"/>
    <w:rsid w:val="007E6277"/>
    <w:rsid w:val="007E63D8"/>
    <w:rsid w:val="007E6576"/>
    <w:rsid w:val="007E65FA"/>
    <w:rsid w:val="007E661E"/>
    <w:rsid w:val="007E6718"/>
    <w:rsid w:val="007E6981"/>
    <w:rsid w:val="007E69A1"/>
    <w:rsid w:val="007E6BC8"/>
    <w:rsid w:val="007E6D74"/>
    <w:rsid w:val="007E6F08"/>
    <w:rsid w:val="007E6F39"/>
    <w:rsid w:val="007E6F98"/>
    <w:rsid w:val="007E7052"/>
    <w:rsid w:val="007E706E"/>
    <w:rsid w:val="007E7272"/>
    <w:rsid w:val="007E73A2"/>
    <w:rsid w:val="007E74B1"/>
    <w:rsid w:val="007E77EC"/>
    <w:rsid w:val="007E7824"/>
    <w:rsid w:val="007E799B"/>
    <w:rsid w:val="007E79E3"/>
    <w:rsid w:val="007E7A4F"/>
    <w:rsid w:val="007E7CB0"/>
    <w:rsid w:val="007E7D55"/>
    <w:rsid w:val="007E7F7D"/>
    <w:rsid w:val="007E7FA9"/>
    <w:rsid w:val="007F0064"/>
    <w:rsid w:val="007F00EA"/>
    <w:rsid w:val="007F021B"/>
    <w:rsid w:val="007F0257"/>
    <w:rsid w:val="007F034C"/>
    <w:rsid w:val="007F0362"/>
    <w:rsid w:val="007F0380"/>
    <w:rsid w:val="007F0668"/>
    <w:rsid w:val="007F071B"/>
    <w:rsid w:val="007F074D"/>
    <w:rsid w:val="007F092A"/>
    <w:rsid w:val="007F0A1E"/>
    <w:rsid w:val="007F0B56"/>
    <w:rsid w:val="007F0CB4"/>
    <w:rsid w:val="007F0D82"/>
    <w:rsid w:val="007F0DA6"/>
    <w:rsid w:val="007F0F81"/>
    <w:rsid w:val="007F12A1"/>
    <w:rsid w:val="007F12B1"/>
    <w:rsid w:val="007F16CF"/>
    <w:rsid w:val="007F16E5"/>
    <w:rsid w:val="007F1CDA"/>
    <w:rsid w:val="007F1D28"/>
    <w:rsid w:val="007F1E3A"/>
    <w:rsid w:val="007F1F23"/>
    <w:rsid w:val="007F1F73"/>
    <w:rsid w:val="007F21C0"/>
    <w:rsid w:val="007F2386"/>
    <w:rsid w:val="007F24CF"/>
    <w:rsid w:val="007F255B"/>
    <w:rsid w:val="007F2762"/>
    <w:rsid w:val="007F2938"/>
    <w:rsid w:val="007F2A3F"/>
    <w:rsid w:val="007F2A71"/>
    <w:rsid w:val="007F2A78"/>
    <w:rsid w:val="007F2D03"/>
    <w:rsid w:val="007F2D4E"/>
    <w:rsid w:val="007F2DB7"/>
    <w:rsid w:val="007F2DF6"/>
    <w:rsid w:val="007F2F72"/>
    <w:rsid w:val="007F311E"/>
    <w:rsid w:val="007F313E"/>
    <w:rsid w:val="007F314A"/>
    <w:rsid w:val="007F3186"/>
    <w:rsid w:val="007F31E4"/>
    <w:rsid w:val="007F327A"/>
    <w:rsid w:val="007F327B"/>
    <w:rsid w:val="007F330E"/>
    <w:rsid w:val="007F3656"/>
    <w:rsid w:val="007F3682"/>
    <w:rsid w:val="007F3726"/>
    <w:rsid w:val="007F376A"/>
    <w:rsid w:val="007F3783"/>
    <w:rsid w:val="007F378D"/>
    <w:rsid w:val="007F38E0"/>
    <w:rsid w:val="007F3A30"/>
    <w:rsid w:val="007F3A3B"/>
    <w:rsid w:val="007F3A6D"/>
    <w:rsid w:val="007F3B09"/>
    <w:rsid w:val="007F3B78"/>
    <w:rsid w:val="007F3B95"/>
    <w:rsid w:val="007F3C16"/>
    <w:rsid w:val="007F3DCE"/>
    <w:rsid w:val="007F3E19"/>
    <w:rsid w:val="007F3EAC"/>
    <w:rsid w:val="007F3ED0"/>
    <w:rsid w:val="007F4001"/>
    <w:rsid w:val="007F426F"/>
    <w:rsid w:val="007F42EE"/>
    <w:rsid w:val="007F4315"/>
    <w:rsid w:val="007F448F"/>
    <w:rsid w:val="007F450C"/>
    <w:rsid w:val="007F4557"/>
    <w:rsid w:val="007F4627"/>
    <w:rsid w:val="007F4654"/>
    <w:rsid w:val="007F484E"/>
    <w:rsid w:val="007F48E4"/>
    <w:rsid w:val="007F4912"/>
    <w:rsid w:val="007F492D"/>
    <w:rsid w:val="007F4C17"/>
    <w:rsid w:val="007F4C5D"/>
    <w:rsid w:val="007F4CA2"/>
    <w:rsid w:val="007F4D84"/>
    <w:rsid w:val="007F4DB5"/>
    <w:rsid w:val="007F4E40"/>
    <w:rsid w:val="007F4FB0"/>
    <w:rsid w:val="007F5115"/>
    <w:rsid w:val="007F535B"/>
    <w:rsid w:val="007F5502"/>
    <w:rsid w:val="007F5532"/>
    <w:rsid w:val="007F56C5"/>
    <w:rsid w:val="007F5734"/>
    <w:rsid w:val="007F57BA"/>
    <w:rsid w:val="007F5AE7"/>
    <w:rsid w:val="007F5AEE"/>
    <w:rsid w:val="007F5B9C"/>
    <w:rsid w:val="007F5BA3"/>
    <w:rsid w:val="007F5BC0"/>
    <w:rsid w:val="007F5C2F"/>
    <w:rsid w:val="007F5D8C"/>
    <w:rsid w:val="007F5DA7"/>
    <w:rsid w:val="007F5E9D"/>
    <w:rsid w:val="007F5EF0"/>
    <w:rsid w:val="007F6225"/>
    <w:rsid w:val="007F6242"/>
    <w:rsid w:val="007F6531"/>
    <w:rsid w:val="007F6591"/>
    <w:rsid w:val="007F67D8"/>
    <w:rsid w:val="007F6933"/>
    <w:rsid w:val="007F69D9"/>
    <w:rsid w:val="007F69F0"/>
    <w:rsid w:val="007F6A0A"/>
    <w:rsid w:val="007F6C29"/>
    <w:rsid w:val="007F6CF4"/>
    <w:rsid w:val="007F6DA2"/>
    <w:rsid w:val="007F6E06"/>
    <w:rsid w:val="007F6EF6"/>
    <w:rsid w:val="007F6F06"/>
    <w:rsid w:val="007F70D8"/>
    <w:rsid w:val="007F7127"/>
    <w:rsid w:val="007F712E"/>
    <w:rsid w:val="007F7301"/>
    <w:rsid w:val="007F754B"/>
    <w:rsid w:val="007F75FE"/>
    <w:rsid w:val="007F7637"/>
    <w:rsid w:val="007F766F"/>
    <w:rsid w:val="007F77C4"/>
    <w:rsid w:val="007F7811"/>
    <w:rsid w:val="007F7826"/>
    <w:rsid w:val="007F7868"/>
    <w:rsid w:val="007F788E"/>
    <w:rsid w:val="007F7922"/>
    <w:rsid w:val="007F795E"/>
    <w:rsid w:val="007F7A22"/>
    <w:rsid w:val="007F7A9B"/>
    <w:rsid w:val="007F7ABB"/>
    <w:rsid w:val="007F7C04"/>
    <w:rsid w:val="007F7C32"/>
    <w:rsid w:val="007F7C42"/>
    <w:rsid w:val="007F7D18"/>
    <w:rsid w:val="007F7E46"/>
    <w:rsid w:val="007F7E7A"/>
    <w:rsid w:val="007F7E88"/>
    <w:rsid w:val="007F7FC1"/>
    <w:rsid w:val="007FAC74"/>
    <w:rsid w:val="0080019D"/>
    <w:rsid w:val="00800366"/>
    <w:rsid w:val="008003C3"/>
    <w:rsid w:val="008004ED"/>
    <w:rsid w:val="0080052B"/>
    <w:rsid w:val="008005BD"/>
    <w:rsid w:val="00800632"/>
    <w:rsid w:val="00800687"/>
    <w:rsid w:val="00800884"/>
    <w:rsid w:val="0080088F"/>
    <w:rsid w:val="00800B22"/>
    <w:rsid w:val="00800BAC"/>
    <w:rsid w:val="00800C96"/>
    <w:rsid w:val="00800C9D"/>
    <w:rsid w:val="00800D28"/>
    <w:rsid w:val="00800DCF"/>
    <w:rsid w:val="00800E3A"/>
    <w:rsid w:val="00800EDC"/>
    <w:rsid w:val="00800FC4"/>
    <w:rsid w:val="00801191"/>
    <w:rsid w:val="008011D1"/>
    <w:rsid w:val="008011E7"/>
    <w:rsid w:val="008012D0"/>
    <w:rsid w:val="008014C3"/>
    <w:rsid w:val="008015CA"/>
    <w:rsid w:val="0080171B"/>
    <w:rsid w:val="00801820"/>
    <w:rsid w:val="00801853"/>
    <w:rsid w:val="008019E9"/>
    <w:rsid w:val="00801B48"/>
    <w:rsid w:val="00801BAD"/>
    <w:rsid w:val="00801E2D"/>
    <w:rsid w:val="00801E67"/>
    <w:rsid w:val="00801E95"/>
    <w:rsid w:val="008020B2"/>
    <w:rsid w:val="008020F5"/>
    <w:rsid w:val="008021D4"/>
    <w:rsid w:val="00802222"/>
    <w:rsid w:val="008024CD"/>
    <w:rsid w:val="00802555"/>
    <w:rsid w:val="00802627"/>
    <w:rsid w:val="008026CE"/>
    <w:rsid w:val="00802759"/>
    <w:rsid w:val="008027A9"/>
    <w:rsid w:val="008028E1"/>
    <w:rsid w:val="008028EA"/>
    <w:rsid w:val="00802987"/>
    <w:rsid w:val="008029EB"/>
    <w:rsid w:val="00802B51"/>
    <w:rsid w:val="00802BD1"/>
    <w:rsid w:val="00802C89"/>
    <w:rsid w:val="00802DA4"/>
    <w:rsid w:val="00802E57"/>
    <w:rsid w:val="00802F18"/>
    <w:rsid w:val="008030F6"/>
    <w:rsid w:val="0080340A"/>
    <w:rsid w:val="00803481"/>
    <w:rsid w:val="00803556"/>
    <w:rsid w:val="008035CE"/>
    <w:rsid w:val="00803741"/>
    <w:rsid w:val="00803791"/>
    <w:rsid w:val="008037C6"/>
    <w:rsid w:val="00803881"/>
    <w:rsid w:val="00803914"/>
    <w:rsid w:val="0080393A"/>
    <w:rsid w:val="008039A8"/>
    <w:rsid w:val="00803AC4"/>
    <w:rsid w:val="00803B19"/>
    <w:rsid w:val="00803F4E"/>
    <w:rsid w:val="00803FA3"/>
    <w:rsid w:val="00803FD0"/>
    <w:rsid w:val="00804057"/>
    <w:rsid w:val="0080421E"/>
    <w:rsid w:val="008046FD"/>
    <w:rsid w:val="00804791"/>
    <w:rsid w:val="008047FB"/>
    <w:rsid w:val="00804873"/>
    <w:rsid w:val="00804899"/>
    <w:rsid w:val="008048AB"/>
    <w:rsid w:val="00804960"/>
    <w:rsid w:val="00804B73"/>
    <w:rsid w:val="00804BBD"/>
    <w:rsid w:val="00804BDF"/>
    <w:rsid w:val="00804C18"/>
    <w:rsid w:val="00804C92"/>
    <w:rsid w:val="00804DBD"/>
    <w:rsid w:val="00804E48"/>
    <w:rsid w:val="00804F54"/>
    <w:rsid w:val="00805275"/>
    <w:rsid w:val="008053E4"/>
    <w:rsid w:val="00805460"/>
    <w:rsid w:val="0080547C"/>
    <w:rsid w:val="008054C6"/>
    <w:rsid w:val="0080560C"/>
    <w:rsid w:val="008057BE"/>
    <w:rsid w:val="00805B42"/>
    <w:rsid w:val="00805E93"/>
    <w:rsid w:val="008060A7"/>
    <w:rsid w:val="00806113"/>
    <w:rsid w:val="008061EB"/>
    <w:rsid w:val="00806386"/>
    <w:rsid w:val="008063E4"/>
    <w:rsid w:val="008064F5"/>
    <w:rsid w:val="00806726"/>
    <w:rsid w:val="008067DB"/>
    <w:rsid w:val="0080689D"/>
    <w:rsid w:val="00806BA3"/>
    <w:rsid w:val="00806CB8"/>
    <w:rsid w:val="00806D60"/>
    <w:rsid w:val="00806E03"/>
    <w:rsid w:val="00806EA4"/>
    <w:rsid w:val="00806FBF"/>
    <w:rsid w:val="00807378"/>
    <w:rsid w:val="0080739E"/>
    <w:rsid w:val="008073EC"/>
    <w:rsid w:val="0080747A"/>
    <w:rsid w:val="008074CE"/>
    <w:rsid w:val="008074F8"/>
    <w:rsid w:val="00807510"/>
    <w:rsid w:val="008078AE"/>
    <w:rsid w:val="00807A47"/>
    <w:rsid w:val="00807B72"/>
    <w:rsid w:val="00807C13"/>
    <w:rsid w:val="00807C69"/>
    <w:rsid w:val="00807C95"/>
    <w:rsid w:val="00807D2D"/>
    <w:rsid w:val="00807D68"/>
    <w:rsid w:val="00807D88"/>
    <w:rsid w:val="00807E38"/>
    <w:rsid w:val="00807E8F"/>
    <w:rsid w:val="00807EA6"/>
    <w:rsid w:val="00807FD6"/>
    <w:rsid w:val="0081004C"/>
    <w:rsid w:val="008100AD"/>
    <w:rsid w:val="00810197"/>
    <w:rsid w:val="008101DD"/>
    <w:rsid w:val="0081029F"/>
    <w:rsid w:val="008102F5"/>
    <w:rsid w:val="0081043C"/>
    <w:rsid w:val="00810467"/>
    <w:rsid w:val="00810605"/>
    <w:rsid w:val="008107BF"/>
    <w:rsid w:val="008109EF"/>
    <w:rsid w:val="00810A74"/>
    <w:rsid w:val="00810B19"/>
    <w:rsid w:val="00810B31"/>
    <w:rsid w:val="00810C44"/>
    <w:rsid w:val="00810C8D"/>
    <w:rsid w:val="00810CA4"/>
    <w:rsid w:val="00810D31"/>
    <w:rsid w:val="00811027"/>
    <w:rsid w:val="0081106B"/>
    <w:rsid w:val="0081111F"/>
    <w:rsid w:val="00811161"/>
    <w:rsid w:val="00811203"/>
    <w:rsid w:val="00811251"/>
    <w:rsid w:val="008112AC"/>
    <w:rsid w:val="008112CC"/>
    <w:rsid w:val="00811465"/>
    <w:rsid w:val="008114A8"/>
    <w:rsid w:val="00811698"/>
    <w:rsid w:val="008118CB"/>
    <w:rsid w:val="008119D8"/>
    <w:rsid w:val="00811ACD"/>
    <w:rsid w:val="00811B7C"/>
    <w:rsid w:val="00811C15"/>
    <w:rsid w:val="00811C57"/>
    <w:rsid w:val="00811EAD"/>
    <w:rsid w:val="00811F1F"/>
    <w:rsid w:val="008120E6"/>
    <w:rsid w:val="008121FA"/>
    <w:rsid w:val="00812331"/>
    <w:rsid w:val="00812502"/>
    <w:rsid w:val="0081254B"/>
    <w:rsid w:val="0081256A"/>
    <w:rsid w:val="0081266B"/>
    <w:rsid w:val="008128D5"/>
    <w:rsid w:val="00812936"/>
    <w:rsid w:val="008129BE"/>
    <w:rsid w:val="00812A07"/>
    <w:rsid w:val="00812AC0"/>
    <w:rsid w:val="00812BEF"/>
    <w:rsid w:val="00812E24"/>
    <w:rsid w:val="00812EB1"/>
    <w:rsid w:val="00812F67"/>
    <w:rsid w:val="00813052"/>
    <w:rsid w:val="008130B2"/>
    <w:rsid w:val="00813168"/>
    <w:rsid w:val="0081325F"/>
    <w:rsid w:val="008132EA"/>
    <w:rsid w:val="008133A2"/>
    <w:rsid w:val="00813495"/>
    <w:rsid w:val="008134F9"/>
    <w:rsid w:val="008136FF"/>
    <w:rsid w:val="008139C2"/>
    <w:rsid w:val="00813AAE"/>
    <w:rsid w:val="00813B1B"/>
    <w:rsid w:val="00813B4C"/>
    <w:rsid w:val="00813BAE"/>
    <w:rsid w:val="00813C33"/>
    <w:rsid w:val="00813CC4"/>
    <w:rsid w:val="00813D40"/>
    <w:rsid w:val="00813D75"/>
    <w:rsid w:val="00813E08"/>
    <w:rsid w:val="00813F25"/>
    <w:rsid w:val="008142AD"/>
    <w:rsid w:val="0081435A"/>
    <w:rsid w:val="008143C8"/>
    <w:rsid w:val="00814439"/>
    <w:rsid w:val="00814588"/>
    <w:rsid w:val="0081458C"/>
    <w:rsid w:val="0081464F"/>
    <w:rsid w:val="00814772"/>
    <w:rsid w:val="008147AA"/>
    <w:rsid w:val="00814AE3"/>
    <w:rsid w:val="00814B1A"/>
    <w:rsid w:val="00814B83"/>
    <w:rsid w:val="00814BBB"/>
    <w:rsid w:val="00814E17"/>
    <w:rsid w:val="00814E31"/>
    <w:rsid w:val="00814E87"/>
    <w:rsid w:val="00814EE3"/>
    <w:rsid w:val="00814EEF"/>
    <w:rsid w:val="00814F98"/>
    <w:rsid w:val="00814FD8"/>
    <w:rsid w:val="00814FDF"/>
    <w:rsid w:val="00815000"/>
    <w:rsid w:val="00815023"/>
    <w:rsid w:val="008150AB"/>
    <w:rsid w:val="00815183"/>
    <w:rsid w:val="008151FE"/>
    <w:rsid w:val="00815207"/>
    <w:rsid w:val="00815249"/>
    <w:rsid w:val="0081524A"/>
    <w:rsid w:val="0081531C"/>
    <w:rsid w:val="0081536E"/>
    <w:rsid w:val="0081552E"/>
    <w:rsid w:val="0081581F"/>
    <w:rsid w:val="0081597A"/>
    <w:rsid w:val="008159A8"/>
    <w:rsid w:val="00815A0C"/>
    <w:rsid w:val="00815A26"/>
    <w:rsid w:val="00815BC6"/>
    <w:rsid w:val="00815C75"/>
    <w:rsid w:val="00815EBB"/>
    <w:rsid w:val="00815EF0"/>
    <w:rsid w:val="00815F08"/>
    <w:rsid w:val="00815FD4"/>
    <w:rsid w:val="00815FFB"/>
    <w:rsid w:val="008160DF"/>
    <w:rsid w:val="0081610E"/>
    <w:rsid w:val="008163E0"/>
    <w:rsid w:val="008163F4"/>
    <w:rsid w:val="00816423"/>
    <w:rsid w:val="00816509"/>
    <w:rsid w:val="008169A5"/>
    <w:rsid w:val="008169B6"/>
    <w:rsid w:val="00816A4E"/>
    <w:rsid w:val="00816A76"/>
    <w:rsid w:val="00816A83"/>
    <w:rsid w:val="00816A9F"/>
    <w:rsid w:val="00816AA8"/>
    <w:rsid w:val="00816ABD"/>
    <w:rsid w:val="00816ADD"/>
    <w:rsid w:val="00816B34"/>
    <w:rsid w:val="00816C95"/>
    <w:rsid w:val="00816ECA"/>
    <w:rsid w:val="0081713E"/>
    <w:rsid w:val="00817173"/>
    <w:rsid w:val="008171BF"/>
    <w:rsid w:val="00817245"/>
    <w:rsid w:val="0081739E"/>
    <w:rsid w:val="00817404"/>
    <w:rsid w:val="0081741A"/>
    <w:rsid w:val="0081742B"/>
    <w:rsid w:val="00817639"/>
    <w:rsid w:val="00817879"/>
    <w:rsid w:val="00817965"/>
    <w:rsid w:val="00817A92"/>
    <w:rsid w:val="00817AD5"/>
    <w:rsid w:val="00817B4B"/>
    <w:rsid w:val="00817CAC"/>
    <w:rsid w:val="00817CE7"/>
    <w:rsid w:val="00817D45"/>
    <w:rsid w:val="00817F31"/>
    <w:rsid w:val="00817F54"/>
    <w:rsid w:val="00817FB1"/>
    <w:rsid w:val="00817FB2"/>
    <w:rsid w:val="0081A908"/>
    <w:rsid w:val="0081D8BD"/>
    <w:rsid w:val="0082001C"/>
    <w:rsid w:val="0082021A"/>
    <w:rsid w:val="00820318"/>
    <w:rsid w:val="00820374"/>
    <w:rsid w:val="008203D2"/>
    <w:rsid w:val="0082041C"/>
    <w:rsid w:val="00820442"/>
    <w:rsid w:val="0082045E"/>
    <w:rsid w:val="008205DF"/>
    <w:rsid w:val="008207F1"/>
    <w:rsid w:val="0082099D"/>
    <w:rsid w:val="00820AEA"/>
    <w:rsid w:val="00820B3D"/>
    <w:rsid w:val="00820BAB"/>
    <w:rsid w:val="00820C50"/>
    <w:rsid w:val="00820DE3"/>
    <w:rsid w:val="00820E61"/>
    <w:rsid w:val="0082105C"/>
    <w:rsid w:val="008211FF"/>
    <w:rsid w:val="00821490"/>
    <w:rsid w:val="008214D7"/>
    <w:rsid w:val="0082158E"/>
    <w:rsid w:val="00821601"/>
    <w:rsid w:val="0082168A"/>
    <w:rsid w:val="008216FF"/>
    <w:rsid w:val="00821708"/>
    <w:rsid w:val="00821788"/>
    <w:rsid w:val="0082187B"/>
    <w:rsid w:val="00821890"/>
    <w:rsid w:val="00821911"/>
    <w:rsid w:val="0082191D"/>
    <w:rsid w:val="008219B7"/>
    <w:rsid w:val="00821C0A"/>
    <w:rsid w:val="00821D5A"/>
    <w:rsid w:val="00821D8A"/>
    <w:rsid w:val="00821DA6"/>
    <w:rsid w:val="00821E03"/>
    <w:rsid w:val="00821E84"/>
    <w:rsid w:val="00821F76"/>
    <w:rsid w:val="00821FD1"/>
    <w:rsid w:val="00822084"/>
    <w:rsid w:val="0082229B"/>
    <w:rsid w:val="0082238A"/>
    <w:rsid w:val="00822669"/>
    <w:rsid w:val="00822BBE"/>
    <w:rsid w:val="00822C1A"/>
    <w:rsid w:val="00822CA4"/>
    <w:rsid w:val="00822DDA"/>
    <w:rsid w:val="00822DDF"/>
    <w:rsid w:val="00822F3B"/>
    <w:rsid w:val="00823046"/>
    <w:rsid w:val="00823191"/>
    <w:rsid w:val="00823195"/>
    <w:rsid w:val="008233D2"/>
    <w:rsid w:val="008233D5"/>
    <w:rsid w:val="0082346F"/>
    <w:rsid w:val="00823540"/>
    <w:rsid w:val="0082365B"/>
    <w:rsid w:val="008237D8"/>
    <w:rsid w:val="0082396E"/>
    <w:rsid w:val="008239A1"/>
    <w:rsid w:val="00823AAD"/>
    <w:rsid w:val="00823B34"/>
    <w:rsid w:val="00823B83"/>
    <w:rsid w:val="00823D0F"/>
    <w:rsid w:val="00823D49"/>
    <w:rsid w:val="00823FBB"/>
    <w:rsid w:val="00823FD9"/>
    <w:rsid w:val="0082405D"/>
    <w:rsid w:val="008240AB"/>
    <w:rsid w:val="008241BA"/>
    <w:rsid w:val="00824290"/>
    <w:rsid w:val="0082439F"/>
    <w:rsid w:val="008243B9"/>
    <w:rsid w:val="0082487F"/>
    <w:rsid w:val="00824CB6"/>
    <w:rsid w:val="00824D42"/>
    <w:rsid w:val="008250A6"/>
    <w:rsid w:val="00825179"/>
    <w:rsid w:val="0082530E"/>
    <w:rsid w:val="00825353"/>
    <w:rsid w:val="008253B1"/>
    <w:rsid w:val="00825403"/>
    <w:rsid w:val="008256E3"/>
    <w:rsid w:val="00825776"/>
    <w:rsid w:val="00825834"/>
    <w:rsid w:val="00825ABF"/>
    <w:rsid w:val="00825DB0"/>
    <w:rsid w:val="00825DED"/>
    <w:rsid w:val="00825E02"/>
    <w:rsid w:val="00825ED9"/>
    <w:rsid w:val="00825FF7"/>
    <w:rsid w:val="008260A7"/>
    <w:rsid w:val="00826118"/>
    <w:rsid w:val="00826277"/>
    <w:rsid w:val="008263EC"/>
    <w:rsid w:val="008266FD"/>
    <w:rsid w:val="00826731"/>
    <w:rsid w:val="00826751"/>
    <w:rsid w:val="00826851"/>
    <w:rsid w:val="0082697F"/>
    <w:rsid w:val="008269A4"/>
    <w:rsid w:val="008269D1"/>
    <w:rsid w:val="00826A38"/>
    <w:rsid w:val="00826C7D"/>
    <w:rsid w:val="00826D02"/>
    <w:rsid w:val="00826D6D"/>
    <w:rsid w:val="00826E9D"/>
    <w:rsid w:val="00826FA6"/>
    <w:rsid w:val="00827312"/>
    <w:rsid w:val="008275B1"/>
    <w:rsid w:val="00827649"/>
    <w:rsid w:val="00827685"/>
    <w:rsid w:val="008276F1"/>
    <w:rsid w:val="00827865"/>
    <w:rsid w:val="0082788D"/>
    <w:rsid w:val="0082793A"/>
    <w:rsid w:val="008279D5"/>
    <w:rsid w:val="00827AF0"/>
    <w:rsid w:val="00827BC3"/>
    <w:rsid w:val="00827D07"/>
    <w:rsid w:val="00827D2C"/>
    <w:rsid w:val="00827D3C"/>
    <w:rsid w:val="00827FA7"/>
    <w:rsid w:val="0082E16F"/>
    <w:rsid w:val="00830068"/>
    <w:rsid w:val="0083006A"/>
    <w:rsid w:val="0083007B"/>
    <w:rsid w:val="0083033C"/>
    <w:rsid w:val="00830455"/>
    <w:rsid w:val="0083047A"/>
    <w:rsid w:val="00830480"/>
    <w:rsid w:val="008305AA"/>
    <w:rsid w:val="008305B0"/>
    <w:rsid w:val="00830651"/>
    <w:rsid w:val="0083068D"/>
    <w:rsid w:val="008306B4"/>
    <w:rsid w:val="00830744"/>
    <w:rsid w:val="008307B4"/>
    <w:rsid w:val="008307F6"/>
    <w:rsid w:val="0083086A"/>
    <w:rsid w:val="008309CE"/>
    <w:rsid w:val="008309F4"/>
    <w:rsid w:val="00830CFF"/>
    <w:rsid w:val="00830D05"/>
    <w:rsid w:val="00830D06"/>
    <w:rsid w:val="008310A4"/>
    <w:rsid w:val="008310AC"/>
    <w:rsid w:val="00831140"/>
    <w:rsid w:val="008312B1"/>
    <w:rsid w:val="00831508"/>
    <w:rsid w:val="00831529"/>
    <w:rsid w:val="008315F2"/>
    <w:rsid w:val="0083170E"/>
    <w:rsid w:val="00831745"/>
    <w:rsid w:val="008318AE"/>
    <w:rsid w:val="00831926"/>
    <w:rsid w:val="00831935"/>
    <w:rsid w:val="00831942"/>
    <w:rsid w:val="00831A1A"/>
    <w:rsid w:val="00831A1C"/>
    <w:rsid w:val="00831A21"/>
    <w:rsid w:val="00831C51"/>
    <w:rsid w:val="00831E51"/>
    <w:rsid w:val="00831FD9"/>
    <w:rsid w:val="00832002"/>
    <w:rsid w:val="00832119"/>
    <w:rsid w:val="0083215E"/>
    <w:rsid w:val="0083223F"/>
    <w:rsid w:val="00832273"/>
    <w:rsid w:val="00832302"/>
    <w:rsid w:val="008323AB"/>
    <w:rsid w:val="00832549"/>
    <w:rsid w:val="0083257A"/>
    <w:rsid w:val="008325D0"/>
    <w:rsid w:val="008325ED"/>
    <w:rsid w:val="0083287D"/>
    <w:rsid w:val="00832927"/>
    <w:rsid w:val="008329CA"/>
    <w:rsid w:val="00832B74"/>
    <w:rsid w:val="00832BFF"/>
    <w:rsid w:val="00832C02"/>
    <w:rsid w:val="00832D17"/>
    <w:rsid w:val="00832D35"/>
    <w:rsid w:val="00832D86"/>
    <w:rsid w:val="00832DC1"/>
    <w:rsid w:val="00832EF2"/>
    <w:rsid w:val="00833036"/>
    <w:rsid w:val="008330E5"/>
    <w:rsid w:val="008332ED"/>
    <w:rsid w:val="008332F0"/>
    <w:rsid w:val="008333E4"/>
    <w:rsid w:val="0083369C"/>
    <w:rsid w:val="008336FA"/>
    <w:rsid w:val="0083371B"/>
    <w:rsid w:val="008338DF"/>
    <w:rsid w:val="008339AF"/>
    <w:rsid w:val="00833BA8"/>
    <w:rsid w:val="00833C64"/>
    <w:rsid w:val="00833DCA"/>
    <w:rsid w:val="00833E4B"/>
    <w:rsid w:val="0083402C"/>
    <w:rsid w:val="0083404D"/>
    <w:rsid w:val="008340BE"/>
    <w:rsid w:val="00834186"/>
    <w:rsid w:val="00834315"/>
    <w:rsid w:val="0083431B"/>
    <w:rsid w:val="00834326"/>
    <w:rsid w:val="00834362"/>
    <w:rsid w:val="0083475C"/>
    <w:rsid w:val="0083493E"/>
    <w:rsid w:val="00834A18"/>
    <w:rsid w:val="00834A63"/>
    <w:rsid w:val="00834A82"/>
    <w:rsid w:val="00834AB1"/>
    <w:rsid w:val="00834B2D"/>
    <w:rsid w:val="00834DA5"/>
    <w:rsid w:val="00834E53"/>
    <w:rsid w:val="00834F9E"/>
    <w:rsid w:val="008350EE"/>
    <w:rsid w:val="0083526E"/>
    <w:rsid w:val="008352F9"/>
    <w:rsid w:val="0083549C"/>
    <w:rsid w:val="008355F5"/>
    <w:rsid w:val="00835647"/>
    <w:rsid w:val="00835823"/>
    <w:rsid w:val="008358A1"/>
    <w:rsid w:val="0083591F"/>
    <w:rsid w:val="00835A56"/>
    <w:rsid w:val="00835AAB"/>
    <w:rsid w:val="00835AE1"/>
    <w:rsid w:val="00835B15"/>
    <w:rsid w:val="00835C0C"/>
    <w:rsid w:val="00835E93"/>
    <w:rsid w:val="00836014"/>
    <w:rsid w:val="00836075"/>
    <w:rsid w:val="00836103"/>
    <w:rsid w:val="008361B4"/>
    <w:rsid w:val="00836338"/>
    <w:rsid w:val="008363CB"/>
    <w:rsid w:val="0083649D"/>
    <w:rsid w:val="0083651B"/>
    <w:rsid w:val="00836597"/>
    <w:rsid w:val="00836680"/>
    <w:rsid w:val="008366E7"/>
    <w:rsid w:val="00836715"/>
    <w:rsid w:val="00836827"/>
    <w:rsid w:val="00836900"/>
    <w:rsid w:val="00836904"/>
    <w:rsid w:val="00836A74"/>
    <w:rsid w:val="00836A76"/>
    <w:rsid w:val="00836CFA"/>
    <w:rsid w:val="00836DB4"/>
    <w:rsid w:val="00836FE1"/>
    <w:rsid w:val="008371B5"/>
    <w:rsid w:val="008372D1"/>
    <w:rsid w:val="008374E5"/>
    <w:rsid w:val="008375EA"/>
    <w:rsid w:val="00837775"/>
    <w:rsid w:val="008377AF"/>
    <w:rsid w:val="008377CD"/>
    <w:rsid w:val="008377EA"/>
    <w:rsid w:val="008377F7"/>
    <w:rsid w:val="0083780B"/>
    <w:rsid w:val="00837836"/>
    <w:rsid w:val="0083788F"/>
    <w:rsid w:val="00837898"/>
    <w:rsid w:val="008378DC"/>
    <w:rsid w:val="00837A8A"/>
    <w:rsid w:val="00837B1E"/>
    <w:rsid w:val="00837C6C"/>
    <w:rsid w:val="00837E90"/>
    <w:rsid w:val="00837EF3"/>
    <w:rsid w:val="00840181"/>
    <w:rsid w:val="008401B8"/>
    <w:rsid w:val="008403D4"/>
    <w:rsid w:val="008404ED"/>
    <w:rsid w:val="008404F4"/>
    <w:rsid w:val="008405A0"/>
    <w:rsid w:val="008407F4"/>
    <w:rsid w:val="008408E8"/>
    <w:rsid w:val="00840BCA"/>
    <w:rsid w:val="00840C4C"/>
    <w:rsid w:val="00840C66"/>
    <w:rsid w:val="00840E49"/>
    <w:rsid w:val="00840F60"/>
    <w:rsid w:val="00840F74"/>
    <w:rsid w:val="00840F7F"/>
    <w:rsid w:val="00840FA3"/>
    <w:rsid w:val="00840FE2"/>
    <w:rsid w:val="008410FE"/>
    <w:rsid w:val="00841240"/>
    <w:rsid w:val="00841320"/>
    <w:rsid w:val="008413A9"/>
    <w:rsid w:val="008413B5"/>
    <w:rsid w:val="0084146F"/>
    <w:rsid w:val="008415ED"/>
    <w:rsid w:val="0084160C"/>
    <w:rsid w:val="00841762"/>
    <w:rsid w:val="0084188D"/>
    <w:rsid w:val="0084189A"/>
    <w:rsid w:val="00841B6F"/>
    <w:rsid w:val="00841B96"/>
    <w:rsid w:val="00841C63"/>
    <w:rsid w:val="00841C98"/>
    <w:rsid w:val="00841DE8"/>
    <w:rsid w:val="00841EAA"/>
    <w:rsid w:val="00841EBE"/>
    <w:rsid w:val="00841F0C"/>
    <w:rsid w:val="00842121"/>
    <w:rsid w:val="00842188"/>
    <w:rsid w:val="00842293"/>
    <w:rsid w:val="008422E7"/>
    <w:rsid w:val="00842628"/>
    <w:rsid w:val="008426B2"/>
    <w:rsid w:val="00842734"/>
    <w:rsid w:val="00842B5B"/>
    <w:rsid w:val="00842D42"/>
    <w:rsid w:val="00842DD3"/>
    <w:rsid w:val="00842FFD"/>
    <w:rsid w:val="008431C2"/>
    <w:rsid w:val="008431CE"/>
    <w:rsid w:val="008433A3"/>
    <w:rsid w:val="00843487"/>
    <w:rsid w:val="0084371D"/>
    <w:rsid w:val="008437C7"/>
    <w:rsid w:val="008437F0"/>
    <w:rsid w:val="00843829"/>
    <w:rsid w:val="008438B0"/>
    <w:rsid w:val="00843924"/>
    <w:rsid w:val="00843931"/>
    <w:rsid w:val="00843983"/>
    <w:rsid w:val="00843B46"/>
    <w:rsid w:val="00843B4B"/>
    <w:rsid w:val="00843BA7"/>
    <w:rsid w:val="00843BB8"/>
    <w:rsid w:val="00843C9B"/>
    <w:rsid w:val="00843DCD"/>
    <w:rsid w:val="00843E42"/>
    <w:rsid w:val="00843E8E"/>
    <w:rsid w:val="00843E93"/>
    <w:rsid w:val="00843F7D"/>
    <w:rsid w:val="00844009"/>
    <w:rsid w:val="00844052"/>
    <w:rsid w:val="00844064"/>
    <w:rsid w:val="00844135"/>
    <w:rsid w:val="0084413D"/>
    <w:rsid w:val="00844183"/>
    <w:rsid w:val="0084424D"/>
    <w:rsid w:val="00844374"/>
    <w:rsid w:val="00844375"/>
    <w:rsid w:val="00844386"/>
    <w:rsid w:val="0084441C"/>
    <w:rsid w:val="00844745"/>
    <w:rsid w:val="008449A6"/>
    <w:rsid w:val="00844AC9"/>
    <w:rsid w:val="00844AE7"/>
    <w:rsid w:val="00844B20"/>
    <w:rsid w:val="00844D60"/>
    <w:rsid w:val="00844EB7"/>
    <w:rsid w:val="00844EE4"/>
    <w:rsid w:val="00844F30"/>
    <w:rsid w:val="00845165"/>
    <w:rsid w:val="008452A9"/>
    <w:rsid w:val="0084532A"/>
    <w:rsid w:val="008453B3"/>
    <w:rsid w:val="008453C7"/>
    <w:rsid w:val="00845525"/>
    <w:rsid w:val="0084568F"/>
    <w:rsid w:val="0084571F"/>
    <w:rsid w:val="008459AA"/>
    <w:rsid w:val="00845A32"/>
    <w:rsid w:val="00845A7B"/>
    <w:rsid w:val="00845AB2"/>
    <w:rsid w:val="00845B0A"/>
    <w:rsid w:val="00845B18"/>
    <w:rsid w:val="00845B29"/>
    <w:rsid w:val="00845B7B"/>
    <w:rsid w:val="00845B95"/>
    <w:rsid w:val="00845C66"/>
    <w:rsid w:val="00845CB1"/>
    <w:rsid w:val="00845CE0"/>
    <w:rsid w:val="00845DA9"/>
    <w:rsid w:val="00845DFC"/>
    <w:rsid w:val="00845FD1"/>
    <w:rsid w:val="008461B5"/>
    <w:rsid w:val="00846251"/>
    <w:rsid w:val="0084626D"/>
    <w:rsid w:val="00846291"/>
    <w:rsid w:val="00846300"/>
    <w:rsid w:val="00846313"/>
    <w:rsid w:val="00846806"/>
    <w:rsid w:val="00846920"/>
    <w:rsid w:val="0084695F"/>
    <w:rsid w:val="00846A26"/>
    <w:rsid w:val="00846BD7"/>
    <w:rsid w:val="00846ECF"/>
    <w:rsid w:val="00846F08"/>
    <w:rsid w:val="00846F4F"/>
    <w:rsid w:val="008470DF"/>
    <w:rsid w:val="00847158"/>
    <w:rsid w:val="00847263"/>
    <w:rsid w:val="00847302"/>
    <w:rsid w:val="008473C0"/>
    <w:rsid w:val="0084745B"/>
    <w:rsid w:val="00847605"/>
    <w:rsid w:val="0084771C"/>
    <w:rsid w:val="008477CD"/>
    <w:rsid w:val="00847937"/>
    <w:rsid w:val="008479C3"/>
    <w:rsid w:val="00847A8C"/>
    <w:rsid w:val="00847BEE"/>
    <w:rsid w:val="00847C14"/>
    <w:rsid w:val="00847CCC"/>
    <w:rsid w:val="00847D13"/>
    <w:rsid w:val="00847EF5"/>
    <w:rsid w:val="00850201"/>
    <w:rsid w:val="008502F0"/>
    <w:rsid w:val="0085037D"/>
    <w:rsid w:val="008503CE"/>
    <w:rsid w:val="008504E3"/>
    <w:rsid w:val="008509E1"/>
    <w:rsid w:val="00850AD5"/>
    <w:rsid w:val="00850B15"/>
    <w:rsid w:val="00850C00"/>
    <w:rsid w:val="0085104B"/>
    <w:rsid w:val="008513E6"/>
    <w:rsid w:val="0085152D"/>
    <w:rsid w:val="0085191D"/>
    <w:rsid w:val="00851C07"/>
    <w:rsid w:val="00851CAD"/>
    <w:rsid w:val="00851DA3"/>
    <w:rsid w:val="00851E3D"/>
    <w:rsid w:val="00851F5E"/>
    <w:rsid w:val="0085222C"/>
    <w:rsid w:val="00852312"/>
    <w:rsid w:val="00852313"/>
    <w:rsid w:val="00852317"/>
    <w:rsid w:val="0085238F"/>
    <w:rsid w:val="0085243C"/>
    <w:rsid w:val="0085244F"/>
    <w:rsid w:val="00852474"/>
    <w:rsid w:val="0085247E"/>
    <w:rsid w:val="008524DB"/>
    <w:rsid w:val="008527A6"/>
    <w:rsid w:val="0085281E"/>
    <w:rsid w:val="008529A9"/>
    <w:rsid w:val="00852A03"/>
    <w:rsid w:val="00852A83"/>
    <w:rsid w:val="00852ABE"/>
    <w:rsid w:val="00852ACD"/>
    <w:rsid w:val="00852AFC"/>
    <w:rsid w:val="00852BA0"/>
    <w:rsid w:val="00852F29"/>
    <w:rsid w:val="00853112"/>
    <w:rsid w:val="008531C2"/>
    <w:rsid w:val="008532B4"/>
    <w:rsid w:val="008532E8"/>
    <w:rsid w:val="008533C9"/>
    <w:rsid w:val="00853465"/>
    <w:rsid w:val="0085348A"/>
    <w:rsid w:val="008535AF"/>
    <w:rsid w:val="008536B3"/>
    <w:rsid w:val="0085379A"/>
    <w:rsid w:val="008537E4"/>
    <w:rsid w:val="00853A1F"/>
    <w:rsid w:val="00853B35"/>
    <w:rsid w:val="00853C3C"/>
    <w:rsid w:val="00853C74"/>
    <w:rsid w:val="00853C85"/>
    <w:rsid w:val="00853EAE"/>
    <w:rsid w:val="008540D0"/>
    <w:rsid w:val="0085414F"/>
    <w:rsid w:val="0085416B"/>
    <w:rsid w:val="008541CB"/>
    <w:rsid w:val="0085429A"/>
    <w:rsid w:val="00854339"/>
    <w:rsid w:val="008544F3"/>
    <w:rsid w:val="008544F9"/>
    <w:rsid w:val="008545A6"/>
    <w:rsid w:val="00854645"/>
    <w:rsid w:val="008546A1"/>
    <w:rsid w:val="00854705"/>
    <w:rsid w:val="00854712"/>
    <w:rsid w:val="00854792"/>
    <w:rsid w:val="008547C4"/>
    <w:rsid w:val="0085484E"/>
    <w:rsid w:val="0085488F"/>
    <w:rsid w:val="008548CB"/>
    <w:rsid w:val="00854A8C"/>
    <w:rsid w:val="00854B44"/>
    <w:rsid w:val="00854BA3"/>
    <w:rsid w:val="00854CE2"/>
    <w:rsid w:val="00854DF9"/>
    <w:rsid w:val="00854E1D"/>
    <w:rsid w:val="00854F2C"/>
    <w:rsid w:val="00854F6E"/>
    <w:rsid w:val="00855009"/>
    <w:rsid w:val="00855170"/>
    <w:rsid w:val="008551AF"/>
    <w:rsid w:val="00855288"/>
    <w:rsid w:val="00855306"/>
    <w:rsid w:val="008553D8"/>
    <w:rsid w:val="00855478"/>
    <w:rsid w:val="00855562"/>
    <w:rsid w:val="008555F3"/>
    <w:rsid w:val="00855619"/>
    <w:rsid w:val="008556A6"/>
    <w:rsid w:val="008557E9"/>
    <w:rsid w:val="00855809"/>
    <w:rsid w:val="00855BA8"/>
    <w:rsid w:val="00855C4A"/>
    <w:rsid w:val="00855CBF"/>
    <w:rsid w:val="00855D38"/>
    <w:rsid w:val="00856164"/>
    <w:rsid w:val="008562C0"/>
    <w:rsid w:val="008562E7"/>
    <w:rsid w:val="0085649E"/>
    <w:rsid w:val="008564F1"/>
    <w:rsid w:val="008565CA"/>
    <w:rsid w:val="008565D8"/>
    <w:rsid w:val="0085668E"/>
    <w:rsid w:val="00856694"/>
    <w:rsid w:val="00856709"/>
    <w:rsid w:val="0085675B"/>
    <w:rsid w:val="008567D9"/>
    <w:rsid w:val="00856864"/>
    <w:rsid w:val="00856A0F"/>
    <w:rsid w:val="00856A34"/>
    <w:rsid w:val="00856A9C"/>
    <w:rsid w:val="00856A9D"/>
    <w:rsid w:val="00856BED"/>
    <w:rsid w:val="00856C0A"/>
    <w:rsid w:val="00856D10"/>
    <w:rsid w:val="00856DED"/>
    <w:rsid w:val="00856E1E"/>
    <w:rsid w:val="00856FD7"/>
    <w:rsid w:val="008570BF"/>
    <w:rsid w:val="00857164"/>
    <w:rsid w:val="00857192"/>
    <w:rsid w:val="00857272"/>
    <w:rsid w:val="008572F0"/>
    <w:rsid w:val="0085765D"/>
    <w:rsid w:val="008577CB"/>
    <w:rsid w:val="0085785D"/>
    <w:rsid w:val="00857979"/>
    <w:rsid w:val="00857AB4"/>
    <w:rsid w:val="00857AD2"/>
    <w:rsid w:val="00857BF7"/>
    <w:rsid w:val="00857C99"/>
    <w:rsid w:val="00857CA0"/>
    <w:rsid w:val="00857F8B"/>
    <w:rsid w:val="0085B6A9"/>
    <w:rsid w:val="0085FAEE"/>
    <w:rsid w:val="00860414"/>
    <w:rsid w:val="0086072A"/>
    <w:rsid w:val="00860766"/>
    <w:rsid w:val="00860948"/>
    <w:rsid w:val="00860975"/>
    <w:rsid w:val="00860A73"/>
    <w:rsid w:val="00860B99"/>
    <w:rsid w:val="00860D7E"/>
    <w:rsid w:val="00860E79"/>
    <w:rsid w:val="00860F28"/>
    <w:rsid w:val="0086101B"/>
    <w:rsid w:val="0086112F"/>
    <w:rsid w:val="0086125B"/>
    <w:rsid w:val="008612D0"/>
    <w:rsid w:val="00861426"/>
    <w:rsid w:val="0086149C"/>
    <w:rsid w:val="0086149D"/>
    <w:rsid w:val="00861549"/>
    <w:rsid w:val="00861733"/>
    <w:rsid w:val="0086181C"/>
    <w:rsid w:val="008619F4"/>
    <w:rsid w:val="00861A3C"/>
    <w:rsid w:val="00861ADF"/>
    <w:rsid w:val="00861B39"/>
    <w:rsid w:val="00861B99"/>
    <w:rsid w:val="00861C71"/>
    <w:rsid w:val="00861E9D"/>
    <w:rsid w:val="00861EE2"/>
    <w:rsid w:val="00861F00"/>
    <w:rsid w:val="00861F29"/>
    <w:rsid w:val="00861F66"/>
    <w:rsid w:val="0086205D"/>
    <w:rsid w:val="008620AC"/>
    <w:rsid w:val="0086213E"/>
    <w:rsid w:val="0086226B"/>
    <w:rsid w:val="0086228B"/>
    <w:rsid w:val="008623EC"/>
    <w:rsid w:val="0086292A"/>
    <w:rsid w:val="008629CB"/>
    <w:rsid w:val="00862A81"/>
    <w:rsid w:val="00862DB8"/>
    <w:rsid w:val="00862DBF"/>
    <w:rsid w:val="00862DD8"/>
    <w:rsid w:val="00862DEA"/>
    <w:rsid w:val="00862E54"/>
    <w:rsid w:val="00862ECF"/>
    <w:rsid w:val="00862ED2"/>
    <w:rsid w:val="00862EFB"/>
    <w:rsid w:val="00862F08"/>
    <w:rsid w:val="008630A1"/>
    <w:rsid w:val="008630C9"/>
    <w:rsid w:val="008631F9"/>
    <w:rsid w:val="008632A8"/>
    <w:rsid w:val="00863366"/>
    <w:rsid w:val="0086369D"/>
    <w:rsid w:val="008636A1"/>
    <w:rsid w:val="008636B5"/>
    <w:rsid w:val="0086379D"/>
    <w:rsid w:val="008637D7"/>
    <w:rsid w:val="008638C5"/>
    <w:rsid w:val="00863938"/>
    <w:rsid w:val="00863969"/>
    <w:rsid w:val="00863E38"/>
    <w:rsid w:val="00863E95"/>
    <w:rsid w:val="00863F83"/>
    <w:rsid w:val="00864041"/>
    <w:rsid w:val="0086405F"/>
    <w:rsid w:val="0086417D"/>
    <w:rsid w:val="0086418A"/>
    <w:rsid w:val="00864308"/>
    <w:rsid w:val="0086439E"/>
    <w:rsid w:val="008644B1"/>
    <w:rsid w:val="008644B9"/>
    <w:rsid w:val="00864642"/>
    <w:rsid w:val="00864683"/>
    <w:rsid w:val="0086474F"/>
    <w:rsid w:val="008647D3"/>
    <w:rsid w:val="008648B3"/>
    <w:rsid w:val="008649AE"/>
    <w:rsid w:val="00864AEC"/>
    <w:rsid w:val="00864B58"/>
    <w:rsid w:val="00864BCE"/>
    <w:rsid w:val="00864D49"/>
    <w:rsid w:val="00864EAF"/>
    <w:rsid w:val="00865054"/>
    <w:rsid w:val="008650B1"/>
    <w:rsid w:val="0086532E"/>
    <w:rsid w:val="0086551D"/>
    <w:rsid w:val="00865541"/>
    <w:rsid w:val="0086561C"/>
    <w:rsid w:val="00865770"/>
    <w:rsid w:val="00865874"/>
    <w:rsid w:val="008658EF"/>
    <w:rsid w:val="00865BD5"/>
    <w:rsid w:val="00865D3A"/>
    <w:rsid w:val="00865E92"/>
    <w:rsid w:val="00865F1C"/>
    <w:rsid w:val="00866058"/>
    <w:rsid w:val="00866066"/>
    <w:rsid w:val="0086607B"/>
    <w:rsid w:val="008660E9"/>
    <w:rsid w:val="008662F4"/>
    <w:rsid w:val="00866333"/>
    <w:rsid w:val="0086637B"/>
    <w:rsid w:val="008665F3"/>
    <w:rsid w:val="00866669"/>
    <w:rsid w:val="00866732"/>
    <w:rsid w:val="00866769"/>
    <w:rsid w:val="00866859"/>
    <w:rsid w:val="0086686C"/>
    <w:rsid w:val="0086695B"/>
    <w:rsid w:val="00866B1A"/>
    <w:rsid w:val="00866BDB"/>
    <w:rsid w:val="00866C1B"/>
    <w:rsid w:val="00866C4A"/>
    <w:rsid w:val="00866D14"/>
    <w:rsid w:val="008670A6"/>
    <w:rsid w:val="00867239"/>
    <w:rsid w:val="008674AA"/>
    <w:rsid w:val="008675B8"/>
    <w:rsid w:val="00867858"/>
    <w:rsid w:val="00867906"/>
    <w:rsid w:val="008679D4"/>
    <w:rsid w:val="00867A40"/>
    <w:rsid w:val="00867B41"/>
    <w:rsid w:val="00867DEE"/>
    <w:rsid w:val="00867FA7"/>
    <w:rsid w:val="00867FAF"/>
    <w:rsid w:val="008703F3"/>
    <w:rsid w:val="0087048E"/>
    <w:rsid w:val="0087054B"/>
    <w:rsid w:val="008706C3"/>
    <w:rsid w:val="008708AE"/>
    <w:rsid w:val="00870911"/>
    <w:rsid w:val="0087097A"/>
    <w:rsid w:val="008709E0"/>
    <w:rsid w:val="00870BD8"/>
    <w:rsid w:val="00870BDC"/>
    <w:rsid w:val="00870E6C"/>
    <w:rsid w:val="00870F3D"/>
    <w:rsid w:val="00870FCE"/>
    <w:rsid w:val="00871071"/>
    <w:rsid w:val="00871167"/>
    <w:rsid w:val="00871377"/>
    <w:rsid w:val="00871554"/>
    <w:rsid w:val="008716B8"/>
    <w:rsid w:val="008716F5"/>
    <w:rsid w:val="00871774"/>
    <w:rsid w:val="00871775"/>
    <w:rsid w:val="0087184E"/>
    <w:rsid w:val="00871AD1"/>
    <w:rsid w:val="00871B1D"/>
    <w:rsid w:val="00871BBF"/>
    <w:rsid w:val="00871C40"/>
    <w:rsid w:val="00871CC5"/>
    <w:rsid w:val="00871D0E"/>
    <w:rsid w:val="00871D82"/>
    <w:rsid w:val="00871DB5"/>
    <w:rsid w:val="00871E30"/>
    <w:rsid w:val="00871E6D"/>
    <w:rsid w:val="00871E98"/>
    <w:rsid w:val="00871EA8"/>
    <w:rsid w:val="00871FDE"/>
    <w:rsid w:val="00872002"/>
    <w:rsid w:val="0087200B"/>
    <w:rsid w:val="008720F1"/>
    <w:rsid w:val="00872100"/>
    <w:rsid w:val="0087218C"/>
    <w:rsid w:val="00872253"/>
    <w:rsid w:val="0087225F"/>
    <w:rsid w:val="0087229B"/>
    <w:rsid w:val="008722E5"/>
    <w:rsid w:val="008723E5"/>
    <w:rsid w:val="00872412"/>
    <w:rsid w:val="00872447"/>
    <w:rsid w:val="0087244B"/>
    <w:rsid w:val="0087257A"/>
    <w:rsid w:val="008726BA"/>
    <w:rsid w:val="00872783"/>
    <w:rsid w:val="00872C11"/>
    <w:rsid w:val="00872EE7"/>
    <w:rsid w:val="00872F10"/>
    <w:rsid w:val="00873015"/>
    <w:rsid w:val="00873038"/>
    <w:rsid w:val="008730EA"/>
    <w:rsid w:val="008730FF"/>
    <w:rsid w:val="00873293"/>
    <w:rsid w:val="008732DE"/>
    <w:rsid w:val="00873392"/>
    <w:rsid w:val="0087347B"/>
    <w:rsid w:val="00873525"/>
    <w:rsid w:val="00873533"/>
    <w:rsid w:val="0087355D"/>
    <w:rsid w:val="008735CF"/>
    <w:rsid w:val="0087362A"/>
    <w:rsid w:val="008737F5"/>
    <w:rsid w:val="00873844"/>
    <w:rsid w:val="0087390C"/>
    <w:rsid w:val="00873B7C"/>
    <w:rsid w:val="00873D94"/>
    <w:rsid w:val="00873E79"/>
    <w:rsid w:val="00873F59"/>
    <w:rsid w:val="00873F9D"/>
    <w:rsid w:val="0087413A"/>
    <w:rsid w:val="00874237"/>
    <w:rsid w:val="0087427D"/>
    <w:rsid w:val="008743DD"/>
    <w:rsid w:val="008743F2"/>
    <w:rsid w:val="008744C2"/>
    <w:rsid w:val="008744EE"/>
    <w:rsid w:val="00874742"/>
    <w:rsid w:val="00874937"/>
    <w:rsid w:val="00874996"/>
    <w:rsid w:val="008749B9"/>
    <w:rsid w:val="00874A69"/>
    <w:rsid w:val="00874A73"/>
    <w:rsid w:val="00874AC1"/>
    <w:rsid w:val="00874ADA"/>
    <w:rsid w:val="00874B58"/>
    <w:rsid w:val="00874C14"/>
    <w:rsid w:val="00874C6F"/>
    <w:rsid w:val="00874EC6"/>
    <w:rsid w:val="00874F37"/>
    <w:rsid w:val="00874FC7"/>
    <w:rsid w:val="00875091"/>
    <w:rsid w:val="008751CA"/>
    <w:rsid w:val="008752C0"/>
    <w:rsid w:val="00875431"/>
    <w:rsid w:val="008755A9"/>
    <w:rsid w:val="0087562D"/>
    <w:rsid w:val="00875630"/>
    <w:rsid w:val="00875652"/>
    <w:rsid w:val="0087569E"/>
    <w:rsid w:val="008756EE"/>
    <w:rsid w:val="0087576F"/>
    <w:rsid w:val="0087587C"/>
    <w:rsid w:val="008758BA"/>
    <w:rsid w:val="00875958"/>
    <w:rsid w:val="00875A4D"/>
    <w:rsid w:val="00875A7F"/>
    <w:rsid w:val="00875AA2"/>
    <w:rsid w:val="00875AB3"/>
    <w:rsid w:val="00875AD9"/>
    <w:rsid w:val="00875B65"/>
    <w:rsid w:val="00875BB8"/>
    <w:rsid w:val="00875C3D"/>
    <w:rsid w:val="00875CDC"/>
    <w:rsid w:val="00875FEA"/>
    <w:rsid w:val="00876058"/>
    <w:rsid w:val="0087630E"/>
    <w:rsid w:val="00876366"/>
    <w:rsid w:val="008763A6"/>
    <w:rsid w:val="00876407"/>
    <w:rsid w:val="00876485"/>
    <w:rsid w:val="00876971"/>
    <w:rsid w:val="00876A41"/>
    <w:rsid w:val="00876AB5"/>
    <w:rsid w:val="00876B06"/>
    <w:rsid w:val="00876B3E"/>
    <w:rsid w:val="00876D26"/>
    <w:rsid w:val="00876FF4"/>
    <w:rsid w:val="0087702C"/>
    <w:rsid w:val="008770FC"/>
    <w:rsid w:val="0087712C"/>
    <w:rsid w:val="008773C3"/>
    <w:rsid w:val="008775D0"/>
    <w:rsid w:val="00877743"/>
    <w:rsid w:val="0087784C"/>
    <w:rsid w:val="00877965"/>
    <w:rsid w:val="00877993"/>
    <w:rsid w:val="00877A64"/>
    <w:rsid w:val="00877AEA"/>
    <w:rsid w:val="00877DEB"/>
    <w:rsid w:val="00877FB1"/>
    <w:rsid w:val="00877FF5"/>
    <w:rsid w:val="0088018C"/>
    <w:rsid w:val="00880269"/>
    <w:rsid w:val="0088041B"/>
    <w:rsid w:val="00880555"/>
    <w:rsid w:val="008807AA"/>
    <w:rsid w:val="008807D2"/>
    <w:rsid w:val="0088085F"/>
    <w:rsid w:val="00880921"/>
    <w:rsid w:val="008809FF"/>
    <w:rsid w:val="00880B0A"/>
    <w:rsid w:val="00880BE0"/>
    <w:rsid w:val="00880D2A"/>
    <w:rsid w:val="00880ECD"/>
    <w:rsid w:val="00880F3F"/>
    <w:rsid w:val="00881073"/>
    <w:rsid w:val="008811AE"/>
    <w:rsid w:val="00881382"/>
    <w:rsid w:val="008815C7"/>
    <w:rsid w:val="008816B3"/>
    <w:rsid w:val="0088170F"/>
    <w:rsid w:val="00881805"/>
    <w:rsid w:val="00881A34"/>
    <w:rsid w:val="00881AD8"/>
    <w:rsid w:val="00881B05"/>
    <w:rsid w:val="00881C95"/>
    <w:rsid w:val="00881D00"/>
    <w:rsid w:val="00881E85"/>
    <w:rsid w:val="00881ED3"/>
    <w:rsid w:val="00881FB4"/>
    <w:rsid w:val="008826C2"/>
    <w:rsid w:val="0088282B"/>
    <w:rsid w:val="0088287E"/>
    <w:rsid w:val="00882C3D"/>
    <w:rsid w:val="00882D5E"/>
    <w:rsid w:val="00882D83"/>
    <w:rsid w:val="008830A1"/>
    <w:rsid w:val="00883131"/>
    <w:rsid w:val="008831A2"/>
    <w:rsid w:val="008831E0"/>
    <w:rsid w:val="008832B2"/>
    <w:rsid w:val="008832CB"/>
    <w:rsid w:val="008832FA"/>
    <w:rsid w:val="0088342D"/>
    <w:rsid w:val="008834D3"/>
    <w:rsid w:val="0088367B"/>
    <w:rsid w:val="00883755"/>
    <w:rsid w:val="00883827"/>
    <w:rsid w:val="008838AE"/>
    <w:rsid w:val="008838F3"/>
    <w:rsid w:val="008839FA"/>
    <w:rsid w:val="00883B01"/>
    <w:rsid w:val="00883CA5"/>
    <w:rsid w:val="00883CDF"/>
    <w:rsid w:val="00883CF4"/>
    <w:rsid w:val="00883E44"/>
    <w:rsid w:val="00883F34"/>
    <w:rsid w:val="00884186"/>
    <w:rsid w:val="008842D9"/>
    <w:rsid w:val="008844B0"/>
    <w:rsid w:val="00884577"/>
    <w:rsid w:val="008846EE"/>
    <w:rsid w:val="00884907"/>
    <w:rsid w:val="00884927"/>
    <w:rsid w:val="008849A2"/>
    <w:rsid w:val="00884AEC"/>
    <w:rsid w:val="00884B92"/>
    <w:rsid w:val="00884BE6"/>
    <w:rsid w:val="00884C93"/>
    <w:rsid w:val="00884F42"/>
    <w:rsid w:val="00884F57"/>
    <w:rsid w:val="008852B1"/>
    <w:rsid w:val="00885366"/>
    <w:rsid w:val="00885589"/>
    <w:rsid w:val="008856B4"/>
    <w:rsid w:val="0088577B"/>
    <w:rsid w:val="00885838"/>
    <w:rsid w:val="008858F0"/>
    <w:rsid w:val="00885B00"/>
    <w:rsid w:val="00885B22"/>
    <w:rsid w:val="00885BBB"/>
    <w:rsid w:val="00885C14"/>
    <w:rsid w:val="00885CD8"/>
    <w:rsid w:val="00885D9B"/>
    <w:rsid w:val="00885E35"/>
    <w:rsid w:val="00885E3B"/>
    <w:rsid w:val="00885E50"/>
    <w:rsid w:val="00885E64"/>
    <w:rsid w:val="00885EE7"/>
    <w:rsid w:val="00885EEC"/>
    <w:rsid w:val="008860FF"/>
    <w:rsid w:val="008861F0"/>
    <w:rsid w:val="0088620E"/>
    <w:rsid w:val="008863FA"/>
    <w:rsid w:val="00886586"/>
    <w:rsid w:val="008865B9"/>
    <w:rsid w:val="008866FA"/>
    <w:rsid w:val="0088672D"/>
    <w:rsid w:val="008867FD"/>
    <w:rsid w:val="00886996"/>
    <w:rsid w:val="00886A36"/>
    <w:rsid w:val="00886AC4"/>
    <w:rsid w:val="00886ACA"/>
    <w:rsid w:val="00886D10"/>
    <w:rsid w:val="00886F73"/>
    <w:rsid w:val="00886F89"/>
    <w:rsid w:val="00887053"/>
    <w:rsid w:val="008870EB"/>
    <w:rsid w:val="00887343"/>
    <w:rsid w:val="008875BC"/>
    <w:rsid w:val="0088764F"/>
    <w:rsid w:val="00887688"/>
    <w:rsid w:val="00887696"/>
    <w:rsid w:val="008876F2"/>
    <w:rsid w:val="0088773F"/>
    <w:rsid w:val="00887798"/>
    <w:rsid w:val="008877CD"/>
    <w:rsid w:val="00887958"/>
    <w:rsid w:val="00887995"/>
    <w:rsid w:val="00887B4D"/>
    <w:rsid w:val="00887C1E"/>
    <w:rsid w:val="00887C5A"/>
    <w:rsid w:val="00887E64"/>
    <w:rsid w:val="00887EA1"/>
    <w:rsid w:val="00887F46"/>
    <w:rsid w:val="00887F8F"/>
    <w:rsid w:val="0089000E"/>
    <w:rsid w:val="00890183"/>
    <w:rsid w:val="00890219"/>
    <w:rsid w:val="00890403"/>
    <w:rsid w:val="00890592"/>
    <w:rsid w:val="00890685"/>
    <w:rsid w:val="00890786"/>
    <w:rsid w:val="0089084A"/>
    <w:rsid w:val="008908A4"/>
    <w:rsid w:val="008908DE"/>
    <w:rsid w:val="00890990"/>
    <w:rsid w:val="00890A25"/>
    <w:rsid w:val="00890A8F"/>
    <w:rsid w:val="00890B63"/>
    <w:rsid w:val="00890BA5"/>
    <w:rsid w:val="00890D65"/>
    <w:rsid w:val="00890E68"/>
    <w:rsid w:val="00890ED7"/>
    <w:rsid w:val="00890F57"/>
    <w:rsid w:val="008910E1"/>
    <w:rsid w:val="00891126"/>
    <w:rsid w:val="008911CA"/>
    <w:rsid w:val="00891270"/>
    <w:rsid w:val="008913AB"/>
    <w:rsid w:val="00891768"/>
    <w:rsid w:val="0089185D"/>
    <w:rsid w:val="00891908"/>
    <w:rsid w:val="008919DB"/>
    <w:rsid w:val="00891ACE"/>
    <w:rsid w:val="00891B9B"/>
    <w:rsid w:val="00891BB4"/>
    <w:rsid w:val="00891BCE"/>
    <w:rsid w:val="00891CC7"/>
    <w:rsid w:val="00891CE0"/>
    <w:rsid w:val="00891CFA"/>
    <w:rsid w:val="00891DEE"/>
    <w:rsid w:val="00892096"/>
    <w:rsid w:val="008921B1"/>
    <w:rsid w:val="008922E3"/>
    <w:rsid w:val="00892356"/>
    <w:rsid w:val="0089238C"/>
    <w:rsid w:val="00892407"/>
    <w:rsid w:val="00892683"/>
    <w:rsid w:val="00892859"/>
    <w:rsid w:val="008928B2"/>
    <w:rsid w:val="008928F8"/>
    <w:rsid w:val="00892E0E"/>
    <w:rsid w:val="00892FA2"/>
    <w:rsid w:val="0089318A"/>
    <w:rsid w:val="0089327B"/>
    <w:rsid w:val="00893304"/>
    <w:rsid w:val="00893634"/>
    <w:rsid w:val="008936B2"/>
    <w:rsid w:val="0089392C"/>
    <w:rsid w:val="0089399E"/>
    <w:rsid w:val="00893A71"/>
    <w:rsid w:val="00893BBA"/>
    <w:rsid w:val="00893C35"/>
    <w:rsid w:val="00893D64"/>
    <w:rsid w:val="00893DDD"/>
    <w:rsid w:val="00893F50"/>
    <w:rsid w:val="00894002"/>
    <w:rsid w:val="00894143"/>
    <w:rsid w:val="0089425F"/>
    <w:rsid w:val="00894315"/>
    <w:rsid w:val="008943E5"/>
    <w:rsid w:val="0089448B"/>
    <w:rsid w:val="008944C5"/>
    <w:rsid w:val="0089482F"/>
    <w:rsid w:val="00894871"/>
    <w:rsid w:val="008949B0"/>
    <w:rsid w:val="00894A72"/>
    <w:rsid w:val="00894B1B"/>
    <w:rsid w:val="00894BB5"/>
    <w:rsid w:val="00894C92"/>
    <w:rsid w:val="00894CB7"/>
    <w:rsid w:val="00894F59"/>
    <w:rsid w:val="00894F7B"/>
    <w:rsid w:val="00894F9D"/>
    <w:rsid w:val="00894FD3"/>
    <w:rsid w:val="00894FEC"/>
    <w:rsid w:val="00895181"/>
    <w:rsid w:val="008951C3"/>
    <w:rsid w:val="00895255"/>
    <w:rsid w:val="00895414"/>
    <w:rsid w:val="00895438"/>
    <w:rsid w:val="00895478"/>
    <w:rsid w:val="0089547C"/>
    <w:rsid w:val="008954E6"/>
    <w:rsid w:val="00895599"/>
    <w:rsid w:val="00895667"/>
    <w:rsid w:val="00895710"/>
    <w:rsid w:val="00895751"/>
    <w:rsid w:val="008957B0"/>
    <w:rsid w:val="008958B4"/>
    <w:rsid w:val="00895D7B"/>
    <w:rsid w:val="0089600C"/>
    <w:rsid w:val="008960F1"/>
    <w:rsid w:val="00896159"/>
    <w:rsid w:val="0089625F"/>
    <w:rsid w:val="00896601"/>
    <w:rsid w:val="00896623"/>
    <w:rsid w:val="008966EF"/>
    <w:rsid w:val="00896802"/>
    <w:rsid w:val="008968A4"/>
    <w:rsid w:val="008969C7"/>
    <w:rsid w:val="00896A29"/>
    <w:rsid w:val="00896A3F"/>
    <w:rsid w:val="00896A78"/>
    <w:rsid w:val="00896B18"/>
    <w:rsid w:val="00896BE5"/>
    <w:rsid w:val="00896BE8"/>
    <w:rsid w:val="00896BFC"/>
    <w:rsid w:val="00896C0E"/>
    <w:rsid w:val="00896E38"/>
    <w:rsid w:val="00896EBA"/>
    <w:rsid w:val="00896FB6"/>
    <w:rsid w:val="00896FBC"/>
    <w:rsid w:val="00896FCB"/>
    <w:rsid w:val="00896FCF"/>
    <w:rsid w:val="0089707D"/>
    <w:rsid w:val="0089715E"/>
    <w:rsid w:val="008971F1"/>
    <w:rsid w:val="008974BF"/>
    <w:rsid w:val="008974D4"/>
    <w:rsid w:val="008975A9"/>
    <w:rsid w:val="008975CC"/>
    <w:rsid w:val="00897909"/>
    <w:rsid w:val="0089792C"/>
    <w:rsid w:val="00897988"/>
    <w:rsid w:val="00897B2D"/>
    <w:rsid w:val="00897C27"/>
    <w:rsid w:val="00897C2F"/>
    <w:rsid w:val="00897CBB"/>
    <w:rsid w:val="00897D74"/>
    <w:rsid w:val="00897DE4"/>
    <w:rsid w:val="00897DEF"/>
    <w:rsid w:val="00897DF6"/>
    <w:rsid w:val="00897E66"/>
    <w:rsid w:val="00897F78"/>
    <w:rsid w:val="00899187"/>
    <w:rsid w:val="0089F220"/>
    <w:rsid w:val="008A0094"/>
    <w:rsid w:val="008A01A2"/>
    <w:rsid w:val="008A0301"/>
    <w:rsid w:val="008A034D"/>
    <w:rsid w:val="008A0478"/>
    <w:rsid w:val="008A0600"/>
    <w:rsid w:val="008A06E0"/>
    <w:rsid w:val="008A0749"/>
    <w:rsid w:val="008A07A2"/>
    <w:rsid w:val="008A0882"/>
    <w:rsid w:val="008A09FD"/>
    <w:rsid w:val="008A0B60"/>
    <w:rsid w:val="008A0B6C"/>
    <w:rsid w:val="008A0FD2"/>
    <w:rsid w:val="008A1187"/>
    <w:rsid w:val="008A11AC"/>
    <w:rsid w:val="008A11F1"/>
    <w:rsid w:val="008A1385"/>
    <w:rsid w:val="008A1467"/>
    <w:rsid w:val="008A14A0"/>
    <w:rsid w:val="008A1520"/>
    <w:rsid w:val="008A16BC"/>
    <w:rsid w:val="008A1892"/>
    <w:rsid w:val="008A1A02"/>
    <w:rsid w:val="008A1A04"/>
    <w:rsid w:val="008A1A26"/>
    <w:rsid w:val="008A1B35"/>
    <w:rsid w:val="008A1B7F"/>
    <w:rsid w:val="008A1BD6"/>
    <w:rsid w:val="008A1C1A"/>
    <w:rsid w:val="008A1E3E"/>
    <w:rsid w:val="008A1E46"/>
    <w:rsid w:val="008A1EDC"/>
    <w:rsid w:val="008A20E3"/>
    <w:rsid w:val="008A226A"/>
    <w:rsid w:val="008A22CF"/>
    <w:rsid w:val="008A2377"/>
    <w:rsid w:val="008A2487"/>
    <w:rsid w:val="008A2490"/>
    <w:rsid w:val="008A2527"/>
    <w:rsid w:val="008A2895"/>
    <w:rsid w:val="008A292C"/>
    <w:rsid w:val="008A29DB"/>
    <w:rsid w:val="008A2A45"/>
    <w:rsid w:val="008A2AB9"/>
    <w:rsid w:val="008A2AEC"/>
    <w:rsid w:val="008A2B5B"/>
    <w:rsid w:val="008A2BD0"/>
    <w:rsid w:val="008A2C81"/>
    <w:rsid w:val="008A3071"/>
    <w:rsid w:val="008A3280"/>
    <w:rsid w:val="008A32BB"/>
    <w:rsid w:val="008A335D"/>
    <w:rsid w:val="008A33CC"/>
    <w:rsid w:val="008A33F4"/>
    <w:rsid w:val="008A34C0"/>
    <w:rsid w:val="008A351B"/>
    <w:rsid w:val="008A357E"/>
    <w:rsid w:val="008A3885"/>
    <w:rsid w:val="008A38B8"/>
    <w:rsid w:val="008A3967"/>
    <w:rsid w:val="008A3A9D"/>
    <w:rsid w:val="008A3B31"/>
    <w:rsid w:val="008A3D66"/>
    <w:rsid w:val="008A3E8D"/>
    <w:rsid w:val="008A3F99"/>
    <w:rsid w:val="008A448F"/>
    <w:rsid w:val="008A474E"/>
    <w:rsid w:val="008A4856"/>
    <w:rsid w:val="008A490D"/>
    <w:rsid w:val="008A49BE"/>
    <w:rsid w:val="008A49F5"/>
    <w:rsid w:val="008A4B98"/>
    <w:rsid w:val="008A4C65"/>
    <w:rsid w:val="008A4DC6"/>
    <w:rsid w:val="008A4DE1"/>
    <w:rsid w:val="008A4E45"/>
    <w:rsid w:val="008A51B7"/>
    <w:rsid w:val="008A522A"/>
    <w:rsid w:val="008A52E8"/>
    <w:rsid w:val="008A5336"/>
    <w:rsid w:val="008A53C4"/>
    <w:rsid w:val="008A5662"/>
    <w:rsid w:val="008A5754"/>
    <w:rsid w:val="008A577E"/>
    <w:rsid w:val="008A5985"/>
    <w:rsid w:val="008A5A16"/>
    <w:rsid w:val="008A5A2E"/>
    <w:rsid w:val="008A5A5D"/>
    <w:rsid w:val="008A5BF3"/>
    <w:rsid w:val="008A5C2A"/>
    <w:rsid w:val="008A5C2C"/>
    <w:rsid w:val="008A5CD5"/>
    <w:rsid w:val="008A5D99"/>
    <w:rsid w:val="008A5DBB"/>
    <w:rsid w:val="008A5E44"/>
    <w:rsid w:val="008A6224"/>
    <w:rsid w:val="008A62D5"/>
    <w:rsid w:val="008A66F7"/>
    <w:rsid w:val="008A67A2"/>
    <w:rsid w:val="008A69C8"/>
    <w:rsid w:val="008A6AC7"/>
    <w:rsid w:val="008A6B29"/>
    <w:rsid w:val="008A6C71"/>
    <w:rsid w:val="008A6C7A"/>
    <w:rsid w:val="008A6F31"/>
    <w:rsid w:val="008A6F3B"/>
    <w:rsid w:val="008A6F7A"/>
    <w:rsid w:val="008A70CD"/>
    <w:rsid w:val="008A70ED"/>
    <w:rsid w:val="008A71F1"/>
    <w:rsid w:val="008A7367"/>
    <w:rsid w:val="008A7374"/>
    <w:rsid w:val="008A74E2"/>
    <w:rsid w:val="008A76C6"/>
    <w:rsid w:val="008A7867"/>
    <w:rsid w:val="008A7887"/>
    <w:rsid w:val="008A7957"/>
    <w:rsid w:val="008A7A61"/>
    <w:rsid w:val="008A7A77"/>
    <w:rsid w:val="008A7D44"/>
    <w:rsid w:val="008A7D74"/>
    <w:rsid w:val="008A7EF3"/>
    <w:rsid w:val="008B0012"/>
    <w:rsid w:val="008B0170"/>
    <w:rsid w:val="008B02FD"/>
    <w:rsid w:val="008B04B6"/>
    <w:rsid w:val="008B04F7"/>
    <w:rsid w:val="008B0660"/>
    <w:rsid w:val="008B071B"/>
    <w:rsid w:val="008B075C"/>
    <w:rsid w:val="008B094C"/>
    <w:rsid w:val="008B097B"/>
    <w:rsid w:val="008B0998"/>
    <w:rsid w:val="008B09EC"/>
    <w:rsid w:val="008B0A4F"/>
    <w:rsid w:val="008B0B4E"/>
    <w:rsid w:val="008B0B7A"/>
    <w:rsid w:val="008B0C97"/>
    <w:rsid w:val="008B0E68"/>
    <w:rsid w:val="008B11AB"/>
    <w:rsid w:val="008B11D5"/>
    <w:rsid w:val="008B11FF"/>
    <w:rsid w:val="008B1461"/>
    <w:rsid w:val="008B1486"/>
    <w:rsid w:val="008B14DF"/>
    <w:rsid w:val="008B1537"/>
    <w:rsid w:val="008B17B1"/>
    <w:rsid w:val="008B1810"/>
    <w:rsid w:val="008B1A93"/>
    <w:rsid w:val="008B1DE6"/>
    <w:rsid w:val="008B1F0F"/>
    <w:rsid w:val="008B1FBB"/>
    <w:rsid w:val="008B21DC"/>
    <w:rsid w:val="008B2212"/>
    <w:rsid w:val="008B2256"/>
    <w:rsid w:val="008B2298"/>
    <w:rsid w:val="008B230E"/>
    <w:rsid w:val="008B23B3"/>
    <w:rsid w:val="008B23F8"/>
    <w:rsid w:val="008B25C1"/>
    <w:rsid w:val="008B2689"/>
    <w:rsid w:val="008B277B"/>
    <w:rsid w:val="008B2873"/>
    <w:rsid w:val="008B2A3C"/>
    <w:rsid w:val="008B2BC8"/>
    <w:rsid w:val="008B2BEA"/>
    <w:rsid w:val="008B2DAA"/>
    <w:rsid w:val="008B2DEB"/>
    <w:rsid w:val="008B2E17"/>
    <w:rsid w:val="008B2E77"/>
    <w:rsid w:val="008B2FAF"/>
    <w:rsid w:val="008B305B"/>
    <w:rsid w:val="008B319C"/>
    <w:rsid w:val="008B3215"/>
    <w:rsid w:val="008B323A"/>
    <w:rsid w:val="008B3460"/>
    <w:rsid w:val="008B3590"/>
    <w:rsid w:val="008B3630"/>
    <w:rsid w:val="008B3684"/>
    <w:rsid w:val="008B37CD"/>
    <w:rsid w:val="008B3852"/>
    <w:rsid w:val="008B3A62"/>
    <w:rsid w:val="008B3A78"/>
    <w:rsid w:val="008B3AEA"/>
    <w:rsid w:val="008B3B7B"/>
    <w:rsid w:val="008B3BCB"/>
    <w:rsid w:val="008B3CAA"/>
    <w:rsid w:val="008B3CB5"/>
    <w:rsid w:val="008B3CC2"/>
    <w:rsid w:val="008B3EB3"/>
    <w:rsid w:val="008B3EFA"/>
    <w:rsid w:val="008B4016"/>
    <w:rsid w:val="008B414F"/>
    <w:rsid w:val="008B41B5"/>
    <w:rsid w:val="008B41CE"/>
    <w:rsid w:val="008B4296"/>
    <w:rsid w:val="008B441C"/>
    <w:rsid w:val="008B445B"/>
    <w:rsid w:val="008B4630"/>
    <w:rsid w:val="008B4815"/>
    <w:rsid w:val="008B4915"/>
    <w:rsid w:val="008B4981"/>
    <w:rsid w:val="008B49DF"/>
    <w:rsid w:val="008B4A44"/>
    <w:rsid w:val="008B4ACB"/>
    <w:rsid w:val="008B4C09"/>
    <w:rsid w:val="008B4C18"/>
    <w:rsid w:val="008B4D36"/>
    <w:rsid w:val="008B4DB4"/>
    <w:rsid w:val="008B4DFE"/>
    <w:rsid w:val="008B4E24"/>
    <w:rsid w:val="008B5055"/>
    <w:rsid w:val="008B51B8"/>
    <w:rsid w:val="008B5476"/>
    <w:rsid w:val="008B59A4"/>
    <w:rsid w:val="008B5A91"/>
    <w:rsid w:val="008B5AA1"/>
    <w:rsid w:val="008B5AE1"/>
    <w:rsid w:val="008B5CB4"/>
    <w:rsid w:val="008B5D8F"/>
    <w:rsid w:val="008B5DBE"/>
    <w:rsid w:val="008B5EF5"/>
    <w:rsid w:val="008B60B2"/>
    <w:rsid w:val="008B6120"/>
    <w:rsid w:val="008B615D"/>
    <w:rsid w:val="008B6201"/>
    <w:rsid w:val="008B62B5"/>
    <w:rsid w:val="008B63B0"/>
    <w:rsid w:val="008B63D5"/>
    <w:rsid w:val="008B6427"/>
    <w:rsid w:val="008B64F5"/>
    <w:rsid w:val="008B6589"/>
    <w:rsid w:val="008B65C1"/>
    <w:rsid w:val="008B66E5"/>
    <w:rsid w:val="008B6812"/>
    <w:rsid w:val="008B6896"/>
    <w:rsid w:val="008B68D0"/>
    <w:rsid w:val="008B6B2A"/>
    <w:rsid w:val="008B6CDE"/>
    <w:rsid w:val="008B6ED7"/>
    <w:rsid w:val="008B6FB4"/>
    <w:rsid w:val="008B7021"/>
    <w:rsid w:val="008B70B6"/>
    <w:rsid w:val="008B70B7"/>
    <w:rsid w:val="008B7251"/>
    <w:rsid w:val="008B726A"/>
    <w:rsid w:val="008B7308"/>
    <w:rsid w:val="008B74EB"/>
    <w:rsid w:val="008B756F"/>
    <w:rsid w:val="008B7747"/>
    <w:rsid w:val="008B7795"/>
    <w:rsid w:val="008B7814"/>
    <w:rsid w:val="008B7830"/>
    <w:rsid w:val="008B78E5"/>
    <w:rsid w:val="008B78F9"/>
    <w:rsid w:val="008B7B0B"/>
    <w:rsid w:val="008B7D48"/>
    <w:rsid w:val="008B7D77"/>
    <w:rsid w:val="008B7E48"/>
    <w:rsid w:val="008B7EEB"/>
    <w:rsid w:val="008B7EFB"/>
    <w:rsid w:val="008B7F97"/>
    <w:rsid w:val="008C00C1"/>
    <w:rsid w:val="008C01FD"/>
    <w:rsid w:val="008C024B"/>
    <w:rsid w:val="008C02C9"/>
    <w:rsid w:val="008C03B2"/>
    <w:rsid w:val="008C04F4"/>
    <w:rsid w:val="008C0503"/>
    <w:rsid w:val="008C0614"/>
    <w:rsid w:val="008C0658"/>
    <w:rsid w:val="008C0752"/>
    <w:rsid w:val="008C076B"/>
    <w:rsid w:val="008C0939"/>
    <w:rsid w:val="008C0A68"/>
    <w:rsid w:val="008C0A71"/>
    <w:rsid w:val="008C0AEB"/>
    <w:rsid w:val="008C0CAD"/>
    <w:rsid w:val="008C0D6D"/>
    <w:rsid w:val="008C0F37"/>
    <w:rsid w:val="008C1091"/>
    <w:rsid w:val="008C10A7"/>
    <w:rsid w:val="008C11A0"/>
    <w:rsid w:val="008C1239"/>
    <w:rsid w:val="008C1244"/>
    <w:rsid w:val="008C1388"/>
    <w:rsid w:val="008C140B"/>
    <w:rsid w:val="008C149F"/>
    <w:rsid w:val="008C1501"/>
    <w:rsid w:val="008C16C5"/>
    <w:rsid w:val="008C1884"/>
    <w:rsid w:val="008C1A07"/>
    <w:rsid w:val="008C1ADD"/>
    <w:rsid w:val="008C1B17"/>
    <w:rsid w:val="008C1BA7"/>
    <w:rsid w:val="008C1BCD"/>
    <w:rsid w:val="008C1BD8"/>
    <w:rsid w:val="008C1C2D"/>
    <w:rsid w:val="008C1C89"/>
    <w:rsid w:val="008C1D83"/>
    <w:rsid w:val="008C20B5"/>
    <w:rsid w:val="008C2157"/>
    <w:rsid w:val="008C2248"/>
    <w:rsid w:val="008C22FD"/>
    <w:rsid w:val="008C2301"/>
    <w:rsid w:val="008C24B3"/>
    <w:rsid w:val="008C257F"/>
    <w:rsid w:val="008C2866"/>
    <w:rsid w:val="008C2893"/>
    <w:rsid w:val="008C29EB"/>
    <w:rsid w:val="008C2AF1"/>
    <w:rsid w:val="008C2B3F"/>
    <w:rsid w:val="008C2C13"/>
    <w:rsid w:val="008C2E16"/>
    <w:rsid w:val="008C2FCE"/>
    <w:rsid w:val="008C306A"/>
    <w:rsid w:val="008C317B"/>
    <w:rsid w:val="008C31AB"/>
    <w:rsid w:val="008C31AF"/>
    <w:rsid w:val="008C349B"/>
    <w:rsid w:val="008C34A0"/>
    <w:rsid w:val="008C3592"/>
    <w:rsid w:val="008C35E5"/>
    <w:rsid w:val="008C3648"/>
    <w:rsid w:val="008C365A"/>
    <w:rsid w:val="008C36BC"/>
    <w:rsid w:val="008C37A4"/>
    <w:rsid w:val="008C384A"/>
    <w:rsid w:val="008C38E1"/>
    <w:rsid w:val="008C3918"/>
    <w:rsid w:val="008C3B94"/>
    <w:rsid w:val="008C3C7F"/>
    <w:rsid w:val="008C3CE6"/>
    <w:rsid w:val="008C3D31"/>
    <w:rsid w:val="008C3EB8"/>
    <w:rsid w:val="008C3EF7"/>
    <w:rsid w:val="008C3F37"/>
    <w:rsid w:val="008C3FD1"/>
    <w:rsid w:val="008C405C"/>
    <w:rsid w:val="008C408A"/>
    <w:rsid w:val="008C4112"/>
    <w:rsid w:val="008C413D"/>
    <w:rsid w:val="008C415A"/>
    <w:rsid w:val="008C4229"/>
    <w:rsid w:val="008C44A6"/>
    <w:rsid w:val="008C44E2"/>
    <w:rsid w:val="008C45E0"/>
    <w:rsid w:val="008C45EE"/>
    <w:rsid w:val="008C4746"/>
    <w:rsid w:val="008C47C3"/>
    <w:rsid w:val="008C47EE"/>
    <w:rsid w:val="008C4936"/>
    <w:rsid w:val="008C4CA7"/>
    <w:rsid w:val="008C4CE6"/>
    <w:rsid w:val="008C4D21"/>
    <w:rsid w:val="008C508E"/>
    <w:rsid w:val="008C56F9"/>
    <w:rsid w:val="008C5751"/>
    <w:rsid w:val="008C5767"/>
    <w:rsid w:val="008C5807"/>
    <w:rsid w:val="008C5931"/>
    <w:rsid w:val="008C5962"/>
    <w:rsid w:val="008C5AF4"/>
    <w:rsid w:val="008C5C8E"/>
    <w:rsid w:val="008C5CC9"/>
    <w:rsid w:val="008C5CE8"/>
    <w:rsid w:val="008C5DC1"/>
    <w:rsid w:val="008C5E02"/>
    <w:rsid w:val="008C5EAD"/>
    <w:rsid w:val="008C5FB4"/>
    <w:rsid w:val="008C626D"/>
    <w:rsid w:val="008C6274"/>
    <w:rsid w:val="008C6371"/>
    <w:rsid w:val="008C637B"/>
    <w:rsid w:val="008C63D3"/>
    <w:rsid w:val="008C6574"/>
    <w:rsid w:val="008C658D"/>
    <w:rsid w:val="008C65A8"/>
    <w:rsid w:val="008C668A"/>
    <w:rsid w:val="008C6695"/>
    <w:rsid w:val="008C66DA"/>
    <w:rsid w:val="008C6A0E"/>
    <w:rsid w:val="008C6AFE"/>
    <w:rsid w:val="008C6C7C"/>
    <w:rsid w:val="008C6CCF"/>
    <w:rsid w:val="008C7042"/>
    <w:rsid w:val="008C7089"/>
    <w:rsid w:val="008C710A"/>
    <w:rsid w:val="008C7242"/>
    <w:rsid w:val="008C72CF"/>
    <w:rsid w:val="008C72D0"/>
    <w:rsid w:val="008C7487"/>
    <w:rsid w:val="008C7598"/>
    <w:rsid w:val="008C75C3"/>
    <w:rsid w:val="008C75DA"/>
    <w:rsid w:val="008C77D8"/>
    <w:rsid w:val="008C7B0B"/>
    <w:rsid w:val="008C7B5F"/>
    <w:rsid w:val="008C7B98"/>
    <w:rsid w:val="008C7E9D"/>
    <w:rsid w:val="008C7F31"/>
    <w:rsid w:val="008D0122"/>
    <w:rsid w:val="008D0146"/>
    <w:rsid w:val="008D017F"/>
    <w:rsid w:val="008D01C7"/>
    <w:rsid w:val="008D0226"/>
    <w:rsid w:val="008D02B7"/>
    <w:rsid w:val="008D0409"/>
    <w:rsid w:val="008D043B"/>
    <w:rsid w:val="008D0746"/>
    <w:rsid w:val="008D0B4E"/>
    <w:rsid w:val="008D0BDA"/>
    <w:rsid w:val="008D0C3F"/>
    <w:rsid w:val="008D0D9F"/>
    <w:rsid w:val="008D0E56"/>
    <w:rsid w:val="008D0E81"/>
    <w:rsid w:val="008D104A"/>
    <w:rsid w:val="008D1138"/>
    <w:rsid w:val="008D11DF"/>
    <w:rsid w:val="008D123A"/>
    <w:rsid w:val="008D137B"/>
    <w:rsid w:val="008D1425"/>
    <w:rsid w:val="008D1609"/>
    <w:rsid w:val="008D1768"/>
    <w:rsid w:val="008D17DF"/>
    <w:rsid w:val="008D1B2D"/>
    <w:rsid w:val="008D1B59"/>
    <w:rsid w:val="008D1C6A"/>
    <w:rsid w:val="008D1D45"/>
    <w:rsid w:val="008D1EA0"/>
    <w:rsid w:val="008D201D"/>
    <w:rsid w:val="008D2090"/>
    <w:rsid w:val="008D21A8"/>
    <w:rsid w:val="008D21DD"/>
    <w:rsid w:val="008D22E5"/>
    <w:rsid w:val="008D245A"/>
    <w:rsid w:val="008D24C4"/>
    <w:rsid w:val="008D24DD"/>
    <w:rsid w:val="008D275D"/>
    <w:rsid w:val="008D2A62"/>
    <w:rsid w:val="008D2ABC"/>
    <w:rsid w:val="008D2B0D"/>
    <w:rsid w:val="008D2C9A"/>
    <w:rsid w:val="008D2D06"/>
    <w:rsid w:val="008D2E0E"/>
    <w:rsid w:val="008D31AC"/>
    <w:rsid w:val="008D325E"/>
    <w:rsid w:val="008D3419"/>
    <w:rsid w:val="008D3441"/>
    <w:rsid w:val="008D37EF"/>
    <w:rsid w:val="008D38B1"/>
    <w:rsid w:val="008D3916"/>
    <w:rsid w:val="008D3A09"/>
    <w:rsid w:val="008D3AC5"/>
    <w:rsid w:val="008D3C28"/>
    <w:rsid w:val="008D3C3D"/>
    <w:rsid w:val="008D3C4F"/>
    <w:rsid w:val="008D3C5E"/>
    <w:rsid w:val="008D3D01"/>
    <w:rsid w:val="008D3D19"/>
    <w:rsid w:val="008D416C"/>
    <w:rsid w:val="008D4173"/>
    <w:rsid w:val="008D4176"/>
    <w:rsid w:val="008D423D"/>
    <w:rsid w:val="008D42DC"/>
    <w:rsid w:val="008D43B0"/>
    <w:rsid w:val="008D4737"/>
    <w:rsid w:val="008D4788"/>
    <w:rsid w:val="008D4A0E"/>
    <w:rsid w:val="008D4AD3"/>
    <w:rsid w:val="008D4AE5"/>
    <w:rsid w:val="008D4C06"/>
    <w:rsid w:val="008D4C73"/>
    <w:rsid w:val="008D4E7E"/>
    <w:rsid w:val="008D4F92"/>
    <w:rsid w:val="008D5075"/>
    <w:rsid w:val="008D5160"/>
    <w:rsid w:val="008D5433"/>
    <w:rsid w:val="008D5444"/>
    <w:rsid w:val="008D549E"/>
    <w:rsid w:val="008D558D"/>
    <w:rsid w:val="008D5625"/>
    <w:rsid w:val="008D57F8"/>
    <w:rsid w:val="008D57FD"/>
    <w:rsid w:val="008D585E"/>
    <w:rsid w:val="008D58D2"/>
    <w:rsid w:val="008D5AFA"/>
    <w:rsid w:val="008D5AFC"/>
    <w:rsid w:val="008D5DA0"/>
    <w:rsid w:val="008D60B8"/>
    <w:rsid w:val="008D6685"/>
    <w:rsid w:val="008D6997"/>
    <w:rsid w:val="008D6ACA"/>
    <w:rsid w:val="008D6C76"/>
    <w:rsid w:val="008D6F29"/>
    <w:rsid w:val="008D6FE8"/>
    <w:rsid w:val="008D706E"/>
    <w:rsid w:val="008D7261"/>
    <w:rsid w:val="008D726B"/>
    <w:rsid w:val="008D72DF"/>
    <w:rsid w:val="008D7386"/>
    <w:rsid w:val="008D745E"/>
    <w:rsid w:val="008D748D"/>
    <w:rsid w:val="008D768C"/>
    <w:rsid w:val="008D7A24"/>
    <w:rsid w:val="008D7A69"/>
    <w:rsid w:val="008D7A90"/>
    <w:rsid w:val="008D7EF0"/>
    <w:rsid w:val="008E0068"/>
    <w:rsid w:val="008E013C"/>
    <w:rsid w:val="008E0254"/>
    <w:rsid w:val="008E02C6"/>
    <w:rsid w:val="008E0373"/>
    <w:rsid w:val="008E056B"/>
    <w:rsid w:val="008E0693"/>
    <w:rsid w:val="008E07C4"/>
    <w:rsid w:val="008E086D"/>
    <w:rsid w:val="008E09DF"/>
    <w:rsid w:val="008E0C8B"/>
    <w:rsid w:val="008E0CB2"/>
    <w:rsid w:val="008E0CF9"/>
    <w:rsid w:val="008E0D07"/>
    <w:rsid w:val="008E0DE0"/>
    <w:rsid w:val="008E0EE0"/>
    <w:rsid w:val="008E0F05"/>
    <w:rsid w:val="008E107E"/>
    <w:rsid w:val="008E11EF"/>
    <w:rsid w:val="008E128B"/>
    <w:rsid w:val="008E12F0"/>
    <w:rsid w:val="008E1397"/>
    <w:rsid w:val="008E145B"/>
    <w:rsid w:val="008E14EC"/>
    <w:rsid w:val="008E16DA"/>
    <w:rsid w:val="008E17A6"/>
    <w:rsid w:val="008E17D8"/>
    <w:rsid w:val="008E18E3"/>
    <w:rsid w:val="008E198D"/>
    <w:rsid w:val="008E1997"/>
    <w:rsid w:val="008E1BBF"/>
    <w:rsid w:val="008E1C84"/>
    <w:rsid w:val="008E1DC0"/>
    <w:rsid w:val="008E1E3C"/>
    <w:rsid w:val="008E2137"/>
    <w:rsid w:val="008E21B7"/>
    <w:rsid w:val="008E22B8"/>
    <w:rsid w:val="008E2357"/>
    <w:rsid w:val="008E2473"/>
    <w:rsid w:val="008E2490"/>
    <w:rsid w:val="008E24CC"/>
    <w:rsid w:val="008E24D9"/>
    <w:rsid w:val="008E2590"/>
    <w:rsid w:val="008E2616"/>
    <w:rsid w:val="008E268E"/>
    <w:rsid w:val="008E26FF"/>
    <w:rsid w:val="008E27BE"/>
    <w:rsid w:val="008E2898"/>
    <w:rsid w:val="008E2964"/>
    <w:rsid w:val="008E29C1"/>
    <w:rsid w:val="008E2C60"/>
    <w:rsid w:val="008E2D6C"/>
    <w:rsid w:val="008E2DF2"/>
    <w:rsid w:val="008E2E38"/>
    <w:rsid w:val="008E303F"/>
    <w:rsid w:val="008E30B0"/>
    <w:rsid w:val="008E3259"/>
    <w:rsid w:val="008E33E1"/>
    <w:rsid w:val="008E357B"/>
    <w:rsid w:val="008E35C0"/>
    <w:rsid w:val="008E3640"/>
    <w:rsid w:val="008E36BF"/>
    <w:rsid w:val="008E3707"/>
    <w:rsid w:val="008E3899"/>
    <w:rsid w:val="008E38E0"/>
    <w:rsid w:val="008E3965"/>
    <w:rsid w:val="008E3A8C"/>
    <w:rsid w:val="008E3B89"/>
    <w:rsid w:val="008E3C39"/>
    <w:rsid w:val="008E3D75"/>
    <w:rsid w:val="008E3D84"/>
    <w:rsid w:val="008E404D"/>
    <w:rsid w:val="008E4234"/>
    <w:rsid w:val="008E4270"/>
    <w:rsid w:val="008E428B"/>
    <w:rsid w:val="008E4319"/>
    <w:rsid w:val="008E4399"/>
    <w:rsid w:val="008E440F"/>
    <w:rsid w:val="008E441C"/>
    <w:rsid w:val="008E44C7"/>
    <w:rsid w:val="008E44E1"/>
    <w:rsid w:val="008E45E8"/>
    <w:rsid w:val="008E472B"/>
    <w:rsid w:val="008E484F"/>
    <w:rsid w:val="008E48E3"/>
    <w:rsid w:val="008E4A49"/>
    <w:rsid w:val="008E4B0C"/>
    <w:rsid w:val="008E4B20"/>
    <w:rsid w:val="008E4B7D"/>
    <w:rsid w:val="008E4BF6"/>
    <w:rsid w:val="008E4C91"/>
    <w:rsid w:val="008E4E83"/>
    <w:rsid w:val="008E4EAB"/>
    <w:rsid w:val="008E4F16"/>
    <w:rsid w:val="008E506E"/>
    <w:rsid w:val="008E50E7"/>
    <w:rsid w:val="008E5110"/>
    <w:rsid w:val="008E54C9"/>
    <w:rsid w:val="008E55ED"/>
    <w:rsid w:val="008E5607"/>
    <w:rsid w:val="008E57C5"/>
    <w:rsid w:val="008E5826"/>
    <w:rsid w:val="008E5906"/>
    <w:rsid w:val="008E592D"/>
    <w:rsid w:val="008E5951"/>
    <w:rsid w:val="008E5AD0"/>
    <w:rsid w:val="008E5B74"/>
    <w:rsid w:val="008E5BDC"/>
    <w:rsid w:val="008E5BF1"/>
    <w:rsid w:val="008E5C5C"/>
    <w:rsid w:val="008E5D89"/>
    <w:rsid w:val="008E5FB2"/>
    <w:rsid w:val="008E6065"/>
    <w:rsid w:val="008E6067"/>
    <w:rsid w:val="008E6143"/>
    <w:rsid w:val="008E6157"/>
    <w:rsid w:val="008E6232"/>
    <w:rsid w:val="008E626D"/>
    <w:rsid w:val="008E6305"/>
    <w:rsid w:val="008E63AE"/>
    <w:rsid w:val="008E63C8"/>
    <w:rsid w:val="008E6485"/>
    <w:rsid w:val="008E64B7"/>
    <w:rsid w:val="008E65A6"/>
    <w:rsid w:val="008E65C2"/>
    <w:rsid w:val="008E66DA"/>
    <w:rsid w:val="008E6897"/>
    <w:rsid w:val="008E68A8"/>
    <w:rsid w:val="008E695D"/>
    <w:rsid w:val="008E698C"/>
    <w:rsid w:val="008E699A"/>
    <w:rsid w:val="008E69BA"/>
    <w:rsid w:val="008E6A36"/>
    <w:rsid w:val="008E6A43"/>
    <w:rsid w:val="008E6AD4"/>
    <w:rsid w:val="008E6D04"/>
    <w:rsid w:val="008E6D07"/>
    <w:rsid w:val="008E6D0D"/>
    <w:rsid w:val="008E6DD6"/>
    <w:rsid w:val="008E7013"/>
    <w:rsid w:val="008E704D"/>
    <w:rsid w:val="008E709D"/>
    <w:rsid w:val="008E736F"/>
    <w:rsid w:val="008E7381"/>
    <w:rsid w:val="008E740D"/>
    <w:rsid w:val="008E7485"/>
    <w:rsid w:val="008E7558"/>
    <w:rsid w:val="008E7563"/>
    <w:rsid w:val="008E7584"/>
    <w:rsid w:val="008E7692"/>
    <w:rsid w:val="008E778D"/>
    <w:rsid w:val="008E77A4"/>
    <w:rsid w:val="008E7854"/>
    <w:rsid w:val="008E7971"/>
    <w:rsid w:val="008E7A22"/>
    <w:rsid w:val="008E7ABD"/>
    <w:rsid w:val="008E7B70"/>
    <w:rsid w:val="008E7BCC"/>
    <w:rsid w:val="008E7BE0"/>
    <w:rsid w:val="008E7BE3"/>
    <w:rsid w:val="008E7C08"/>
    <w:rsid w:val="008E7C35"/>
    <w:rsid w:val="008E7D3F"/>
    <w:rsid w:val="008E7D99"/>
    <w:rsid w:val="008E7E26"/>
    <w:rsid w:val="008E7E2A"/>
    <w:rsid w:val="008E7EF7"/>
    <w:rsid w:val="008E7F18"/>
    <w:rsid w:val="008E7F27"/>
    <w:rsid w:val="008F002D"/>
    <w:rsid w:val="008F0106"/>
    <w:rsid w:val="008F0121"/>
    <w:rsid w:val="008F01C8"/>
    <w:rsid w:val="008F028B"/>
    <w:rsid w:val="008F02E7"/>
    <w:rsid w:val="008F03DA"/>
    <w:rsid w:val="008F05BA"/>
    <w:rsid w:val="008F05F3"/>
    <w:rsid w:val="008F078F"/>
    <w:rsid w:val="008F07C0"/>
    <w:rsid w:val="008F0808"/>
    <w:rsid w:val="008F09C8"/>
    <w:rsid w:val="008F0A11"/>
    <w:rsid w:val="008F0A58"/>
    <w:rsid w:val="008F0B5E"/>
    <w:rsid w:val="008F0DF0"/>
    <w:rsid w:val="008F0EA8"/>
    <w:rsid w:val="008F0FC5"/>
    <w:rsid w:val="008F1020"/>
    <w:rsid w:val="008F10BF"/>
    <w:rsid w:val="008F11D4"/>
    <w:rsid w:val="008F1270"/>
    <w:rsid w:val="008F13F0"/>
    <w:rsid w:val="008F143B"/>
    <w:rsid w:val="008F14A9"/>
    <w:rsid w:val="008F1593"/>
    <w:rsid w:val="008F15FC"/>
    <w:rsid w:val="008F1623"/>
    <w:rsid w:val="008F164F"/>
    <w:rsid w:val="008F16F2"/>
    <w:rsid w:val="008F1725"/>
    <w:rsid w:val="008F18C9"/>
    <w:rsid w:val="008F1945"/>
    <w:rsid w:val="008F19CA"/>
    <w:rsid w:val="008F19D7"/>
    <w:rsid w:val="008F1A0D"/>
    <w:rsid w:val="008F1D18"/>
    <w:rsid w:val="008F1DE0"/>
    <w:rsid w:val="008F1E4E"/>
    <w:rsid w:val="008F1EDF"/>
    <w:rsid w:val="008F1F3F"/>
    <w:rsid w:val="008F209E"/>
    <w:rsid w:val="008F20B8"/>
    <w:rsid w:val="008F215B"/>
    <w:rsid w:val="008F2188"/>
    <w:rsid w:val="008F218A"/>
    <w:rsid w:val="008F2343"/>
    <w:rsid w:val="008F2425"/>
    <w:rsid w:val="008F247E"/>
    <w:rsid w:val="008F25A9"/>
    <w:rsid w:val="008F25CD"/>
    <w:rsid w:val="008F2759"/>
    <w:rsid w:val="008F27C6"/>
    <w:rsid w:val="008F2843"/>
    <w:rsid w:val="008F2A9D"/>
    <w:rsid w:val="008F2B22"/>
    <w:rsid w:val="008F2B76"/>
    <w:rsid w:val="008F2CD2"/>
    <w:rsid w:val="008F2D08"/>
    <w:rsid w:val="008F2E17"/>
    <w:rsid w:val="008F2EC9"/>
    <w:rsid w:val="008F313B"/>
    <w:rsid w:val="008F31EE"/>
    <w:rsid w:val="008F329E"/>
    <w:rsid w:val="008F330C"/>
    <w:rsid w:val="008F334F"/>
    <w:rsid w:val="008F3544"/>
    <w:rsid w:val="008F3673"/>
    <w:rsid w:val="008F3713"/>
    <w:rsid w:val="008F37C8"/>
    <w:rsid w:val="008F3834"/>
    <w:rsid w:val="008F3839"/>
    <w:rsid w:val="008F3A79"/>
    <w:rsid w:val="008F3B15"/>
    <w:rsid w:val="008F3C6F"/>
    <w:rsid w:val="008F3E7B"/>
    <w:rsid w:val="008F40B4"/>
    <w:rsid w:val="008F4140"/>
    <w:rsid w:val="008F420D"/>
    <w:rsid w:val="008F4303"/>
    <w:rsid w:val="008F43AE"/>
    <w:rsid w:val="008F441F"/>
    <w:rsid w:val="008F451C"/>
    <w:rsid w:val="008F470C"/>
    <w:rsid w:val="008F4791"/>
    <w:rsid w:val="008F4822"/>
    <w:rsid w:val="008F4840"/>
    <w:rsid w:val="008F489F"/>
    <w:rsid w:val="008F4C14"/>
    <w:rsid w:val="008F4C83"/>
    <w:rsid w:val="008F4DC7"/>
    <w:rsid w:val="008F4E32"/>
    <w:rsid w:val="008F4E59"/>
    <w:rsid w:val="008F4EB4"/>
    <w:rsid w:val="008F500C"/>
    <w:rsid w:val="008F5078"/>
    <w:rsid w:val="008F51B4"/>
    <w:rsid w:val="008F53A4"/>
    <w:rsid w:val="008F53FA"/>
    <w:rsid w:val="008F5422"/>
    <w:rsid w:val="008F5472"/>
    <w:rsid w:val="008F561C"/>
    <w:rsid w:val="008F56C6"/>
    <w:rsid w:val="008F5707"/>
    <w:rsid w:val="008F5799"/>
    <w:rsid w:val="008F5878"/>
    <w:rsid w:val="008F5A5C"/>
    <w:rsid w:val="008F5C04"/>
    <w:rsid w:val="008F6090"/>
    <w:rsid w:val="008F61C1"/>
    <w:rsid w:val="008F62DF"/>
    <w:rsid w:val="008F6422"/>
    <w:rsid w:val="008F64E2"/>
    <w:rsid w:val="008F679C"/>
    <w:rsid w:val="008F67A4"/>
    <w:rsid w:val="008F67AA"/>
    <w:rsid w:val="008F6831"/>
    <w:rsid w:val="008F690A"/>
    <w:rsid w:val="008F691C"/>
    <w:rsid w:val="008F6957"/>
    <w:rsid w:val="008F69D8"/>
    <w:rsid w:val="008F6A34"/>
    <w:rsid w:val="008F6D6A"/>
    <w:rsid w:val="008F6DF5"/>
    <w:rsid w:val="008F6EA7"/>
    <w:rsid w:val="008F6F4B"/>
    <w:rsid w:val="008F6F8B"/>
    <w:rsid w:val="008F70D7"/>
    <w:rsid w:val="008F71C1"/>
    <w:rsid w:val="008F722C"/>
    <w:rsid w:val="008F7293"/>
    <w:rsid w:val="008F7369"/>
    <w:rsid w:val="008F7381"/>
    <w:rsid w:val="008F73F8"/>
    <w:rsid w:val="008F7490"/>
    <w:rsid w:val="008F74CC"/>
    <w:rsid w:val="008F75B3"/>
    <w:rsid w:val="008F7609"/>
    <w:rsid w:val="008F7687"/>
    <w:rsid w:val="008F7752"/>
    <w:rsid w:val="008F776D"/>
    <w:rsid w:val="008F7944"/>
    <w:rsid w:val="008F7985"/>
    <w:rsid w:val="008F799F"/>
    <w:rsid w:val="008F7B69"/>
    <w:rsid w:val="008F7BC7"/>
    <w:rsid w:val="008F7D88"/>
    <w:rsid w:val="008F7EB8"/>
    <w:rsid w:val="008F7F26"/>
    <w:rsid w:val="008F7F2A"/>
    <w:rsid w:val="008F8772"/>
    <w:rsid w:val="008FFABD"/>
    <w:rsid w:val="009000A3"/>
    <w:rsid w:val="0090024F"/>
    <w:rsid w:val="00900483"/>
    <w:rsid w:val="00900611"/>
    <w:rsid w:val="00900B5C"/>
    <w:rsid w:val="00900D54"/>
    <w:rsid w:val="00900EB6"/>
    <w:rsid w:val="00900FA5"/>
    <w:rsid w:val="00901115"/>
    <w:rsid w:val="0090111A"/>
    <w:rsid w:val="009011B5"/>
    <w:rsid w:val="0090127C"/>
    <w:rsid w:val="0090144B"/>
    <w:rsid w:val="009014CB"/>
    <w:rsid w:val="009015E0"/>
    <w:rsid w:val="00901631"/>
    <w:rsid w:val="009016CA"/>
    <w:rsid w:val="0090170D"/>
    <w:rsid w:val="009019D5"/>
    <w:rsid w:val="00901A34"/>
    <w:rsid w:val="00901B4E"/>
    <w:rsid w:val="00901CA2"/>
    <w:rsid w:val="00901ECD"/>
    <w:rsid w:val="00901F73"/>
    <w:rsid w:val="009021CF"/>
    <w:rsid w:val="0090228F"/>
    <w:rsid w:val="00902299"/>
    <w:rsid w:val="009022FC"/>
    <w:rsid w:val="009023DF"/>
    <w:rsid w:val="009024B4"/>
    <w:rsid w:val="0090263A"/>
    <w:rsid w:val="00902731"/>
    <w:rsid w:val="009027B0"/>
    <w:rsid w:val="00902981"/>
    <w:rsid w:val="00902B0F"/>
    <w:rsid w:val="00902C14"/>
    <w:rsid w:val="00902DFE"/>
    <w:rsid w:val="00902ECE"/>
    <w:rsid w:val="00902F75"/>
    <w:rsid w:val="00902FEC"/>
    <w:rsid w:val="00903138"/>
    <w:rsid w:val="009031D4"/>
    <w:rsid w:val="009032E5"/>
    <w:rsid w:val="0090337C"/>
    <w:rsid w:val="00903518"/>
    <w:rsid w:val="0090355A"/>
    <w:rsid w:val="009035D1"/>
    <w:rsid w:val="00903655"/>
    <w:rsid w:val="00903786"/>
    <w:rsid w:val="009037A1"/>
    <w:rsid w:val="00903841"/>
    <w:rsid w:val="009038A1"/>
    <w:rsid w:val="009039D5"/>
    <w:rsid w:val="00903D5A"/>
    <w:rsid w:val="00903E84"/>
    <w:rsid w:val="00903F26"/>
    <w:rsid w:val="00903F82"/>
    <w:rsid w:val="00904057"/>
    <w:rsid w:val="009041CA"/>
    <w:rsid w:val="00904235"/>
    <w:rsid w:val="00904376"/>
    <w:rsid w:val="00904468"/>
    <w:rsid w:val="009046BB"/>
    <w:rsid w:val="00904787"/>
    <w:rsid w:val="009047E0"/>
    <w:rsid w:val="0090484A"/>
    <w:rsid w:val="00904873"/>
    <w:rsid w:val="00904930"/>
    <w:rsid w:val="009049B6"/>
    <w:rsid w:val="00904A31"/>
    <w:rsid w:val="00904C36"/>
    <w:rsid w:val="00904D2D"/>
    <w:rsid w:val="00904D3A"/>
    <w:rsid w:val="00904D7F"/>
    <w:rsid w:val="00904DC1"/>
    <w:rsid w:val="00904F69"/>
    <w:rsid w:val="00904FA3"/>
    <w:rsid w:val="00904FAF"/>
    <w:rsid w:val="00905082"/>
    <w:rsid w:val="009051B3"/>
    <w:rsid w:val="009051B7"/>
    <w:rsid w:val="009051E6"/>
    <w:rsid w:val="0090548C"/>
    <w:rsid w:val="00905539"/>
    <w:rsid w:val="00905547"/>
    <w:rsid w:val="0090560E"/>
    <w:rsid w:val="00905658"/>
    <w:rsid w:val="0090577C"/>
    <w:rsid w:val="00905A44"/>
    <w:rsid w:val="00905A64"/>
    <w:rsid w:val="00905A72"/>
    <w:rsid w:val="00905B10"/>
    <w:rsid w:val="00905C35"/>
    <w:rsid w:val="00906073"/>
    <w:rsid w:val="00906179"/>
    <w:rsid w:val="0090618D"/>
    <w:rsid w:val="009061FD"/>
    <w:rsid w:val="0090632F"/>
    <w:rsid w:val="009065CA"/>
    <w:rsid w:val="00906757"/>
    <w:rsid w:val="0090684F"/>
    <w:rsid w:val="00906AB6"/>
    <w:rsid w:val="00906C00"/>
    <w:rsid w:val="00906C1D"/>
    <w:rsid w:val="00906C64"/>
    <w:rsid w:val="00906E7A"/>
    <w:rsid w:val="00906F3B"/>
    <w:rsid w:val="00907100"/>
    <w:rsid w:val="00907130"/>
    <w:rsid w:val="00907273"/>
    <w:rsid w:val="00907399"/>
    <w:rsid w:val="0090750B"/>
    <w:rsid w:val="009075B3"/>
    <w:rsid w:val="009077B2"/>
    <w:rsid w:val="00907A1B"/>
    <w:rsid w:val="00907AE6"/>
    <w:rsid w:val="00907B11"/>
    <w:rsid w:val="0091011B"/>
    <w:rsid w:val="0091011F"/>
    <w:rsid w:val="009101D7"/>
    <w:rsid w:val="00910435"/>
    <w:rsid w:val="009106AD"/>
    <w:rsid w:val="00910861"/>
    <w:rsid w:val="009108E2"/>
    <w:rsid w:val="00910A44"/>
    <w:rsid w:val="00910BDF"/>
    <w:rsid w:val="00910BFC"/>
    <w:rsid w:val="00910C13"/>
    <w:rsid w:val="00910C27"/>
    <w:rsid w:val="00910CEB"/>
    <w:rsid w:val="00910E29"/>
    <w:rsid w:val="00910EF1"/>
    <w:rsid w:val="0091115D"/>
    <w:rsid w:val="009111C2"/>
    <w:rsid w:val="00911234"/>
    <w:rsid w:val="0091133A"/>
    <w:rsid w:val="0091139E"/>
    <w:rsid w:val="0091140B"/>
    <w:rsid w:val="00911528"/>
    <w:rsid w:val="009115E4"/>
    <w:rsid w:val="00911621"/>
    <w:rsid w:val="009116AA"/>
    <w:rsid w:val="009116E7"/>
    <w:rsid w:val="009117E0"/>
    <w:rsid w:val="009117EA"/>
    <w:rsid w:val="00911860"/>
    <w:rsid w:val="00911937"/>
    <w:rsid w:val="00911B2A"/>
    <w:rsid w:val="00911BA3"/>
    <w:rsid w:val="00911BF5"/>
    <w:rsid w:val="00911C30"/>
    <w:rsid w:val="00911CC3"/>
    <w:rsid w:val="00911DB2"/>
    <w:rsid w:val="00911E5D"/>
    <w:rsid w:val="00911F36"/>
    <w:rsid w:val="00912122"/>
    <w:rsid w:val="00912143"/>
    <w:rsid w:val="0091237D"/>
    <w:rsid w:val="0091239E"/>
    <w:rsid w:val="00912467"/>
    <w:rsid w:val="00912662"/>
    <w:rsid w:val="009126E1"/>
    <w:rsid w:val="009127E3"/>
    <w:rsid w:val="0091292F"/>
    <w:rsid w:val="0091299C"/>
    <w:rsid w:val="00912B63"/>
    <w:rsid w:val="00912B6E"/>
    <w:rsid w:val="00912C95"/>
    <w:rsid w:val="00912E77"/>
    <w:rsid w:val="00912F07"/>
    <w:rsid w:val="00912FA7"/>
    <w:rsid w:val="00913096"/>
    <w:rsid w:val="009130E3"/>
    <w:rsid w:val="00913140"/>
    <w:rsid w:val="00913141"/>
    <w:rsid w:val="009131AB"/>
    <w:rsid w:val="009132DC"/>
    <w:rsid w:val="009132DF"/>
    <w:rsid w:val="0091334E"/>
    <w:rsid w:val="00913392"/>
    <w:rsid w:val="0091347F"/>
    <w:rsid w:val="00913485"/>
    <w:rsid w:val="0091356A"/>
    <w:rsid w:val="00913943"/>
    <w:rsid w:val="009139B7"/>
    <w:rsid w:val="009139EE"/>
    <w:rsid w:val="009139FA"/>
    <w:rsid w:val="00913B12"/>
    <w:rsid w:val="00913D74"/>
    <w:rsid w:val="009142CC"/>
    <w:rsid w:val="0091445B"/>
    <w:rsid w:val="009146D8"/>
    <w:rsid w:val="00914848"/>
    <w:rsid w:val="0091493E"/>
    <w:rsid w:val="00914A88"/>
    <w:rsid w:val="00914C5E"/>
    <w:rsid w:val="00914C6D"/>
    <w:rsid w:val="00914C90"/>
    <w:rsid w:val="00914E9E"/>
    <w:rsid w:val="00914EF8"/>
    <w:rsid w:val="00914F92"/>
    <w:rsid w:val="00914FA3"/>
    <w:rsid w:val="00914FF2"/>
    <w:rsid w:val="0091503D"/>
    <w:rsid w:val="00915120"/>
    <w:rsid w:val="009152A7"/>
    <w:rsid w:val="009152CB"/>
    <w:rsid w:val="009152E7"/>
    <w:rsid w:val="009153F7"/>
    <w:rsid w:val="009155BD"/>
    <w:rsid w:val="00915769"/>
    <w:rsid w:val="00915AF5"/>
    <w:rsid w:val="00915B20"/>
    <w:rsid w:val="00915C67"/>
    <w:rsid w:val="00915D5A"/>
    <w:rsid w:val="00915DAC"/>
    <w:rsid w:val="00915DC3"/>
    <w:rsid w:val="00915DDD"/>
    <w:rsid w:val="00915E5F"/>
    <w:rsid w:val="00915FDD"/>
    <w:rsid w:val="009160A7"/>
    <w:rsid w:val="00916118"/>
    <w:rsid w:val="00916146"/>
    <w:rsid w:val="00916159"/>
    <w:rsid w:val="009161C1"/>
    <w:rsid w:val="00916209"/>
    <w:rsid w:val="00916220"/>
    <w:rsid w:val="00916344"/>
    <w:rsid w:val="00916363"/>
    <w:rsid w:val="00916384"/>
    <w:rsid w:val="009163CE"/>
    <w:rsid w:val="009164C8"/>
    <w:rsid w:val="009164CC"/>
    <w:rsid w:val="009164D5"/>
    <w:rsid w:val="00916867"/>
    <w:rsid w:val="009168F0"/>
    <w:rsid w:val="0091693D"/>
    <w:rsid w:val="009169BF"/>
    <w:rsid w:val="00916A4F"/>
    <w:rsid w:val="00916B17"/>
    <w:rsid w:val="00916C36"/>
    <w:rsid w:val="00916D01"/>
    <w:rsid w:val="00916E90"/>
    <w:rsid w:val="00916F9E"/>
    <w:rsid w:val="0091709E"/>
    <w:rsid w:val="0091723A"/>
    <w:rsid w:val="00917254"/>
    <w:rsid w:val="0091732A"/>
    <w:rsid w:val="00917332"/>
    <w:rsid w:val="00917369"/>
    <w:rsid w:val="0091736B"/>
    <w:rsid w:val="00917532"/>
    <w:rsid w:val="0091754C"/>
    <w:rsid w:val="009175D2"/>
    <w:rsid w:val="00917605"/>
    <w:rsid w:val="009176A5"/>
    <w:rsid w:val="0091778C"/>
    <w:rsid w:val="00917851"/>
    <w:rsid w:val="009178D9"/>
    <w:rsid w:val="00917A50"/>
    <w:rsid w:val="00917AA0"/>
    <w:rsid w:val="00917B2F"/>
    <w:rsid w:val="00917B7E"/>
    <w:rsid w:val="00917C0A"/>
    <w:rsid w:val="00917C50"/>
    <w:rsid w:val="00917CAC"/>
    <w:rsid w:val="00917E52"/>
    <w:rsid w:val="009200C4"/>
    <w:rsid w:val="0092041D"/>
    <w:rsid w:val="00920765"/>
    <w:rsid w:val="0092090B"/>
    <w:rsid w:val="0092099E"/>
    <w:rsid w:val="00920A64"/>
    <w:rsid w:val="00920A94"/>
    <w:rsid w:val="00920A98"/>
    <w:rsid w:val="00920B9B"/>
    <w:rsid w:val="00920BFB"/>
    <w:rsid w:val="00920C2C"/>
    <w:rsid w:val="00920C54"/>
    <w:rsid w:val="00920CE9"/>
    <w:rsid w:val="00920D8A"/>
    <w:rsid w:val="00920E08"/>
    <w:rsid w:val="0092107A"/>
    <w:rsid w:val="00921092"/>
    <w:rsid w:val="0092117F"/>
    <w:rsid w:val="00921191"/>
    <w:rsid w:val="0092120A"/>
    <w:rsid w:val="009212E7"/>
    <w:rsid w:val="00921573"/>
    <w:rsid w:val="0092159D"/>
    <w:rsid w:val="009215C4"/>
    <w:rsid w:val="0092163D"/>
    <w:rsid w:val="009217C7"/>
    <w:rsid w:val="00921985"/>
    <w:rsid w:val="009219C2"/>
    <w:rsid w:val="00921A9F"/>
    <w:rsid w:val="00921B9A"/>
    <w:rsid w:val="00921BDA"/>
    <w:rsid w:val="00921C2D"/>
    <w:rsid w:val="00921C44"/>
    <w:rsid w:val="00921C94"/>
    <w:rsid w:val="00921D90"/>
    <w:rsid w:val="00921DB7"/>
    <w:rsid w:val="00921DFB"/>
    <w:rsid w:val="009220C4"/>
    <w:rsid w:val="009221B6"/>
    <w:rsid w:val="0092235A"/>
    <w:rsid w:val="0092237F"/>
    <w:rsid w:val="0092245B"/>
    <w:rsid w:val="009224C5"/>
    <w:rsid w:val="00922516"/>
    <w:rsid w:val="0092255C"/>
    <w:rsid w:val="009227DD"/>
    <w:rsid w:val="00922AB9"/>
    <w:rsid w:val="00922C80"/>
    <w:rsid w:val="00922D5A"/>
    <w:rsid w:val="00922DC3"/>
    <w:rsid w:val="00922DD8"/>
    <w:rsid w:val="00923007"/>
    <w:rsid w:val="0092305A"/>
    <w:rsid w:val="0092312B"/>
    <w:rsid w:val="009231E9"/>
    <w:rsid w:val="00923466"/>
    <w:rsid w:val="00923576"/>
    <w:rsid w:val="0092367C"/>
    <w:rsid w:val="0092378F"/>
    <w:rsid w:val="0092379A"/>
    <w:rsid w:val="009239CF"/>
    <w:rsid w:val="00923B01"/>
    <w:rsid w:val="00923C41"/>
    <w:rsid w:val="00923EAB"/>
    <w:rsid w:val="00924078"/>
    <w:rsid w:val="009240E0"/>
    <w:rsid w:val="0092411A"/>
    <w:rsid w:val="0092422A"/>
    <w:rsid w:val="0092445D"/>
    <w:rsid w:val="00924532"/>
    <w:rsid w:val="00924679"/>
    <w:rsid w:val="00924769"/>
    <w:rsid w:val="0092478C"/>
    <w:rsid w:val="009247FB"/>
    <w:rsid w:val="00924984"/>
    <w:rsid w:val="00924A47"/>
    <w:rsid w:val="00924D18"/>
    <w:rsid w:val="00924D3B"/>
    <w:rsid w:val="00924E1C"/>
    <w:rsid w:val="00924E4B"/>
    <w:rsid w:val="00924ECD"/>
    <w:rsid w:val="00924EE5"/>
    <w:rsid w:val="009251DA"/>
    <w:rsid w:val="00925220"/>
    <w:rsid w:val="009258CF"/>
    <w:rsid w:val="00925AB6"/>
    <w:rsid w:val="00925AC0"/>
    <w:rsid w:val="00925B6F"/>
    <w:rsid w:val="00925D0B"/>
    <w:rsid w:val="00925D67"/>
    <w:rsid w:val="00925DB3"/>
    <w:rsid w:val="00925E4D"/>
    <w:rsid w:val="00925E55"/>
    <w:rsid w:val="00925ED0"/>
    <w:rsid w:val="009260CB"/>
    <w:rsid w:val="009262EF"/>
    <w:rsid w:val="00926310"/>
    <w:rsid w:val="00926358"/>
    <w:rsid w:val="0092635F"/>
    <w:rsid w:val="0092646F"/>
    <w:rsid w:val="009264EC"/>
    <w:rsid w:val="00926582"/>
    <w:rsid w:val="00926654"/>
    <w:rsid w:val="00926655"/>
    <w:rsid w:val="0092677D"/>
    <w:rsid w:val="0092678F"/>
    <w:rsid w:val="0092688E"/>
    <w:rsid w:val="00926901"/>
    <w:rsid w:val="00926A6F"/>
    <w:rsid w:val="00926C4B"/>
    <w:rsid w:val="00926C82"/>
    <w:rsid w:val="00926CE3"/>
    <w:rsid w:val="00926CE6"/>
    <w:rsid w:val="00926DAD"/>
    <w:rsid w:val="00926DCC"/>
    <w:rsid w:val="00926E47"/>
    <w:rsid w:val="00926E4B"/>
    <w:rsid w:val="00926E94"/>
    <w:rsid w:val="00926F2F"/>
    <w:rsid w:val="00926F6F"/>
    <w:rsid w:val="00926FA5"/>
    <w:rsid w:val="00927072"/>
    <w:rsid w:val="0092725E"/>
    <w:rsid w:val="009272A9"/>
    <w:rsid w:val="00927343"/>
    <w:rsid w:val="00927405"/>
    <w:rsid w:val="0092745A"/>
    <w:rsid w:val="00927733"/>
    <w:rsid w:val="00927821"/>
    <w:rsid w:val="00927C70"/>
    <w:rsid w:val="00927CBF"/>
    <w:rsid w:val="00927CC1"/>
    <w:rsid w:val="00927DB0"/>
    <w:rsid w:val="00927F53"/>
    <w:rsid w:val="0093004E"/>
    <w:rsid w:val="009303BB"/>
    <w:rsid w:val="00930416"/>
    <w:rsid w:val="009305DB"/>
    <w:rsid w:val="009305FA"/>
    <w:rsid w:val="00930612"/>
    <w:rsid w:val="0093070A"/>
    <w:rsid w:val="00930963"/>
    <w:rsid w:val="00930AE7"/>
    <w:rsid w:val="00930C93"/>
    <w:rsid w:val="00930E19"/>
    <w:rsid w:val="00930E3A"/>
    <w:rsid w:val="00930E83"/>
    <w:rsid w:val="00930EC4"/>
    <w:rsid w:val="00930EF1"/>
    <w:rsid w:val="00930EFB"/>
    <w:rsid w:val="00930F15"/>
    <w:rsid w:val="009311DD"/>
    <w:rsid w:val="0093130D"/>
    <w:rsid w:val="00931390"/>
    <w:rsid w:val="00931654"/>
    <w:rsid w:val="009316A3"/>
    <w:rsid w:val="00931717"/>
    <w:rsid w:val="0093172C"/>
    <w:rsid w:val="009317B1"/>
    <w:rsid w:val="00931840"/>
    <w:rsid w:val="009318C5"/>
    <w:rsid w:val="00931B42"/>
    <w:rsid w:val="00931B48"/>
    <w:rsid w:val="00931BCF"/>
    <w:rsid w:val="00931CF0"/>
    <w:rsid w:val="00931DAC"/>
    <w:rsid w:val="00931E64"/>
    <w:rsid w:val="00931F3E"/>
    <w:rsid w:val="00931FB6"/>
    <w:rsid w:val="0093200A"/>
    <w:rsid w:val="00932358"/>
    <w:rsid w:val="0093263C"/>
    <w:rsid w:val="0093264C"/>
    <w:rsid w:val="00932784"/>
    <w:rsid w:val="009328F2"/>
    <w:rsid w:val="0093292F"/>
    <w:rsid w:val="00932966"/>
    <w:rsid w:val="00932A21"/>
    <w:rsid w:val="00932AB3"/>
    <w:rsid w:val="00932BBC"/>
    <w:rsid w:val="0093311C"/>
    <w:rsid w:val="00933162"/>
    <w:rsid w:val="00933188"/>
    <w:rsid w:val="00933233"/>
    <w:rsid w:val="00933318"/>
    <w:rsid w:val="00933390"/>
    <w:rsid w:val="009333BC"/>
    <w:rsid w:val="009334D5"/>
    <w:rsid w:val="009334F2"/>
    <w:rsid w:val="0093358A"/>
    <w:rsid w:val="009335CF"/>
    <w:rsid w:val="00933670"/>
    <w:rsid w:val="00933964"/>
    <w:rsid w:val="0093397F"/>
    <w:rsid w:val="00933A57"/>
    <w:rsid w:val="00933AB0"/>
    <w:rsid w:val="00933B02"/>
    <w:rsid w:val="00933CD2"/>
    <w:rsid w:val="00933DAF"/>
    <w:rsid w:val="00933E7F"/>
    <w:rsid w:val="00933EC7"/>
    <w:rsid w:val="00934092"/>
    <w:rsid w:val="00934362"/>
    <w:rsid w:val="0093447B"/>
    <w:rsid w:val="009344CE"/>
    <w:rsid w:val="009346AE"/>
    <w:rsid w:val="00934814"/>
    <w:rsid w:val="00934908"/>
    <w:rsid w:val="00934CBF"/>
    <w:rsid w:val="00934CFF"/>
    <w:rsid w:val="00934D7A"/>
    <w:rsid w:val="00934D9B"/>
    <w:rsid w:val="00934F4B"/>
    <w:rsid w:val="00934F5E"/>
    <w:rsid w:val="0093506D"/>
    <w:rsid w:val="0093519D"/>
    <w:rsid w:val="009352A1"/>
    <w:rsid w:val="00935502"/>
    <w:rsid w:val="009356CA"/>
    <w:rsid w:val="00935761"/>
    <w:rsid w:val="00935B0C"/>
    <w:rsid w:val="00935BC2"/>
    <w:rsid w:val="00935CB6"/>
    <w:rsid w:val="00935E1F"/>
    <w:rsid w:val="00935EE2"/>
    <w:rsid w:val="00935F15"/>
    <w:rsid w:val="009360FC"/>
    <w:rsid w:val="0093615C"/>
    <w:rsid w:val="00936167"/>
    <w:rsid w:val="009361F9"/>
    <w:rsid w:val="0093626A"/>
    <w:rsid w:val="00936296"/>
    <w:rsid w:val="009362BE"/>
    <w:rsid w:val="009363E5"/>
    <w:rsid w:val="00936445"/>
    <w:rsid w:val="009364B5"/>
    <w:rsid w:val="009364DE"/>
    <w:rsid w:val="009365D1"/>
    <w:rsid w:val="009366BA"/>
    <w:rsid w:val="00936733"/>
    <w:rsid w:val="00936826"/>
    <w:rsid w:val="00936B65"/>
    <w:rsid w:val="00936C24"/>
    <w:rsid w:val="00936E28"/>
    <w:rsid w:val="00936F70"/>
    <w:rsid w:val="00936F74"/>
    <w:rsid w:val="009370B7"/>
    <w:rsid w:val="009370C2"/>
    <w:rsid w:val="00937260"/>
    <w:rsid w:val="009375BA"/>
    <w:rsid w:val="00937601"/>
    <w:rsid w:val="00937706"/>
    <w:rsid w:val="0093770F"/>
    <w:rsid w:val="00937770"/>
    <w:rsid w:val="0093778D"/>
    <w:rsid w:val="00937819"/>
    <w:rsid w:val="00937950"/>
    <w:rsid w:val="009379FE"/>
    <w:rsid w:val="00937AC3"/>
    <w:rsid w:val="00937B38"/>
    <w:rsid w:val="00937C4D"/>
    <w:rsid w:val="00937DD4"/>
    <w:rsid w:val="00937E06"/>
    <w:rsid w:val="00937E45"/>
    <w:rsid w:val="00940105"/>
    <w:rsid w:val="00940249"/>
    <w:rsid w:val="00940297"/>
    <w:rsid w:val="009402FB"/>
    <w:rsid w:val="0094030B"/>
    <w:rsid w:val="00940339"/>
    <w:rsid w:val="00940531"/>
    <w:rsid w:val="00940606"/>
    <w:rsid w:val="0094065D"/>
    <w:rsid w:val="00940864"/>
    <w:rsid w:val="009409FB"/>
    <w:rsid w:val="00940B34"/>
    <w:rsid w:val="00940C08"/>
    <w:rsid w:val="00940CB2"/>
    <w:rsid w:val="00940E07"/>
    <w:rsid w:val="00940E87"/>
    <w:rsid w:val="00940EE5"/>
    <w:rsid w:val="00940F94"/>
    <w:rsid w:val="00940FF7"/>
    <w:rsid w:val="009410BC"/>
    <w:rsid w:val="009411BE"/>
    <w:rsid w:val="0094121B"/>
    <w:rsid w:val="00941361"/>
    <w:rsid w:val="009416B5"/>
    <w:rsid w:val="009416E5"/>
    <w:rsid w:val="00941845"/>
    <w:rsid w:val="009419E1"/>
    <w:rsid w:val="00941E83"/>
    <w:rsid w:val="00941F62"/>
    <w:rsid w:val="0094212E"/>
    <w:rsid w:val="009421BD"/>
    <w:rsid w:val="00942299"/>
    <w:rsid w:val="009422AA"/>
    <w:rsid w:val="009422BC"/>
    <w:rsid w:val="0094236F"/>
    <w:rsid w:val="0094241F"/>
    <w:rsid w:val="00942507"/>
    <w:rsid w:val="00942750"/>
    <w:rsid w:val="009427C3"/>
    <w:rsid w:val="009427D7"/>
    <w:rsid w:val="0094291C"/>
    <w:rsid w:val="00942AE1"/>
    <w:rsid w:val="00942B27"/>
    <w:rsid w:val="00942B65"/>
    <w:rsid w:val="00942BA4"/>
    <w:rsid w:val="00942C77"/>
    <w:rsid w:val="00942F41"/>
    <w:rsid w:val="00942F61"/>
    <w:rsid w:val="00943001"/>
    <w:rsid w:val="00943017"/>
    <w:rsid w:val="009430D9"/>
    <w:rsid w:val="00943315"/>
    <w:rsid w:val="0094334A"/>
    <w:rsid w:val="009434C6"/>
    <w:rsid w:val="00943539"/>
    <w:rsid w:val="00943610"/>
    <w:rsid w:val="0094365A"/>
    <w:rsid w:val="009436A7"/>
    <w:rsid w:val="009437CE"/>
    <w:rsid w:val="00943865"/>
    <w:rsid w:val="0094393C"/>
    <w:rsid w:val="00943971"/>
    <w:rsid w:val="00943A8F"/>
    <w:rsid w:val="00943A94"/>
    <w:rsid w:val="00943D08"/>
    <w:rsid w:val="00943E14"/>
    <w:rsid w:val="00943E86"/>
    <w:rsid w:val="00943F35"/>
    <w:rsid w:val="00944337"/>
    <w:rsid w:val="009443B8"/>
    <w:rsid w:val="0094444B"/>
    <w:rsid w:val="00944613"/>
    <w:rsid w:val="00944624"/>
    <w:rsid w:val="00944722"/>
    <w:rsid w:val="00944822"/>
    <w:rsid w:val="00944927"/>
    <w:rsid w:val="00944D4C"/>
    <w:rsid w:val="00944D65"/>
    <w:rsid w:val="00944E5F"/>
    <w:rsid w:val="00944E7F"/>
    <w:rsid w:val="00945000"/>
    <w:rsid w:val="00945072"/>
    <w:rsid w:val="0094521A"/>
    <w:rsid w:val="00945378"/>
    <w:rsid w:val="009453CE"/>
    <w:rsid w:val="009453D5"/>
    <w:rsid w:val="00945457"/>
    <w:rsid w:val="0094554C"/>
    <w:rsid w:val="009456B3"/>
    <w:rsid w:val="0094587D"/>
    <w:rsid w:val="0094598C"/>
    <w:rsid w:val="00945994"/>
    <w:rsid w:val="00945A27"/>
    <w:rsid w:val="00945ACA"/>
    <w:rsid w:val="00945B0F"/>
    <w:rsid w:val="00945D0B"/>
    <w:rsid w:val="00945E08"/>
    <w:rsid w:val="00945F68"/>
    <w:rsid w:val="00945FA9"/>
    <w:rsid w:val="00946021"/>
    <w:rsid w:val="00946339"/>
    <w:rsid w:val="00946452"/>
    <w:rsid w:val="0094651C"/>
    <w:rsid w:val="0094651F"/>
    <w:rsid w:val="00946566"/>
    <w:rsid w:val="00946718"/>
    <w:rsid w:val="00946725"/>
    <w:rsid w:val="00946817"/>
    <w:rsid w:val="00946AAA"/>
    <w:rsid w:val="00946BB5"/>
    <w:rsid w:val="00946C5D"/>
    <w:rsid w:val="00946DCD"/>
    <w:rsid w:val="00946DDE"/>
    <w:rsid w:val="00946E07"/>
    <w:rsid w:val="00946E9D"/>
    <w:rsid w:val="00947020"/>
    <w:rsid w:val="009470FF"/>
    <w:rsid w:val="00947139"/>
    <w:rsid w:val="009471A7"/>
    <w:rsid w:val="009473BC"/>
    <w:rsid w:val="009473E6"/>
    <w:rsid w:val="00947444"/>
    <w:rsid w:val="00947451"/>
    <w:rsid w:val="009474D2"/>
    <w:rsid w:val="00947658"/>
    <w:rsid w:val="00947670"/>
    <w:rsid w:val="009477C6"/>
    <w:rsid w:val="009477E0"/>
    <w:rsid w:val="00947817"/>
    <w:rsid w:val="009478C3"/>
    <w:rsid w:val="00947B42"/>
    <w:rsid w:val="00947C7D"/>
    <w:rsid w:val="00947D2A"/>
    <w:rsid w:val="00947D9C"/>
    <w:rsid w:val="009500B3"/>
    <w:rsid w:val="0095010C"/>
    <w:rsid w:val="00950287"/>
    <w:rsid w:val="009504D7"/>
    <w:rsid w:val="009504DC"/>
    <w:rsid w:val="009504E8"/>
    <w:rsid w:val="00950561"/>
    <w:rsid w:val="009505B3"/>
    <w:rsid w:val="009509F2"/>
    <w:rsid w:val="00950AE7"/>
    <w:rsid w:val="00950CE3"/>
    <w:rsid w:val="00950D60"/>
    <w:rsid w:val="00950E2E"/>
    <w:rsid w:val="00950F05"/>
    <w:rsid w:val="00950F66"/>
    <w:rsid w:val="0095114A"/>
    <w:rsid w:val="0095117B"/>
    <w:rsid w:val="00951190"/>
    <w:rsid w:val="009511C7"/>
    <w:rsid w:val="00951379"/>
    <w:rsid w:val="009513D3"/>
    <w:rsid w:val="00951412"/>
    <w:rsid w:val="0095160B"/>
    <w:rsid w:val="0095164C"/>
    <w:rsid w:val="009517DD"/>
    <w:rsid w:val="009517E3"/>
    <w:rsid w:val="0095183E"/>
    <w:rsid w:val="00951892"/>
    <w:rsid w:val="00951BB9"/>
    <w:rsid w:val="00951C9C"/>
    <w:rsid w:val="00951E59"/>
    <w:rsid w:val="00952047"/>
    <w:rsid w:val="0095205E"/>
    <w:rsid w:val="00952366"/>
    <w:rsid w:val="00952374"/>
    <w:rsid w:val="009524FE"/>
    <w:rsid w:val="00952726"/>
    <w:rsid w:val="00952800"/>
    <w:rsid w:val="00952927"/>
    <w:rsid w:val="00952A58"/>
    <w:rsid w:val="00952A8B"/>
    <w:rsid w:val="00952B1C"/>
    <w:rsid w:val="00952C6A"/>
    <w:rsid w:val="00952D10"/>
    <w:rsid w:val="00952DF7"/>
    <w:rsid w:val="00952DFE"/>
    <w:rsid w:val="00952EC2"/>
    <w:rsid w:val="00952F91"/>
    <w:rsid w:val="00952FAB"/>
    <w:rsid w:val="00952FDA"/>
    <w:rsid w:val="00953017"/>
    <w:rsid w:val="009530BF"/>
    <w:rsid w:val="009530D0"/>
    <w:rsid w:val="0095318A"/>
    <w:rsid w:val="0095324A"/>
    <w:rsid w:val="009533E0"/>
    <w:rsid w:val="0095352A"/>
    <w:rsid w:val="009536E2"/>
    <w:rsid w:val="0095370B"/>
    <w:rsid w:val="0095377A"/>
    <w:rsid w:val="009537AB"/>
    <w:rsid w:val="00953AAF"/>
    <w:rsid w:val="00953B55"/>
    <w:rsid w:val="00953BA8"/>
    <w:rsid w:val="00953BBC"/>
    <w:rsid w:val="00953E97"/>
    <w:rsid w:val="00953F89"/>
    <w:rsid w:val="00953FB5"/>
    <w:rsid w:val="00954003"/>
    <w:rsid w:val="0095406D"/>
    <w:rsid w:val="00954082"/>
    <w:rsid w:val="009540B3"/>
    <w:rsid w:val="00954187"/>
    <w:rsid w:val="00954211"/>
    <w:rsid w:val="00954519"/>
    <w:rsid w:val="009545AA"/>
    <w:rsid w:val="00954615"/>
    <w:rsid w:val="00954691"/>
    <w:rsid w:val="00954828"/>
    <w:rsid w:val="00954A7B"/>
    <w:rsid w:val="00954B0E"/>
    <w:rsid w:val="00954B28"/>
    <w:rsid w:val="00954B30"/>
    <w:rsid w:val="00954E42"/>
    <w:rsid w:val="00954F00"/>
    <w:rsid w:val="00954F96"/>
    <w:rsid w:val="009550D8"/>
    <w:rsid w:val="00955196"/>
    <w:rsid w:val="0095523A"/>
    <w:rsid w:val="009553F0"/>
    <w:rsid w:val="00955566"/>
    <w:rsid w:val="0095560E"/>
    <w:rsid w:val="0095561E"/>
    <w:rsid w:val="00955652"/>
    <w:rsid w:val="00955785"/>
    <w:rsid w:val="00955941"/>
    <w:rsid w:val="009559AD"/>
    <w:rsid w:val="00955B32"/>
    <w:rsid w:val="00955B3D"/>
    <w:rsid w:val="00955BB1"/>
    <w:rsid w:val="00955D7D"/>
    <w:rsid w:val="00955D8C"/>
    <w:rsid w:val="00955DD6"/>
    <w:rsid w:val="00955E7A"/>
    <w:rsid w:val="00955E9E"/>
    <w:rsid w:val="00955F65"/>
    <w:rsid w:val="00955F72"/>
    <w:rsid w:val="00955F91"/>
    <w:rsid w:val="00956156"/>
    <w:rsid w:val="00956167"/>
    <w:rsid w:val="009561EB"/>
    <w:rsid w:val="0095626E"/>
    <w:rsid w:val="00956354"/>
    <w:rsid w:val="009563AD"/>
    <w:rsid w:val="009563CF"/>
    <w:rsid w:val="00956438"/>
    <w:rsid w:val="009565A5"/>
    <w:rsid w:val="009565CD"/>
    <w:rsid w:val="009565FC"/>
    <w:rsid w:val="0095670E"/>
    <w:rsid w:val="00956747"/>
    <w:rsid w:val="009568C0"/>
    <w:rsid w:val="00956ACF"/>
    <w:rsid w:val="00956BEB"/>
    <w:rsid w:val="00956D29"/>
    <w:rsid w:val="00956DE1"/>
    <w:rsid w:val="00956F4F"/>
    <w:rsid w:val="00956F81"/>
    <w:rsid w:val="00957017"/>
    <w:rsid w:val="00957037"/>
    <w:rsid w:val="009570A3"/>
    <w:rsid w:val="00957257"/>
    <w:rsid w:val="009572FC"/>
    <w:rsid w:val="0095733B"/>
    <w:rsid w:val="009573DD"/>
    <w:rsid w:val="00957601"/>
    <w:rsid w:val="00957603"/>
    <w:rsid w:val="009577A6"/>
    <w:rsid w:val="009578B3"/>
    <w:rsid w:val="00957A1E"/>
    <w:rsid w:val="00957A53"/>
    <w:rsid w:val="00957B23"/>
    <w:rsid w:val="00957C63"/>
    <w:rsid w:val="00957CC4"/>
    <w:rsid w:val="00957D01"/>
    <w:rsid w:val="00957D8D"/>
    <w:rsid w:val="00957E03"/>
    <w:rsid w:val="00957E77"/>
    <w:rsid w:val="00957F2B"/>
    <w:rsid w:val="0096001E"/>
    <w:rsid w:val="00960028"/>
    <w:rsid w:val="00960121"/>
    <w:rsid w:val="009602D0"/>
    <w:rsid w:val="0096034C"/>
    <w:rsid w:val="0096037B"/>
    <w:rsid w:val="0096038A"/>
    <w:rsid w:val="009603FB"/>
    <w:rsid w:val="00960462"/>
    <w:rsid w:val="00960475"/>
    <w:rsid w:val="0096057C"/>
    <w:rsid w:val="009605DC"/>
    <w:rsid w:val="009605E5"/>
    <w:rsid w:val="00960669"/>
    <w:rsid w:val="009606E0"/>
    <w:rsid w:val="009608C6"/>
    <w:rsid w:val="00960AA0"/>
    <w:rsid w:val="00960BF4"/>
    <w:rsid w:val="00960C6C"/>
    <w:rsid w:val="00960CE1"/>
    <w:rsid w:val="00960DE3"/>
    <w:rsid w:val="00960E43"/>
    <w:rsid w:val="00960F51"/>
    <w:rsid w:val="00960F55"/>
    <w:rsid w:val="00960F6B"/>
    <w:rsid w:val="00960F80"/>
    <w:rsid w:val="00960FBA"/>
    <w:rsid w:val="00961031"/>
    <w:rsid w:val="009610AE"/>
    <w:rsid w:val="00961170"/>
    <w:rsid w:val="009611CD"/>
    <w:rsid w:val="00961234"/>
    <w:rsid w:val="009612C3"/>
    <w:rsid w:val="00961466"/>
    <w:rsid w:val="009615AE"/>
    <w:rsid w:val="00961614"/>
    <w:rsid w:val="00961616"/>
    <w:rsid w:val="009618EA"/>
    <w:rsid w:val="0096191C"/>
    <w:rsid w:val="009619A2"/>
    <w:rsid w:val="00961BDC"/>
    <w:rsid w:val="00961CEC"/>
    <w:rsid w:val="00961D9B"/>
    <w:rsid w:val="00961ED5"/>
    <w:rsid w:val="009621B9"/>
    <w:rsid w:val="00962232"/>
    <w:rsid w:val="00962378"/>
    <w:rsid w:val="00962662"/>
    <w:rsid w:val="00962725"/>
    <w:rsid w:val="009628A3"/>
    <w:rsid w:val="00962A9A"/>
    <w:rsid w:val="00962B17"/>
    <w:rsid w:val="00962B61"/>
    <w:rsid w:val="00962B87"/>
    <w:rsid w:val="00962E73"/>
    <w:rsid w:val="00962F2E"/>
    <w:rsid w:val="00962F5F"/>
    <w:rsid w:val="00962FDE"/>
    <w:rsid w:val="00962FF1"/>
    <w:rsid w:val="00962FF8"/>
    <w:rsid w:val="0096304F"/>
    <w:rsid w:val="00963133"/>
    <w:rsid w:val="009631AF"/>
    <w:rsid w:val="009632EC"/>
    <w:rsid w:val="009635E6"/>
    <w:rsid w:val="00963960"/>
    <w:rsid w:val="00963A1D"/>
    <w:rsid w:val="00963AB8"/>
    <w:rsid w:val="00963BCE"/>
    <w:rsid w:val="00963C69"/>
    <w:rsid w:val="00963D86"/>
    <w:rsid w:val="00963D92"/>
    <w:rsid w:val="00963DFD"/>
    <w:rsid w:val="00963E7F"/>
    <w:rsid w:val="00963E92"/>
    <w:rsid w:val="00963F07"/>
    <w:rsid w:val="00963FD0"/>
    <w:rsid w:val="00964233"/>
    <w:rsid w:val="0096426E"/>
    <w:rsid w:val="00964476"/>
    <w:rsid w:val="009644A5"/>
    <w:rsid w:val="009644BC"/>
    <w:rsid w:val="00964593"/>
    <w:rsid w:val="009649BF"/>
    <w:rsid w:val="00964C0C"/>
    <w:rsid w:val="00964C76"/>
    <w:rsid w:val="00964F61"/>
    <w:rsid w:val="009650A3"/>
    <w:rsid w:val="00965141"/>
    <w:rsid w:val="009651A1"/>
    <w:rsid w:val="009653C3"/>
    <w:rsid w:val="009655FC"/>
    <w:rsid w:val="00965680"/>
    <w:rsid w:val="00965727"/>
    <w:rsid w:val="00965736"/>
    <w:rsid w:val="00965879"/>
    <w:rsid w:val="009659D2"/>
    <w:rsid w:val="00965BEE"/>
    <w:rsid w:val="00965C8B"/>
    <w:rsid w:val="00965CC8"/>
    <w:rsid w:val="00965CE1"/>
    <w:rsid w:val="00965D77"/>
    <w:rsid w:val="00965DCE"/>
    <w:rsid w:val="00965ED6"/>
    <w:rsid w:val="00966052"/>
    <w:rsid w:val="00966080"/>
    <w:rsid w:val="00966085"/>
    <w:rsid w:val="0096608D"/>
    <w:rsid w:val="0096635E"/>
    <w:rsid w:val="0096636B"/>
    <w:rsid w:val="009663AB"/>
    <w:rsid w:val="009664D3"/>
    <w:rsid w:val="0096650F"/>
    <w:rsid w:val="00966658"/>
    <w:rsid w:val="009666F3"/>
    <w:rsid w:val="009668AA"/>
    <w:rsid w:val="009668AD"/>
    <w:rsid w:val="009668AE"/>
    <w:rsid w:val="009668B7"/>
    <w:rsid w:val="009669AF"/>
    <w:rsid w:val="00966B60"/>
    <w:rsid w:val="00966BE3"/>
    <w:rsid w:val="00966DBC"/>
    <w:rsid w:val="00966E66"/>
    <w:rsid w:val="00966F7A"/>
    <w:rsid w:val="00966F9C"/>
    <w:rsid w:val="00966FC1"/>
    <w:rsid w:val="009670BA"/>
    <w:rsid w:val="00967206"/>
    <w:rsid w:val="009672CC"/>
    <w:rsid w:val="009674D7"/>
    <w:rsid w:val="009675A8"/>
    <w:rsid w:val="0096775F"/>
    <w:rsid w:val="009679A9"/>
    <w:rsid w:val="00967BFC"/>
    <w:rsid w:val="00967E13"/>
    <w:rsid w:val="00967E7E"/>
    <w:rsid w:val="00967EF0"/>
    <w:rsid w:val="00967F89"/>
    <w:rsid w:val="009701AE"/>
    <w:rsid w:val="00970336"/>
    <w:rsid w:val="0097053F"/>
    <w:rsid w:val="00970672"/>
    <w:rsid w:val="009706C3"/>
    <w:rsid w:val="009708FB"/>
    <w:rsid w:val="00970B09"/>
    <w:rsid w:val="00970C24"/>
    <w:rsid w:val="00970C7A"/>
    <w:rsid w:val="00970CD5"/>
    <w:rsid w:val="00970CFE"/>
    <w:rsid w:val="00970E9F"/>
    <w:rsid w:val="00971013"/>
    <w:rsid w:val="009710D5"/>
    <w:rsid w:val="0097125E"/>
    <w:rsid w:val="0097134F"/>
    <w:rsid w:val="00971356"/>
    <w:rsid w:val="009713F7"/>
    <w:rsid w:val="009715CB"/>
    <w:rsid w:val="00971618"/>
    <w:rsid w:val="0097164C"/>
    <w:rsid w:val="00971740"/>
    <w:rsid w:val="009717FA"/>
    <w:rsid w:val="00971819"/>
    <w:rsid w:val="009718E6"/>
    <w:rsid w:val="00971A62"/>
    <w:rsid w:val="00971AA8"/>
    <w:rsid w:val="00971B45"/>
    <w:rsid w:val="00971BE6"/>
    <w:rsid w:val="00971C3A"/>
    <w:rsid w:val="00971CCF"/>
    <w:rsid w:val="00971EB1"/>
    <w:rsid w:val="00971FBA"/>
    <w:rsid w:val="009720C7"/>
    <w:rsid w:val="0097212E"/>
    <w:rsid w:val="00972180"/>
    <w:rsid w:val="00972205"/>
    <w:rsid w:val="0097223C"/>
    <w:rsid w:val="00972398"/>
    <w:rsid w:val="00972449"/>
    <w:rsid w:val="00972A0D"/>
    <w:rsid w:val="00972F1D"/>
    <w:rsid w:val="00972F2E"/>
    <w:rsid w:val="0097320A"/>
    <w:rsid w:val="00973476"/>
    <w:rsid w:val="00973477"/>
    <w:rsid w:val="0097349F"/>
    <w:rsid w:val="009734CB"/>
    <w:rsid w:val="0097352B"/>
    <w:rsid w:val="00973646"/>
    <w:rsid w:val="0097366E"/>
    <w:rsid w:val="009736C2"/>
    <w:rsid w:val="009736CE"/>
    <w:rsid w:val="009737EA"/>
    <w:rsid w:val="00973831"/>
    <w:rsid w:val="009738F9"/>
    <w:rsid w:val="0097395C"/>
    <w:rsid w:val="009739B1"/>
    <w:rsid w:val="00973AD7"/>
    <w:rsid w:val="00973ED6"/>
    <w:rsid w:val="00973FA2"/>
    <w:rsid w:val="00974089"/>
    <w:rsid w:val="00974148"/>
    <w:rsid w:val="0097432A"/>
    <w:rsid w:val="0097439C"/>
    <w:rsid w:val="009743A6"/>
    <w:rsid w:val="009746F1"/>
    <w:rsid w:val="0097488B"/>
    <w:rsid w:val="00974930"/>
    <w:rsid w:val="00974991"/>
    <w:rsid w:val="00974AD7"/>
    <w:rsid w:val="00974B63"/>
    <w:rsid w:val="00974D1F"/>
    <w:rsid w:val="00974D56"/>
    <w:rsid w:val="00974DBB"/>
    <w:rsid w:val="00974EAE"/>
    <w:rsid w:val="00974F88"/>
    <w:rsid w:val="00975090"/>
    <w:rsid w:val="00975223"/>
    <w:rsid w:val="00975279"/>
    <w:rsid w:val="00975288"/>
    <w:rsid w:val="009752E3"/>
    <w:rsid w:val="0097533C"/>
    <w:rsid w:val="00975394"/>
    <w:rsid w:val="009753EA"/>
    <w:rsid w:val="009754EF"/>
    <w:rsid w:val="00975575"/>
    <w:rsid w:val="00975634"/>
    <w:rsid w:val="00975636"/>
    <w:rsid w:val="0097565F"/>
    <w:rsid w:val="00975684"/>
    <w:rsid w:val="009756CD"/>
    <w:rsid w:val="009759FB"/>
    <w:rsid w:val="00975AB9"/>
    <w:rsid w:val="00975BCB"/>
    <w:rsid w:val="00975D70"/>
    <w:rsid w:val="00976023"/>
    <w:rsid w:val="0097611F"/>
    <w:rsid w:val="0097614B"/>
    <w:rsid w:val="00976228"/>
    <w:rsid w:val="00976257"/>
    <w:rsid w:val="0097635E"/>
    <w:rsid w:val="009763D4"/>
    <w:rsid w:val="009764E2"/>
    <w:rsid w:val="009764E3"/>
    <w:rsid w:val="0097654F"/>
    <w:rsid w:val="00976599"/>
    <w:rsid w:val="00976668"/>
    <w:rsid w:val="009766C7"/>
    <w:rsid w:val="0097676C"/>
    <w:rsid w:val="0097698B"/>
    <w:rsid w:val="009769BE"/>
    <w:rsid w:val="00976A57"/>
    <w:rsid w:val="00976A59"/>
    <w:rsid w:val="00976B4B"/>
    <w:rsid w:val="00976D55"/>
    <w:rsid w:val="00976DF1"/>
    <w:rsid w:val="0097723B"/>
    <w:rsid w:val="00977495"/>
    <w:rsid w:val="00977540"/>
    <w:rsid w:val="009775CD"/>
    <w:rsid w:val="00977628"/>
    <w:rsid w:val="0097763A"/>
    <w:rsid w:val="009776C0"/>
    <w:rsid w:val="00977806"/>
    <w:rsid w:val="0097795B"/>
    <w:rsid w:val="00977B19"/>
    <w:rsid w:val="00977D93"/>
    <w:rsid w:val="00977DF2"/>
    <w:rsid w:val="00977FCA"/>
    <w:rsid w:val="00980170"/>
    <w:rsid w:val="0098053C"/>
    <w:rsid w:val="0098055F"/>
    <w:rsid w:val="009807C8"/>
    <w:rsid w:val="00980A12"/>
    <w:rsid w:val="00980A86"/>
    <w:rsid w:val="00980B58"/>
    <w:rsid w:val="00980B90"/>
    <w:rsid w:val="00980D47"/>
    <w:rsid w:val="00980F00"/>
    <w:rsid w:val="00980F61"/>
    <w:rsid w:val="009810E2"/>
    <w:rsid w:val="0098117D"/>
    <w:rsid w:val="00981206"/>
    <w:rsid w:val="0098125B"/>
    <w:rsid w:val="0098136E"/>
    <w:rsid w:val="00981463"/>
    <w:rsid w:val="00981675"/>
    <w:rsid w:val="00981708"/>
    <w:rsid w:val="00981792"/>
    <w:rsid w:val="009818B9"/>
    <w:rsid w:val="009818DC"/>
    <w:rsid w:val="009819CB"/>
    <w:rsid w:val="00981A7A"/>
    <w:rsid w:val="00981ABD"/>
    <w:rsid w:val="00981B0E"/>
    <w:rsid w:val="00981B3C"/>
    <w:rsid w:val="00981BC3"/>
    <w:rsid w:val="00981BC8"/>
    <w:rsid w:val="00981CC0"/>
    <w:rsid w:val="00981CD6"/>
    <w:rsid w:val="00981E74"/>
    <w:rsid w:val="0098225B"/>
    <w:rsid w:val="00982329"/>
    <w:rsid w:val="00982370"/>
    <w:rsid w:val="0098245C"/>
    <w:rsid w:val="009824B3"/>
    <w:rsid w:val="00982533"/>
    <w:rsid w:val="009825C5"/>
    <w:rsid w:val="009826A8"/>
    <w:rsid w:val="009826E6"/>
    <w:rsid w:val="009827DB"/>
    <w:rsid w:val="009829E9"/>
    <w:rsid w:val="00982D02"/>
    <w:rsid w:val="00982E4A"/>
    <w:rsid w:val="00982E89"/>
    <w:rsid w:val="00982EE9"/>
    <w:rsid w:val="00982F38"/>
    <w:rsid w:val="00982F46"/>
    <w:rsid w:val="00982F7C"/>
    <w:rsid w:val="0098300D"/>
    <w:rsid w:val="0098305B"/>
    <w:rsid w:val="009830C3"/>
    <w:rsid w:val="009831A4"/>
    <w:rsid w:val="00983207"/>
    <w:rsid w:val="00983232"/>
    <w:rsid w:val="009832F6"/>
    <w:rsid w:val="00983332"/>
    <w:rsid w:val="0098350B"/>
    <w:rsid w:val="00983870"/>
    <w:rsid w:val="00983D5D"/>
    <w:rsid w:val="00984047"/>
    <w:rsid w:val="009840FC"/>
    <w:rsid w:val="009841AE"/>
    <w:rsid w:val="00984219"/>
    <w:rsid w:val="0098421A"/>
    <w:rsid w:val="0098427F"/>
    <w:rsid w:val="00984287"/>
    <w:rsid w:val="009842D3"/>
    <w:rsid w:val="00984336"/>
    <w:rsid w:val="00984442"/>
    <w:rsid w:val="0098444E"/>
    <w:rsid w:val="009846D5"/>
    <w:rsid w:val="009848D5"/>
    <w:rsid w:val="00984906"/>
    <w:rsid w:val="0098499E"/>
    <w:rsid w:val="009849A9"/>
    <w:rsid w:val="00984B37"/>
    <w:rsid w:val="00984BDD"/>
    <w:rsid w:val="00984D52"/>
    <w:rsid w:val="00984F13"/>
    <w:rsid w:val="00984F25"/>
    <w:rsid w:val="00984FF3"/>
    <w:rsid w:val="0098510F"/>
    <w:rsid w:val="00985117"/>
    <w:rsid w:val="0098514B"/>
    <w:rsid w:val="009856A8"/>
    <w:rsid w:val="009857AC"/>
    <w:rsid w:val="009858C1"/>
    <w:rsid w:val="00985953"/>
    <w:rsid w:val="00985972"/>
    <w:rsid w:val="00985AF6"/>
    <w:rsid w:val="00985B86"/>
    <w:rsid w:val="00985B89"/>
    <w:rsid w:val="00985CD9"/>
    <w:rsid w:val="00985EE0"/>
    <w:rsid w:val="00985F72"/>
    <w:rsid w:val="00985F98"/>
    <w:rsid w:val="00985F9C"/>
    <w:rsid w:val="00985FEF"/>
    <w:rsid w:val="00986067"/>
    <w:rsid w:val="009861BE"/>
    <w:rsid w:val="009861FB"/>
    <w:rsid w:val="00986210"/>
    <w:rsid w:val="009863DE"/>
    <w:rsid w:val="009863EC"/>
    <w:rsid w:val="00986496"/>
    <w:rsid w:val="009867AE"/>
    <w:rsid w:val="00986A7E"/>
    <w:rsid w:val="00986A82"/>
    <w:rsid w:val="00986AC3"/>
    <w:rsid w:val="00986BCA"/>
    <w:rsid w:val="00986C72"/>
    <w:rsid w:val="00986D3D"/>
    <w:rsid w:val="00986D8D"/>
    <w:rsid w:val="00986DD3"/>
    <w:rsid w:val="00986E6F"/>
    <w:rsid w:val="00986E9E"/>
    <w:rsid w:val="00986FD2"/>
    <w:rsid w:val="009870A3"/>
    <w:rsid w:val="0098724E"/>
    <w:rsid w:val="00987383"/>
    <w:rsid w:val="00987386"/>
    <w:rsid w:val="009873B2"/>
    <w:rsid w:val="009873B9"/>
    <w:rsid w:val="009873EE"/>
    <w:rsid w:val="009874A2"/>
    <w:rsid w:val="009874E5"/>
    <w:rsid w:val="00987558"/>
    <w:rsid w:val="00987753"/>
    <w:rsid w:val="009877E8"/>
    <w:rsid w:val="009879DC"/>
    <w:rsid w:val="00987BE8"/>
    <w:rsid w:val="00987D00"/>
    <w:rsid w:val="00987D6C"/>
    <w:rsid w:val="00987EDD"/>
    <w:rsid w:val="0099007C"/>
    <w:rsid w:val="009900FE"/>
    <w:rsid w:val="00990108"/>
    <w:rsid w:val="0099016F"/>
    <w:rsid w:val="0099023C"/>
    <w:rsid w:val="009902CE"/>
    <w:rsid w:val="009904F7"/>
    <w:rsid w:val="00990662"/>
    <w:rsid w:val="00990805"/>
    <w:rsid w:val="00990B91"/>
    <w:rsid w:val="00990BDA"/>
    <w:rsid w:val="00990EFB"/>
    <w:rsid w:val="0099105F"/>
    <w:rsid w:val="0099115B"/>
    <w:rsid w:val="00991163"/>
    <w:rsid w:val="009911F1"/>
    <w:rsid w:val="00991226"/>
    <w:rsid w:val="0099122F"/>
    <w:rsid w:val="0099129C"/>
    <w:rsid w:val="009912DB"/>
    <w:rsid w:val="009913C7"/>
    <w:rsid w:val="00991550"/>
    <w:rsid w:val="00991602"/>
    <w:rsid w:val="0099161D"/>
    <w:rsid w:val="009918B6"/>
    <w:rsid w:val="00991912"/>
    <w:rsid w:val="00991956"/>
    <w:rsid w:val="009919AA"/>
    <w:rsid w:val="00991A1A"/>
    <w:rsid w:val="00991AC8"/>
    <w:rsid w:val="00991C1D"/>
    <w:rsid w:val="00991D51"/>
    <w:rsid w:val="00991E18"/>
    <w:rsid w:val="00991F00"/>
    <w:rsid w:val="009920E3"/>
    <w:rsid w:val="009920F1"/>
    <w:rsid w:val="009921A1"/>
    <w:rsid w:val="009922D3"/>
    <w:rsid w:val="00992402"/>
    <w:rsid w:val="00992427"/>
    <w:rsid w:val="00992498"/>
    <w:rsid w:val="009925BA"/>
    <w:rsid w:val="009928C1"/>
    <w:rsid w:val="00992915"/>
    <w:rsid w:val="00992A40"/>
    <w:rsid w:val="00992CBA"/>
    <w:rsid w:val="00992DA1"/>
    <w:rsid w:val="00992E3E"/>
    <w:rsid w:val="00992EC5"/>
    <w:rsid w:val="009930E4"/>
    <w:rsid w:val="00993349"/>
    <w:rsid w:val="009934C4"/>
    <w:rsid w:val="009937AD"/>
    <w:rsid w:val="009937CA"/>
    <w:rsid w:val="0099385D"/>
    <w:rsid w:val="00993877"/>
    <w:rsid w:val="00993880"/>
    <w:rsid w:val="009938A1"/>
    <w:rsid w:val="00993919"/>
    <w:rsid w:val="009939EC"/>
    <w:rsid w:val="00993B9C"/>
    <w:rsid w:val="00993CB0"/>
    <w:rsid w:val="00993CDA"/>
    <w:rsid w:val="00993E0F"/>
    <w:rsid w:val="00993EEB"/>
    <w:rsid w:val="00993F31"/>
    <w:rsid w:val="009942CC"/>
    <w:rsid w:val="009944F5"/>
    <w:rsid w:val="00994554"/>
    <w:rsid w:val="00994580"/>
    <w:rsid w:val="00994586"/>
    <w:rsid w:val="009945E1"/>
    <w:rsid w:val="009946AE"/>
    <w:rsid w:val="009946BF"/>
    <w:rsid w:val="0099473D"/>
    <w:rsid w:val="00994882"/>
    <w:rsid w:val="009948CD"/>
    <w:rsid w:val="00994A34"/>
    <w:rsid w:val="00994D95"/>
    <w:rsid w:val="00994F22"/>
    <w:rsid w:val="00994F30"/>
    <w:rsid w:val="009952ED"/>
    <w:rsid w:val="00995379"/>
    <w:rsid w:val="00995404"/>
    <w:rsid w:val="00995430"/>
    <w:rsid w:val="00995636"/>
    <w:rsid w:val="00995822"/>
    <w:rsid w:val="00995837"/>
    <w:rsid w:val="00995861"/>
    <w:rsid w:val="00995877"/>
    <w:rsid w:val="00995948"/>
    <w:rsid w:val="00995999"/>
    <w:rsid w:val="00995B35"/>
    <w:rsid w:val="00995CA6"/>
    <w:rsid w:val="00995CA8"/>
    <w:rsid w:val="00995ED6"/>
    <w:rsid w:val="00995EED"/>
    <w:rsid w:val="00995FA0"/>
    <w:rsid w:val="00995FCB"/>
    <w:rsid w:val="0099608F"/>
    <w:rsid w:val="009964C7"/>
    <w:rsid w:val="0099652D"/>
    <w:rsid w:val="009967E7"/>
    <w:rsid w:val="009968B1"/>
    <w:rsid w:val="009968C5"/>
    <w:rsid w:val="009969F2"/>
    <w:rsid w:val="00996A82"/>
    <w:rsid w:val="00996D5B"/>
    <w:rsid w:val="00996E09"/>
    <w:rsid w:val="0099701E"/>
    <w:rsid w:val="00997026"/>
    <w:rsid w:val="009970A5"/>
    <w:rsid w:val="0099739E"/>
    <w:rsid w:val="0099745E"/>
    <w:rsid w:val="009976B7"/>
    <w:rsid w:val="009977A7"/>
    <w:rsid w:val="0099780B"/>
    <w:rsid w:val="00997838"/>
    <w:rsid w:val="009979CF"/>
    <w:rsid w:val="00997A2A"/>
    <w:rsid w:val="00997ABD"/>
    <w:rsid w:val="00997AD1"/>
    <w:rsid w:val="00997AF3"/>
    <w:rsid w:val="00997B4A"/>
    <w:rsid w:val="00997B74"/>
    <w:rsid w:val="00997C7D"/>
    <w:rsid w:val="00997D52"/>
    <w:rsid w:val="00997F5E"/>
    <w:rsid w:val="009A00AB"/>
    <w:rsid w:val="009A00D5"/>
    <w:rsid w:val="009A01DF"/>
    <w:rsid w:val="009A0209"/>
    <w:rsid w:val="009A02E6"/>
    <w:rsid w:val="009A037C"/>
    <w:rsid w:val="009A0441"/>
    <w:rsid w:val="009A0472"/>
    <w:rsid w:val="009A068F"/>
    <w:rsid w:val="009A082B"/>
    <w:rsid w:val="009A0831"/>
    <w:rsid w:val="009A08B7"/>
    <w:rsid w:val="009A0964"/>
    <w:rsid w:val="009A0B4F"/>
    <w:rsid w:val="009A0C68"/>
    <w:rsid w:val="009A0DB6"/>
    <w:rsid w:val="009A0EE2"/>
    <w:rsid w:val="009A107B"/>
    <w:rsid w:val="009A1097"/>
    <w:rsid w:val="009A10CA"/>
    <w:rsid w:val="009A14C6"/>
    <w:rsid w:val="009A1544"/>
    <w:rsid w:val="009A1579"/>
    <w:rsid w:val="009A15D4"/>
    <w:rsid w:val="009A18BF"/>
    <w:rsid w:val="009A1916"/>
    <w:rsid w:val="009A19CD"/>
    <w:rsid w:val="009A1B52"/>
    <w:rsid w:val="009A1BB5"/>
    <w:rsid w:val="009A1C6A"/>
    <w:rsid w:val="009A1CA5"/>
    <w:rsid w:val="009A1E37"/>
    <w:rsid w:val="009A1EA4"/>
    <w:rsid w:val="009A1FDE"/>
    <w:rsid w:val="009A21B4"/>
    <w:rsid w:val="009A2222"/>
    <w:rsid w:val="009A2282"/>
    <w:rsid w:val="009A2380"/>
    <w:rsid w:val="009A23AC"/>
    <w:rsid w:val="009A23CF"/>
    <w:rsid w:val="009A2698"/>
    <w:rsid w:val="009A26A0"/>
    <w:rsid w:val="009A2A7E"/>
    <w:rsid w:val="009A2C29"/>
    <w:rsid w:val="009A2E23"/>
    <w:rsid w:val="009A2E5F"/>
    <w:rsid w:val="009A2E7F"/>
    <w:rsid w:val="009A2F41"/>
    <w:rsid w:val="009A2FFF"/>
    <w:rsid w:val="009A32C7"/>
    <w:rsid w:val="009A334A"/>
    <w:rsid w:val="009A33BE"/>
    <w:rsid w:val="009A344D"/>
    <w:rsid w:val="009A3601"/>
    <w:rsid w:val="009A38A8"/>
    <w:rsid w:val="009A3900"/>
    <w:rsid w:val="009A3ACA"/>
    <w:rsid w:val="009A3BF3"/>
    <w:rsid w:val="009A3D0B"/>
    <w:rsid w:val="009A3D2D"/>
    <w:rsid w:val="009A3D9F"/>
    <w:rsid w:val="009A3E7F"/>
    <w:rsid w:val="009A426E"/>
    <w:rsid w:val="009A427A"/>
    <w:rsid w:val="009A43AD"/>
    <w:rsid w:val="009A46CE"/>
    <w:rsid w:val="009A47A9"/>
    <w:rsid w:val="009A480D"/>
    <w:rsid w:val="009A4810"/>
    <w:rsid w:val="009A48AA"/>
    <w:rsid w:val="009A4934"/>
    <w:rsid w:val="009A4A3B"/>
    <w:rsid w:val="009A4AC1"/>
    <w:rsid w:val="009A4D0A"/>
    <w:rsid w:val="009A4D3D"/>
    <w:rsid w:val="009A4DD9"/>
    <w:rsid w:val="009A4E1E"/>
    <w:rsid w:val="009A4EBB"/>
    <w:rsid w:val="009A4EFB"/>
    <w:rsid w:val="009A51EC"/>
    <w:rsid w:val="009A51F2"/>
    <w:rsid w:val="009A5517"/>
    <w:rsid w:val="009A556F"/>
    <w:rsid w:val="009A5733"/>
    <w:rsid w:val="009A5A2F"/>
    <w:rsid w:val="009A5A4B"/>
    <w:rsid w:val="009A5A74"/>
    <w:rsid w:val="009A5A8F"/>
    <w:rsid w:val="009A5B66"/>
    <w:rsid w:val="009A5B96"/>
    <w:rsid w:val="009A5C3F"/>
    <w:rsid w:val="009A5D30"/>
    <w:rsid w:val="009A5E08"/>
    <w:rsid w:val="009A5F9D"/>
    <w:rsid w:val="009A5FB4"/>
    <w:rsid w:val="009A5FE8"/>
    <w:rsid w:val="009A6026"/>
    <w:rsid w:val="009A60A8"/>
    <w:rsid w:val="009A60DF"/>
    <w:rsid w:val="009A6117"/>
    <w:rsid w:val="009A6150"/>
    <w:rsid w:val="009A61F9"/>
    <w:rsid w:val="009A62C6"/>
    <w:rsid w:val="009A62C8"/>
    <w:rsid w:val="009A6407"/>
    <w:rsid w:val="009A6453"/>
    <w:rsid w:val="009A6489"/>
    <w:rsid w:val="009A653B"/>
    <w:rsid w:val="009A6610"/>
    <w:rsid w:val="009A670E"/>
    <w:rsid w:val="009A676F"/>
    <w:rsid w:val="009A6AC2"/>
    <w:rsid w:val="009A6B96"/>
    <w:rsid w:val="009A6BBA"/>
    <w:rsid w:val="009A6BD4"/>
    <w:rsid w:val="009A6CEC"/>
    <w:rsid w:val="009A6DB0"/>
    <w:rsid w:val="009A6DBB"/>
    <w:rsid w:val="009A6E1B"/>
    <w:rsid w:val="009A6E63"/>
    <w:rsid w:val="009A6F53"/>
    <w:rsid w:val="009A6F8F"/>
    <w:rsid w:val="009A6FB6"/>
    <w:rsid w:val="009A6FDB"/>
    <w:rsid w:val="009A709B"/>
    <w:rsid w:val="009A72ED"/>
    <w:rsid w:val="009A746D"/>
    <w:rsid w:val="009A7547"/>
    <w:rsid w:val="009A7917"/>
    <w:rsid w:val="009A7A5A"/>
    <w:rsid w:val="009A7B6B"/>
    <w:rsid w:val="009A7C92"/>
    <w:rsid w:val="009A7CA5"/>
    <w:rsid w:val="009A7D24"/>
    <w:rsid w:val="009A7FA4"/>
    <w:rsid w:val="009A7FE6"/>
    <w:rsid w:val="009A7FF5"/>
    <w:rsid w:val="009B0078"/>
    <w:rsid w:val="009B008A"/>
    <w:rsid w:val="009B0132"/>
    <w:rsid w:val="009B0160"/>
    <w:rsid w:val="009B0176"/>
    <w:rsid w:val="009B04A4"/>
    <w:rsid w:val="009B04E6"/>
    <w:rsid w:val="009B0582"/>
    <w:rsid w:val="009B062B"/>
    <w:rsid w:val="009B08EF"/>
    <w:rsid w:val="009B08FC"/>
    <w:rsid w:val="009B099C"/>
    <w:rsid w:val="009B0B01"/>
    <w:rsid w:val="009B0B50"/>
    <w:rsid w:val="009B0B58"/>
    <w:rsid w:val="009B0B7B"/>
    <w:rsid w:val="009B0DA2"/>
    <w:rsid w:val="009B0DC0"/>
    <w:rsid w:val="009B0F27"/>
    <w:rsid w:val="009B0F40"/>
    <w:rsid w:val="009B0F66"/>
    <w:rsid w:val="009B10E4"/>
    <w:rsid w:val="009B1191"/>
    <w:rsid w:val="009B12F4"/>
    <w:rsid w:val="009B1356"/>
    <w:rsid w:val="009B140D"/>
    <w:rsid w:val="009B14EB"/>
    <w:rsid w:val="009B157C"/>
    <w:rsid w:val="009B15B0"/>
    <w:rsid w:val="009B1693"/>
    <w:rsid w:val="009B173C"/>
    <w:rsid w:val="009B17E6"/>
    <w:rsid w:val="009B1967"/>
    <w:rsid w:val="009B1A7D"/>
    <w:rsid w:val="009B1B1C"/>
    <w:rsid w:val="009B1E68"/>
    <w:rsid w:val="009B1E7A"/>
    <w:rsid w:val="009B1EDD"/>
    <w:rsid w:val="009B1EFF"/>
    <w:rsid w:val="009B223E"/>
    <w:rsid w:val="009B23F4"/>
    <w:rsid w:val="009B27AC"/>
    <w:rsid w:val="009B27DB"/>
    <w:rsid w:val="009B2A10"/>
    <w:rsid w:val="009B2A39"/>
    <w:rsid w:val="009B2B09"/>
    <w:rsid w:val="009B2BC1"/>
    <w:rsid w:val="009B2C26"/>
    <w:rsid w:val="009B2EA5"/>
    <w:rsid w:val="009B3076"/>
    <w:rsid w:val="009B307B"/>
    <w:rsid w:val="009B32AF"/>
    <w:rsid w:val="009B3347"/>
    <w:rsid w:val="009B3411"/>
    <w:rsid w:val="009B34D5"/>
    <w:rsid w:val="009B3567"/>
    <w:rsid w:val="009B3617"/>
    <w:rsid w:val="009B371E"/>
    <w:rsid w:val="009B37B9"/>
    <w:rsid w:val="009B39A2"/>
    <w:rsid w:val="009B3A2A"/>
    <w:rsid w:val="009B3A8A"/>
    <w:rsid w:val="009B3BF0"/>
    <w:rsid w:val="009B3C23"/>
    <w:rsid w:val="009B3D0E"/>
    <w:rsid w:val="009B3D52"/>
    <w:rsid w:val="009B3E71"/>
    <w:rsid w:val="009B3FE3"/>
    <w:rsid w:val="009B400B"/>
    <w:rsid w:val="009B41BA"/>
    <w:rsid w:val="009B432C"/>
    <w:rsid w:val="009B434B"/>
    <w:rsid w:val="009B44C8"/>
    <w:rsid w:val="009B4556"/>
    <w:rsid w:val="009B4558"/>
    <w:rsid w:val="009B4623"/>
    <w:rsid w:val="009B465A"/>
    <w:rsid w:val="009B4858"/>
    <w:rsid w:val="009B48AA"/>
    <w:rsid w:val="009B48F1"/>
    <w:rsid w:val="009B4ACE"/>
    <w:rsid w:val="009B4B0D"/>
    <w:rsid w:val="009B4B3D"/>
    <w:rsid w:val="009B4B47"/>
    <w:rsid w:val="009B4B6F"/>
    <w:rsid w:val="009B4BA7"/>
    <w:rsid w:val="009B4C3D"/>
    <w:rsid w:val="009B4D55"/>
    <w:rsid w:val="009B50DD"/>
    <w:rsid w:val="009B5285"/>
    <w:rsid w:val="009B54A6"/>
    <w:rsid w:val="009B54CD"/>
    <w:rsid w:val="009B56AA"/>
    <w:rsid w:val="009B57FF"/>
    <w:rsid w:val="009B5877"/>
    <w:rsid w:val="009B587A"/>
    <w:rsid w:val="009B5896"/>
    <w:rsid w:val="009B58CA"/>
    <w:rsid w:val="009B5952"/>
    <w:rsid w:val="009B5D5F"/>
    <w:rsid w:val="009B5D71"/>
    <w:rsid w:val="009B5DCC"/>
    <w:rsid w:val="009B5EC0"/>
    <w:rsid w:val="009B6057"/>
    <w:rsid w:val="009B6120"/>
    <w:rsid w:val="009B61D6"/>
    <w:rsid w:val="009B65E4"/>
    <w:rsid w:val="009B665B"/>
    <w:rsid w:val="009B6699"/>
    <w:rsid w:val="009B68AA"/>
    <w:rsid w:val="009B6A22"/>
    <w:rsid w:val="009B6A95"/>
    <w:rsid w:val="009B6BE3"/>
    <w:rsid w:val="009B6C7B"/>
    <w:rsid w:val="009B6C97"/>
    <w:rsid w:val="009B6CE3"/>
    <w:rsid w:val="009B6D9B"/>
    <w:rsid w:val="009B6DCC"/>
    <w:rsid w:val="009B6FAB"/>
    <w:rsid w:val="009B710F"/>
    <w:rsid w:val="009B7263"/>
    <w:rsid w:val="009B7670"/>
    <w:rsid w:val="009B76E1"/>
    <w:rsid w:val="009B779A"/>
    <w:rsid w:val="009B78CC"/>
    <w:rsid w:val="009B7C40"/>
    <w:rsid w:val="009B7D36"/>
    <w:rsid w:val="009B7F31"/>
    <w:rsid w:val="009BA0C8"/>
    <w:rsid w:val="009C0078"/>
    <w:rsid w:val="009C008E"/>
    <w:rsid w:val="009C0222"/>
    <w:rsid w:val="009C0305"/>
    <w:rsid w:val="009C04C9"/>
    <w:rsid w:val="009C0737"/>
    <w:rsid w:val="009C074A"/>
    <w:rsid w:val="009C0866"/>
    <w:rsid w:val="009C090C"/>
    <w:rsid w:val="009C0BDD"/>
    <w:rsid w:val="009C0C55"/>
    <w:rsid w:val="009C0C60"/>
    <w:rsid w:val="009C0CBC"/>
    <w:rsid w:val="009C0D96"/>
    <w:rsid w:val="009C0E11"/>
    <w:rsid w:val="009C0E16"/>
    <w:rsid w:val="009C0ED0"/>
    <w:rsid w:val="009C10B6"/>
    <w:rsid w:val="009C1317"/>
    <w:rsid w:val="009C13D0"/>
    <w:rsid w:val="009C1513"/>
    <w:rsid w:val="009C1591"/>
    <w:rsid w:val="009C1700"/>
    <w:rsid w:val="009C17D1"/>
    <w:rsid w:val="009C1814"/>
    <w:rsid w:val="009C1892"/>
    <w:rsid w:val="009C18C6"/>
    <w:rsid w:val="009C1978"/>
    <w:rsid w:val="009C19CC"/>
    <w:rsid w:val="009C1A8A"/>
    <w:rsid w:val="009C1B76"/>
    <w:rsid w:val="009C1B81"/>
    <w:rsid w:val="009C1BFF"/>
    <w:rsid w:val="009C1CC9"/>
    <w:rsid w:val="009C21C3"/>
    <w:rsid w:val="009C2473"/>
    <w:rsid w:val="009C247B"/>
    <w:rsid w:val="009C24D1"/>
    <w:rsid w:val="009C2557"/>
    <w:rsid w:val="009C2559"/>
    <w:rsid w:val="009C25BA"/>
    <w:rsid w:val="009C262F"/>
    <w:rsid w:val="009C2687"/>
    <w:rsid w:val="009C27D6"/>
    <w:rsid w:val="009C2896"/>
    <w:rsid w:val="009C2BA9"/>
    <w:rsid w:val="009C2C0F"/>
    <w:rsid w:val="009C2C6C"/>
    <w:rsid w:val="009C2D41"/>
    <w:rsid w:val="009C2D60"/>
    <w:rsid w:val="009C2E56"/>
    <w:rsid w:val="009C30E7"/>
    <w:rsid w:val="009C3108"/>
    <w:rsid w:val="009C323B"/>
    <w:rsid w:val="009C3250"/>
    <w:rsid w:val="009C325B"/>
    <w:rsid w:val="009C32B0"/>
    <w:rsid w:val="009C3400"/>
    <w:rsid w:val="009C350F"/>
    <w:rsid w:val="009C3627"/>
    <w:rsid w:val="009C3677"/>
    <w:rsid w:val="009C3738"/>
    <w:rsid w:val="009C3982"/>
    <w:rsid w:val="009C3B37"/>
    <w:rsid w:val="009C3BEB"/>
    <w:rsid w:val="009C3C7A"/>
    <w:rsid w:val="009C3E7A"/>
    <w:rsid w:val="009C3EA8"/>
    <w:rsid w:val="009C40B5"/>
    <w:rsid w:val="009C40E9"/>
    <w:rsid w:val="009C42B3"/>
    <w:rsid w:val="009C4360"/>
    <w:rsid w:val="009C436F"/>
    <w:rsid w:val="009C43CF"/>
    <w:rsid w:val="009C4604"/>
    <w:rsid w:val="009C4768"/>
    <w:rsid w:val="009C4769"/>
    <w:rsid w:val="009C4771"/>
    <w:rsid w:val="009C47EF"/>
    <w:rsid w:val="009C485F"/>
    <w:rsid w:val="009C4940"/>
    <w:rsid w:val="009C4C5B"/>
    <w:rsid w:val="009C4C95"/>
    <w:rsid w:val="009C4DD8"/>
    <w:rsid w:val="009C4E09"/>
    <w:rsid w:val="009C4FDB"/>
    <w:rsid w:val="009C50CC"/>
    <w:rsid w:val="009C5442"/>
    <w:rsid w:val="009C5451"/>
    <w:rsid w:val="009C5454"/>
    <w:rsid w:val="009C551B"/>
    <w:rsid w:val="009C5884"/>
    <w:rsid w:val="009C5938"/>
    <w:rsid w:val="009C5990"/>
    <w:rsid w:val="009C5A26"/>
    <w:rsid w:val="009C5C08"/>
    <w:rsid w:val="009C5C1A"/>
    <w:rsid w:val="009C5C7E"/>
    <w:rsid w:val="009C5EB9"/>
    <w:rsid w:val="009C5ED9"/>
    <w:rsid w:val="009C6054"/>
    <w:rsid w:val="009C6154"/>
    <w:rsid w:val="009C62B5"/>
    <w:rsid w:val="009C63EE"/>
    <w:rsid w:val="009C64BC"/>
    <w:rsid w:val="009C64E9"/>
    <w:rsid w:val="009C6621"/>
    <w:rsid w:val="009C6697"/>
    <w:rsid w:val="009C66EC"/>
    <w:rsid w:val="009C67B5"/>
    <w:rsid w:val="009C67CC"/>
    <w:rsid w:val="009C68F2"/>
    <w:rsid w:val="009C6967"/>
    <w:rsid w:val="009C6982"/>
    <w:rsid w:val="009C6986"/>
    <w:rsid w:val="009C6DF5"/>
    <w:rsid w:val="009C6F6F"/>
    <w:rsid w:val="009C7021"/>
    <w:rsid w:val="009C7082"/>
    <w:rsid w:val="009C7222"/>
    <w:rsid w:val="009C723E"/>
    <w:rsid w:val="009C7269"/>
    <w:rsid w:val="009C7369"/>
    <w:rsid w:val="009C73B8"/>
    <w:rsid w:val="009C74A2"/>
    <w:rsid w:val="009C74A5"/>
    <w:rsid w:val="009C770D"/>
    <w:rsid w:val="009C7851"/>
    <w:rsid w:val="009C7AD3"/>
    <w:rsid w:val="009C7C34"/>
    <w:rsid w:val="009C7C6D"/>
    <w:rsid w:val="009C7D3E"/>
    <w:rsid w:val="009C7D59"/>
    <w:rsid w:val="009C7EA0"/>
    <w:rsid w:val="009C7EFD"/>
    <w:rsid w:val="009C7FF5"/>
    <w:rsid w:val="009D03A6"/>
    <w:rsid w:val="009D0418"/>
    <w:rsid w:val="009D04F6"/>
    <w:rsid w:val="009D051C"/>
    <w:rsid w:val="009D0580"/>
    <w:rsid w:val="009D062A"/>
    <w:rsid w:val="009D06F0"/>
    <w:rsid w:val="009D0A13"/>
    <w:rsid w:val="009D0A98"/>
    <w:rsid w:val="009D0D0C"/>
    <w:rsid w:val="009D0EE7"/>
    <w:rsid w:val="009D0FB8"/>
    <w:rsid w:val="009D0FF4"/>
    <w:rsid w:val="009D1296"/>
    <w:rsid w:val="009D1491"/>
    <w:rsid w:val="009D168C"/>
    <w:rsid w:val="009D16D4"/>
    <w:rsid w:val="009D1706"/>
    <w:rsid w:val="009D1798"/>
    <w:rsid w:val="009D1860"/>
    <w:rsid w:val="009D1A3A"/>
    <w:rsid w:val="009D1A4F"/>
    <w:rsid w:val="009D1C4C"/>
    <w:rsid w:val="009D1C66"/>
    <w:rsid w:val="009D1D5D"/>
    <w:rsid w:val="009D1E96"/>
    <w:rsid w:val="009D1F6E"/>
    <w:rsid w:val="009D20D8"/>
    <w:rsid w:val="009D22E8"/>
    <w:rsid w:val="009D22F5"/>
    <w:rsid w:val="009D248E"/>
    <w:rsid w:val="009D2500"/>
    <w:rsid w:val="009D2587"/>
    <w:rsid w:val="009D2750"/>
    <w:rsid w:val="009D2751"/>
    <w:rsid w:val="009D2923"/>
    <w:rsid w:val="009D2B16"/>
    <w:rsid w:val="009D2B94"/>
    <w:rsid w:val="009D2D2A"/>
    <w:rsid w:val="009D2DFB"/>
    <w:rsid w:val="009D2E33"/>
    <w:rsid w:val="009D2E44"/>
    <w:rsid w:val="009D2EDA"/>
    <w:rsid w:val="009D2F96"/>
    <w:rsid w:val="009D31AD"/>
    <w:rsid w:val="009D333C"/>
    <w:rsid w:val="009D3380"/>
    <w:rsid w:val="009D34B6"/>
    <w:rsid w:val="009D34C0"/>
    <w:rsid w:val="009D34F6"/>
    <w:rsid w:val="009D3530"/>
    <w:rsid w:val="009D36B2"/>
    <w:rsid w:val="009D374D"/>
    <w:rsid w:val="009D377F"/>
    <w:rsid w:val="009D3926"/>
    <w:rsid w:val="009D3B1C"/>
    <w:rsid w:val="009D3BA4"/>
    <w:rsid w:val="009D3BFB"/>
    <w:rsid w:val="009D3DD8"/>
    <w:rsid w:val="009D3E18"/>
    <w:rsid w:val="009D413E"/>
    <w:rsid w:val="009D4162"/>
    <w:rsid w:val="009D46E2"/>
    <w:rsid w:val="009D4728"/>
    <w:rsid w:val="009D47EE"/>
    <w:rsid w:val="009D481D"/>
    <w:rsid w:val="009D48C8"/>
    <w:rsid w:val="009D4944"/>
    <w:rsid w:val="009D4A5E"/>
    <w:rsid w:val="009D4AD3"/>
    <w:rsid w:val="009D4D1F"/>
    <w:rsid w:val="009D4EAE"/>
    <w:rsid w:val="009D4F36"/>
    <w:rsid w:val="009D4FB3"/>
    <w:rsid w:val="009D50E2"/>
    <w:rsid w:val="009D51F3"/>
    <w:rsid w:val="009D521B"/>
    <w:rsid w:val="009D53ED"/>
    <w:rsid w:val="009D5436"/>
    <w:rsid w:val="009D5551"/>
    <w:rsid w:val="009D55D3"/>
    <w:rsid w:val="009D5768"/>
    <w:rsid w:val="009D5944"/>
    <w:rsid w:val="009D595C"/>
    <w:rsid w:val="009D5990"/>
    <w:rsid w:val="009D5AA4"/>
    <w:rsid w:val="009D5AC7"/>
    <w:rsid w:val="009D5AF8"/>
    <w:rsid w:val="009D5B69"/>
    <w:rsid w:val="009D5C0E"/>
    <w:rsid w:val="009D5CE4"/>
    <w:rsid w:val="009D5DF0"/>
    <w:rsid w:val="009D5E9E"/>
    <w:rsid w:val="009D5F08"/>
    <w:rsid w:val="009D6053"/>
    <w:rsid w:val="009D605B"/>
    <w:rsid w:val="009D60B6"/>
    <w:rsid w:val="009D61CE"/>
    <w:rsid w:val="009D624A"/>
    <w:rsid w:val="009D632E"/>
    <w:rsid w:val="009D63B7"/>
    <w:rsid w:val="009D6440"/>
    <w:rsid w:val="009D64BE"/>
    <w:rsid w:val="009D654B"/>
    <w:rsid w:val="009D65C4"/>
    <w:rsid w:val="009D6671"/>
    <w:rsid w:val="009D66BD"/>
    <w:rsid w:val="009D67E8"/>
    <w:rsid w:val="009D67F9"/>
    <w:rsid w:val="009D692F"/>
    <w:rsid w:val="009D69E5"/>
    <w:rsid w:val="009D69EC"/>
    <w:rsid w:val="009D69FF"/>
    <w:rsid w:val="009D6A32"/>
    <w:rsid w:val="009D6A50"/>
    <w:rsid w:val="009D6A91"/>
    <w:rsid w:val="009D6AF2"/>
    <w:rsid w:val="009D6BB1"/>
    <w:rsid w:val="009D6BBB"/>
    <w:rsid w:val="009D6CE0"/>
    <w:rsid w:val="009D6CEB"/>
    <w:rsid w:val="009D6DFE"/>
    <w:rsid w:val="009D6FC2"/>
    <w:rsid w:val="009D7160"/>
    <w:rsid w:val="009D7228"/>
    <w:rsid w:val="009D72AD"/>
    <w:rsid w:val="009D74CA"/>
    <w:rsid w:val="009D752B"/>
    <w:rsid w:val="009D789F"/>
    <w:rsid w:val="009D78DE"/>
    <w:rsid w:val="009D7BB4"/>
    <w:rsid w:val="009D7C81"/>
    <w:rsid w:val="009D7C82"/>
    <w:rsid w:val="009D7D03"/>
    <w:rsid w:val="009D7E19"/>
    <w:rsid w:val="009DA655"/>
    <w:rsid w:val="009E00EF"/>
    <w:rsid w:val="009E010F"/>
    <w:rsid w:val="009E0332"/>
    <w:rsid w:val="009E0386"/>
    <w:rsid w:val="009E044D"/>
    <w:rsid w:val="009E0468"/>
    <w:rsid w:val="009E0500"/>
    <w:rsid w:val="009E0585"/>
    <w:rsid w:val="009E05A8"/>
    <w:rsid w:val="009E0635"/>
    <w:rsid w:val="009E0665"/>
    <w:rsid w:val="009E06AD"/>
    <w:rsid w:val="009E0723"/>
    <w:rsid w:val="009E082F"/>
    <w:rsid w:val="009E086A"/>
    <w:rsid w:val="009E0912"/>
    <w:rsid w:val="009E091F"/>
    <w:rsid w:val="009E09E2"/>
    <w:rsid w:val="009E0A5D"/>
    <w:rsid w:val="009E0BB9"/>
    <w:rsid w:val="009E0BC6"/>
    <w:rsid w:val="009E0DA3"/>
    <w:rsid w:val="009E0DEF"/>
    <w:rsid w:val="009E0ED9"/>
    <w:rsid w:val="009E0FB5"/>
    <w:rsid w:val="009E1123"/>
    <w:rsid w:val="009E121C"/>
    <w:rsid w:val="009E13A7"/>
    <w:rsid w:val="009E1514"/>
    <w:rsid w:val="009E1581"/>
    <w:rsid w:val="009E15C5"/>
    <w:rsid w:val="009E16A6"/>
    <w:rsid w:val="009E170D"/>
    <w:rsid w:val="009E1AEC"/>
    <w:rsid w:val="009E1B0C"/>
    <w:rsid w:val="009E1F89"/>
    <w:rsid w:val="009E21AA"/>
    <w:rsid w:val="009E22B9"/>
    <w:rsid w:val="009E22CB"/>
    <w:rsid w:val="009E22D2"/>
    <w:rsid w:val="009E24B8"/>
    <w:rsid w:val="009E24DD"/>
    <w:rsid w:val="009E25DC"/>
    <w:rsid w:val="009E2985"/>
    <w:rsid w:val="009E2A8F"/>
    <w:rsid w:val="009E2AD7"/>
    <w:rsid w:val="009E2C18"/>
    <w:rsid w:val="009E2C1F"/>
    <w:rsid w:val="009E2FBE"/>
    <w:rsid w:val="009E306A"/>
    <w:rsid w:val="009E31CF"/>
    <w:rsid w:val="009E320A"/>
    <w:rsid w:val="009E33F4"/>
    <w:rsid w:val="009E3738"/>
    <w:rsid w:val="009E373B"/>
    <w:rsid w:val="009E37C7"/>
    <w:rsid w:val="009E386F"/>
    <w:rsid w:val="009E3888"/>
    <w:rsid w:val="009E39C2"/>
    <w:rsid w:val="009E3A0E"/>
    <w:rsid w:val="009E3AFB"/>
    <w:rsid w:val="009E3CC4"/>
    <w:rsid w:val="009E3D81"/>
    <w:rsid w:val="009E3E7E"/>
    <w:rsid w:val="009E3EBC"/>
    <w:rsid w:val="009E400F"/>
    <w:rsid w:val="009E40CA"/>
    <w:rsid w:val="009E431B"/>
    <w:rsid w:val="009E43EF"/>
    <w:rsid w:val="009E444F"/>
    <w:rsid w:val="009E4558"/>
    <w:rsid w:val="009E45AF"/>
    <w:rsid w:val="009E467A"/>
    <w:rsid w:val="009E46BA"/>
    <w:rsid w:val="009E4A52"/>
    <w:rsid w:val="009E4BA2"/>
    <w:rsid w:val="009E4BFD"/>
    <w:rsid w:val="009E5014"/>
    <w:rsid w:val="009E51DD"/>
    <w:rsid w:val="009E51EA"/>
    <w:rsid w:val="009E52B2"/>
    <w:rsid w:val="009E5637"/>
    <w:rsid w:val="009E5676"/>
    <w:rsid w:val="009E569A"/>
    <w:rsid w:val="009E578F"/>
    <w:rsid w:val="009E5981"/>
    <w:rsid w:val="009E5A88"/>
    <w:rsid w:val="009E5AA7"/>
    <w:rsid w:val="009E5B2F"/>
    <w:rsid w:val="009E5D57"/>
    <w:rsid w:val="009E5D9D"/>
    <w:rsid w:val="009E5E15"/>
    <w:rsid w:val="009E5E46"/>
    <w:rsid w:val="009E60C0"/>
    <w:rsid w:val="009E60E2"/>
    <w:rsid w:val="009E6145"/>
    <w:rsid w:val="009E617E"/>
    <w:rsid w:val="009E6195"/>
    <w:rsid w:val="009E61AA"/>
    <w:rsid w:val="009E6380"/>
    <w:rsid w:val="009E64D2"/>
    <w:rsid w:val="009E65AF"/>
    <w:rsid w:val="009E6805"/>
    <w:rsid w:val="009E68C7"/>
    <w:rsid w:val="009E68E9"/>
    <w:rsid w:val="009E69CE"/>
    <w:rsid w:val="009E6A2F"/>
    <w:rsid w:val="009E6ACA"/>
    <w:rsid w:val="009E6B04"/>
    <w:rsid w:val="009E6B0B"/>
    <w:rsid w:val="009E6D63"/>
    <w:rsid w:val="009E6DA1"/>
    <w:rsid w:val="009E705A"/>
    <w:rsid w:val="009E71A1"/>
    <w:rsid w:val="009E7397"/>
    <w:rsid w:val="009E75D9"/>
    <w:rsid w:val="009E7623"/>
    <w:rsid w:val="009E783C"/>
    <w:rsid w:val="009E7871"/>
    <w:rsid w:val="009E78FB"/>
    <w:rsid w:val="009E7BE5"/>
    <w:rsid w:val="009E7C9D"/>
    <w:rsid w:val="009E7D35"/>
    <w:rsid w:val="009E7E6B"/>
    <w:rsid w:val="009E7E95"/>
    <w:rsid w:val="009E7EC8"/>
    <w:rsid w:val="009F0199"/>
    <w:rsid w:val="009F01A7"/>
    <w:rsid w:val="009F01CF"/>
    <w:rsid w:val="009F02A8"/>
    <w:rsid w:val="009F02B0"/>
    <w:rsid w:val="009F0343"/>
    <w:rsid w:val="009F035C"/>
    <w:rsid w:val="009F03ED"/>
    <w:rsid w:val="009F040D"/>
    <w:rsid w:val="009F04DD"/>
    <w:rsid w:val="009F04E0"/>
    <w:rsid w:val="009F05BF"/>
    <w:rsid w:val="009F060A"/>
    <w:rsid w:val="009F08E2"/>
    <w:rsid w:val="009F0A10"/>
    <w:rsid w:val="009F0ABE"/>
    <w:rsid w:val="009F0BA8"/>
    <w:rsid w:val="009F0BD8"/>
    <w:rsid w:val="009F0DC8"/>
    <w:rsid w:val="009F0EE3"/>
    <w:rsid w:val="009F1093"/>
    <w:rsid w:val="009F12F5"/>
    <w:rsid w:val="009F1378"/>
    <w:rsid w:val="009F143A"/>
    <w:rsid w:val="009F151A"/>
    <w:rsid w:val="009F1830"/>
    <w:rsid w:val="009F1841"/>
    <w:rsid w:val="009F1893"/>
    <w:rsid w:val="009F1920"/>
    <w:rsid w:val="009F1D5E"/>
    <w:rsid w:val="009F1DAF"/>
    <w:rsid w:val="009F20B1"/>
    <w:rsid w:val="009F20C6"/>
    <w:rsid w:val="009F21BF"/>
    <w:rsid w:val="009F2227"/>
    <w:rsid w:val="009F229F"/>
    <w:rsid w:val="009F254E"/>
    <w:rsid w:val="009F2554"/>
    <w:rsid w:val="009F25BA"/>
    <w:rsid w:val="009F274A"/>
    <w:rsid w:val="009F279A"/>
    <w:rsid w:val="009F27B6"/>
    <w:rsid w:val="009F27C6"/>
    <w:rsid w:val="009F2A96"/>
    <w:rsid w:val="009F2B3E"/>
    <w:rsid w:val="009F2CBB"/>
    <w:rsid w:val="009F2DD5"/>
    <w:rsid w:val="009F2DF8"/>
    <w:rsid w:val="009F2F55"/>
    <w:rsid w:val="009F2F73"/>
    <w:rsid w:val="009F2FA9"/>
    <w:rsid w:val="009F3086"/>
    <w:rsid w:val="009F30D7"/>
    <w:rsid w:val="009F31A7"/>
    <w:rsid w:val="009F3279"/>
    <w:rsid w:val="009F32B5"/>
    <w:rsid w:val="009F32D9"/>
    <w:rsid w:val="009F34BE"/>
    <w:rsid w:val="009F34C8"/>
    <w:rsid w:val="009F355A"/>
    <w:rsid w:val="009F3848"/>
    <w:rsid w:val="009F3903"/>
    <w:rsid w:val="009F39DC"/>
    <w:rsid w:val="009F3A79"/>
    <w:rsid w:val="009F3AF3"/>
    <w:rsid w:val="009F3C3C"/>
    <w:rsid w:val="009F3C54"/>
    <w:rsid w:val="009F3C56"/>
    <w:rsid w:val="009F3DC2"/>
    <w:rsid w:val="009F3E3D"/>
    <w:rsid w:val="009F3E41"/>
    <w:rsid w:val="009F3E92"/>
    <w:rsid w:val="009F3F57"/>
    <w:rsid w:val="009F3FBD"/>
    <w:rsid w:val="009F40E5"/>
    <w:rsid w:val="009F41E0"/>
    <w:rsid w:val="009F42CC"/>
    <w:rsid w:val="009F44C6"/>
    <w:rsid w:val="009F4540"/>
    <w:rsid w:val="009F4550"/>
    <w:rsid w:val="009F4811"/>
    <w:rsid w:val="009F4963"/>
    <w:rsid w:val="009F4A9B"/>
    <w:rsid w:val="009F4E39"/>
    <w:rsid w:val="009F4EC1"/>
    <w:rsid w:val="009F5248"/>
    <w:rsid w:val="009F5318"/>
    <w:rsid w:val="009F53E6"/>
    <w:rsid w:val="009F5441"/>
    <w:rsid w:val="009F547E"/>
    <w:rsid w:val="009F56B0"/>
    <w:rsid w:val="009F573D"/>
    <w:rsid w:val="009F578C"/>
    <w:rsid w:val="009F58CA"/>
    <w:rsid w:val="009F594D"/>
    <w:rsid w:val="009F5BAC"/>
    <w:rsid w:val="009F5E48"/>
    <w:rsid w:val="009F5E8E"/>
    <w:rsid w:val="009F601A"/>
    <w:rsid w:val="009F60C6"/>
    <w:rsid w:val="009F610E"/>
    <w:rsid w:val="009F6190"/>
    <w:rsid w:val="009F6319"/>
    <w:rsid w:val="009F633C"/>
    <w:rsid w:val="009F639A"/>
    <w:rsid w:val="009F6495"/>
    <w:rsid w:val="009F64AA"/>
    <w:rsid w:val="009F657C"/>
    <w:rsid w:val="009F6627"/>
    <w:rsid w:val="009F6824"/>
    <w:rsid w:val="009F686A"/>
    <w:rsid w:val="009F6B68"/>
    <w:rsid w:val="009F6C1B"/>
    <w:rsid w:val="009F6CCC"/>
    <w:rsid w:val="009F6F6C"/>
    <w:rsid w:val="009F7103"/>
    <w:rsid w:val="009F712F"/>
    <w:rsid w:val="009F715A"/>
    <w:rsid w:val="009F7251"/>
    <w:rsid w:val="009F735B"/>
    <w:rsid w:val="009F73C5"/>
    <w:rsid w:val="009F7443"/>
    <w:rsid w:val="009F74B3"/>
    <w:rsid w:val="009F74C4"/>
    <w:rsid w:val="009F7517"/>
    <w:rsid w:val="009F765F"/>
    <w:rsid w:val="009F770E"/>
    <w:rsid w:val="009F77E7"/>
    <w:rsid w:val="009F7815"/>
    <w:rsid w:val="009F78AA"/>
    <w:rsid w:val="009F78D0"/>
    <w:rsid w:val="009F78F8"/>
    <w:rsid w:val="009F790E"/>
    <w:rsid w:val="009F7B1C"/>
    <w:rsid w:val="009F7BE0"/>
    <w:rsid w:val="009F7BE3"/>
    <w:rsid w:val="009F7C78"/>
    <w:rsid w:val="009F7D6C"/>
    <w:rsid w:val="009F7F3D"/>
    <w:rsid w:val="00A00151"/>
    <w:rsid w:val="00A00152"/>
    <w:rsid w:val="00A0028C"/>
    <w:rsid w:val="00A00345"/>
    <w:rsid w:val="00A00398"/>
    <w:rsid w:val="00A004D2"/>
    <w:rsid w:val="00A0058C"/>
    <w:rsid w:val="00A005B9"/>
    <w:rsid w:val="00A00695"/>
    <w:rsid w:val="00A0086A"/>
    <w:rsid w:val="00A00993"/>
    <w:rsid w:val="00A009AA"/>
    <w:rsid w:val="00A00A83"/>
    <w:rsid w:val="00A00B3C"/>
    <w:rsid w:val="00A00C46"/>
    <w:rsid w:val="00A00CDF"/>
    <w:rsid w:val="00A00CED"/>
    <w:rsid w:val="00A00E0B"/>
    <w:rsid w:val="00A00E60"/>
    <w:rsid w:val="00A00EEF"/>
    <w:rsid w:val="00A0101E"/>
    <w:rsid w:val="00A010A2"/>
    <w:rsid w:val="00A010B5"/>
    <w:rsid w:val="00A01301"/>
    <w:rsid w:val="00A01424"/>
    <w:rsid w:val="00A01811"/>
    <w:rsid w:val="00A01959"/>
    <w:rsid w:val="00A019A9"/>
    <w:rsid w:val="00A01A7E"/>
    <w:rsid w:val="00A01D5C"/>
    <w:rsid w:val="00A01D86"/>
    <w:rsid w:val="00A01F4B"/>
    <w:rsid w:val="00A02053"/>
    <w:rsid w:val="00A021CD"/>
    <w:rsid w:val="00A021FE"/>
    <w:rsid w:val="00A02253"/>
    <w:rsid w:val="00A022E8"/>
    <w:rsid w:val="00A02460"/>
    <w:rsid w:val="00A02587"/>
    <w:rsid w:val="00A025B3"/>
    <w:rsid w:val="00A0268E"/>
    <w:rsid w:val="00A0271E"/>
    <w:rsid w:val="00A02840"/>
    <w:rsid w:val="00A028BC"/>
    <w:rsid w:val="00A0295B"/>
    <w:rsid w:val="00A029ED"/>
    <w:rsid w:val="00A02A4A"/>
    <w:rsid w:val="00A02A70"/>
    <w:rsid w:val="00A02A8F"/>
    <w:rsid w:val="00A02AEB"/>
    <w:rsid w:val="00A02DDB"/>
    <w:rsid w:val="00A0300E"/>
    <w:rsid w:val="00A030C2"/>
    <w:rsid w:val="00A030F0"/>
    <w:rsid w:val="00A03113"/>
    <w:rsid w:val="00A03141"/>
    <w:rsid w:val="00A0321F"/>
    <w:rsid w:val="00A0322B"/>
    <w:rsid w:val="00A0328F"/>
    <w:rsid w:val="00A03467"/>
    <w:rsid w:val="00A034AC"/>
    <w:rsid w:val="00A034F1"/>
    <w:rsid w:val="00A03798"/>
    <w:rsid w:val="00A0388A"/>
    <w:rsid w:val="00A03AA4"/>
    <w:rsid w:val="00A03B3B"/>
    <w:rsid w:val="00A03B9C"/>
    <w:rsid w:val="00A03C1C"/>
    <w:rsid w:val="00A03CD5"/>
    <w:rsid w:val="00A03D24"/>
    <w:rsid w:val="00A03E43"/>
    <w:rsid w:val="00A03E55"/>
    <w:rsid w:val="00A03ED6"/>
    <w:rsid w:val="00A03FAF"/>
    <w:rsid w:val="00A04153"/>
    <w:rsid w:val="00A0430A"/>
    <w:rsid w:val="00A04480"/>
    <w:rsid w:val="00A04505"/>
    <w:rsid w:val="00A045DF"/>
    <w:rsid w:val="00A046AF"/>
    <w:rsid w:val="00A046EF"/>
    <w:rsid w:val="00A04761"/>
    <w:rsid w:val="00A0476A"/>
    <w:rsid w:val="00A0485D"/>
    <w:rsid w:val="00A04A49"/>
    <w:rsid w:val="00A04BCE"/>
    <w:rsid w:val="00A04BE5"/>
    <w:rsid w:val="00A04D31"/>
    <w:rsid w:val="00A04D3C"/>
    <w:rsid w:val="00A04E3F"/>
    <w:rsid w:val="00A04F09"/>
    <w:rsid w:val="00A0507B"/>
    <w:rsid w:val="00A050BA"/>
    <w:rsid w:val="00A05187"/>
    <w:rsid w:val="00A0525B"/>
    <w:rsid w:val="00A05289"/>
    <w:rsid w:val="00A052D8"/>
    <w:rsid w:val="00A0536F"/>
    <w:rsid w:val="00A05380"/>
    <w:rsid w:val="00A05630"/>
    <w:rsid w:val="00A057A1"/>
    <w:rsid w:val="00A05801"/>
    <w:rsid w:val="00A0589F"/>
    <w:rsid w:val="00A05A59"/>
    <w:rsid w:val="00A05B4E"/>
    <w:rsid w:val="00A05C56"/>
    <w:rsid w:val="00A05D53"/>
    <w:rsid w:val="00A05F32"/>
    <w:rsid w:val="00A060EC"/>
    <w:rsid w:val="00A0611D"/>
    <w:rsid w:val="00A062E7"/>
    <w:rsid w:val="00A06413"/>
    <w:rsid w:val="00A0649E"/>
    <w:rsid w:val="00A065F8"/>
    <w:rsid w:val="00A06610"/>
    <w:rsid w:val="00A066F5"/>
    <w:rsid w:val="00A0670B"/>
    <w:rsid w:val="00A06830"/>
    <w:rsid w:val="00A06A10"/>
    <w:rsid w:val="00A06D23"/>
    <w:rsid w:val="00A06D73"/>
    <w:rsid w:val="00A06E80"/>
    <w:rsid w:val="00A06FAF"/>
    <w:rsid w:val="00A07102"/>
    <w:rsid w:val="00A071D5"/>
    <w:rsid w:val="00A073B2"/>
    <w:rsid w:val="00A073ED"/>
    <w:rsid w:val="00A074BE"/>
    <w:rsid w:val="00A074F2"/>
    <w:rsid w:val="00A0767A"/>
    <w:rsid w:val="00A0774D"/>
    <w:rsid w:val="00A07A3D"/>
    <w:rsid w:val="00A07A8E"/>
    <w:rsid w:val="00A07AC3"/>
    <w:rsid w:val="00A07C04"/>
    <w:rsid w:val="00A07C73"/>
    <w:rsid w:val="00A07D3C"/>
    <w:rsid w:val="00A07FD6"/>
    <w:rsid w:val="00A0BB0B"/>
    <w:rsid w:val="00A1008A"/>
    <w:rsid w:val="00A1010A"/>
    <w:rsid w:val="00A101C7"/>
    <w:rsid w:val="00A103C6"/>
    <w:rsid w:val="00A104BB"/>
    <w:rsid w:val="00A10573"/>
    <w:rsid w:val="00A105BD"/>
    <w:rsid w:val="00A105E4"/>
    <w:rsid w:val="00A106C6"/>
    <w:rsid w:val="00A10766"/>
    <w:rsid w:val="00A107B3"/>
    <w:rsid w:val="00A107BE"/>
    <w:rsid w:val="00A107FC"/>
    <w:rsid w:val="00A10877"/>
    <w:rsid w:val="00A1097B"/>
    <w:rsid w:val="00A10986"/>
    <w:rsid w:val="00A10AB6"/>
    <w:rsid w:val="00A10B1C"/>
    <w:rsid w:val="00A10BC1"/>
    <w:rsid w:val="00A10DAB"/>
    <w:rsid w:val="00A10E5E"/>
    <w:rsid w:val="00A10F03"/>
    <w:rsid w:val="00A10F7E"/>
    <w:rsid w:val="00A11090"/>
    <w:rsid w:val="00A11120"/>
    <w:rsid w:val="00A111F8"/>
    <w:rsid w:val="00A113BB"/>
    <w:rsid w:val="00A113C3"/>
    <w:rsid w:val="00A115BE"/>
    <w:rsid w:val="00A115C3"/>
    <w:rsid w:val="00A115C7"/>
    <w:rsid w:val="00A11789"/>
    <w:rsid w:val="00A1189F"/>
    <w:rsid w:val="00A119C0"/>
    <w:rsid w:val="00A11A99"/>
    <w:rsid w:val="00A11B88"/>
    <w:rsid w:val="00A11B90"/>
    <w:rsid w:val="00A11C9F"/>
    <w:rsid w:val="00A120CA"/>
    <w:rsid w:val="00A1218B"/>
    <w:rsid w:val="00A121CA"/>
    <w:rsid w:val="00A12315"/>
    <w:rsid w:val="00A123A9"/>
    <w:rsid w:val="00A12452"/>
    <w:rsid w:val="00A12472"/>
    <w:rsid w:val="00A1247B"/>
    <w:rsid w:val="00A1248B"/>
    <w:rsid w:val="00A1250A"/>
    <w:rsid w:val="00A126BF"/>
    <w:rsid w:val="00A12794"/>
    <w:rsid w:val="00A127FD"/>
    <w:rsid w:val="00A12AA1"/>
    <w:rsid w:val="00A12B73"/>
    <w:rsid w:val="00A12BE8"/>
    <w:rsid w:val="00A12CBD"/>
    <w:rsid w:val="00A12E7F"/>
    <w:rsid w:val="00A12EEA"/>
    <w:rsid w:val="00A130DB"/>
    <w:rsid w:val="00A131C4"/>
    <w:rsid w:val="00A13223"/>
    <w:rsid w:val="00A13290"/>
    <w:rsid w:val="00A134FF"/>
    <w:rsid w:val="00A13680"/>
    <w:rsid w:val="00A136A4"/>
    <w:rsid w:val="00A137F8"/>
    <w:rsid w:val="00A13891"/>
    <w:rsid w:val="00A13A3E"/>
    <w:rsid w:val="00A13B65"/>
    <w:rsid w:val="00A13C4B"/>
    <w:rsid w:val="00A13CF2"/>
    <w:rsid w:val="00A13CFA"/>
    <w:rsid w:val="00A13E4C"/>
    <w:rsid w:val="00A13E61"/>
    <w:rsid w:val="00A13ED9"/>
    <w:rsid w:val="00A13FF8"/>
    <w:rsid w:val="00A1405A"/>
    <w:rsid w:val="00A14231"/>
    <w:rsid w:val="00A14454"/>
    <w:rsid w:val="00A146F9"/>
    <w:rsid w:val="00A14718"/>
    <w:rsid w:val="00A1471E"/>
    <w:rsid w:val="00A14736"/>
    <w:rsid w:val="00A147CC"/>
    <w:rsid w:val="00A14994"/>
    <w:rsid w:val="00A14A65"/>
    <w:rsid w:val="00A14B24"/>
    <w:rsid w:val="00A14B41"/>
    <w:rsid w:val="00A14C71"/>
    <w:rsid w:val="00A14CBA"/>
    <w:rsid w:val="00A14CF8"/>
    <w:rsid w:val="00A14DE3"/>
    <w:rsid w:val="00A14E04"/>
    <w:rsid w:val="00A14FE9"/>
    <w:rsid w:val="00A15094"/>
    <w:rsid w:val="00A150CA"/>
    <w:rsid w:val="00A15276"/>
    <w:rsid w:val="00A15369"/>
    <w:rsid w:val="00A1548E"/>
    <w:rsid w:val="00A1563F"/>
    <w:rsid w:val="00A156A3"/>
    <w:rsid w:val="00A15765"/>
    <w:rsid w:val="00A157B3"/>
    <w:rsid w:val="00A157D4"/>
    <w:rsid w:val="00A15846"/>
    <w:rsid w:val="00A1596B"/>
    <w:rsid w:val="00A159A3"/>
    <w:rsid w:val="00A15ACC"/>
    <w:rsid w:val="00A15ADE"/>
    <w:rsid w:val="00A15C69"/>
    <w:rsid w:val="00A15CC4"/>
    <w:rsid w:val="00A15DAC"/>
    <w:rsid w:val="00A15DEB"/>
    <w:rsid w:val="00A1603E"/>
    <w:rsid w:val="00A160CF"/>
    <w:rsid w:val="00A160E9"/>
    <w:rsid w:val="00A160EC"/>
    <w:rsid w:val="00A16164"/>
    <w:rsid w:val="00A161B3"/>
    <w:rsid w:val="00A16227"/>
    <w:rsid w:val="00A16490"/>
    <w:rsid w:val="00A16546"/>
    <w:rsid w:val="00A16728"/>
    <w:rsid w:val="00A167AA"/>
    <w:rsid w:val="00A167E4"/>
    <w:rsid w:val="00A169D3"/>
    <w:rsid w:val="00A169FA"/>
    <w:rsid w:val="00A16BB6"/>
    <w:rsid w:val="00A16C3A"/>
    <w:rsid w:val="00A16E1B"/>
    <w:rsid w:val="00A16E5F"/>
    <w:rsid w:val="00A16ED3"/>
    <w:rsid w:val="00A17196"/>
    <w:rsid w:val="00A17259"/>
    <w:rsid w:val="00A17387"/>
    <w:rsid w:val="00A17394"/>
    <w:rsid w:val="00A173B6"/>
    <w:rsid w:val="00A174C6"/>
    <w:rsid w:val="00A17587"/>
    <w:rsid w:val="00A1772A"/>
    <w:rsid w:val="00A178FA"/>
    <w:rsid w:val="00A179C9"/>
    <w:rsid w:val="00A17AA8"/>
    <w:rsid w:val="00A17B1A"/>
    <w:rsid w:val="00A17BC4"/>
    <w:rsid w:val="00A17C6C"/>
    <w:rsid w:val="00A17DB1"/>
    <w:rsid w:val="00A17EAA"/>
    <w:rsid w:val="00A17F42"/>
    <w:rsid w:val="00A20046"/>
    <w:rsid w:val="00A200A5"/>
    <w:rsid w:val="00A201B5"/>
    <w:rsid w:val="00A202D9"/>
    <w:rsid w:val="00A2035B"/>
    <w:rsid w:val="00A2051C"/>
    <w:rsid w:val="00A20590"/>
    <w:rsid w:val="00A207DE"/>
    <w:rsid w:val="00A208D4"/>
    <w:rsid w:val="00A20905"/>
    <w:rsid w:val="00A20957"/>
    <w:rsid w:val="00A209E5"/>
    <w:rsid w:val="00A20D70"/>
    <w:rsid w:val="00A20DB8"/>
    <w:rsid w:val="00A212BF"/>
    <w:rsid w:val="00A2166E"/>
    <w:rsid w:val="00A2169B"/>
    <w:rsid w:val="00A217E5"/>
    <w:rsid w:val="00A21A85"/>
    <w:rsid w:val="00A21EE8"/>
    <w:rsid w:val="00A21F98"/>
    <w:rsid w:val="00A21FB2"/>
    <w:rsid w:val="00A220FD"/>
    <w:rsid w:val="00A2217C"/>
    <w:rsid w:val="00A2220E"/>
    <w:rsid w:val="00A2222B"/>
    <w:rsid w:val="00A222C4"/>
    <w:rsid w:val="00A22316"/>
    <w:rsid w:val="00A22406"/>
    <w:rsid w:val="00A225FC"/>
    <w:rsid w:val="00A227D6"/>
    <w:rsid w:val="00A2280B"/>
    <w:rsid w:val="00A22849"/>
    <w:rsid w:val="00A22874"/>
    <w:rsid w:val="00A22918"/>
    <w:rsid w:val="00A22A34"/>
    <w:rsid w:val="00A22A90"/>
    <w:rsid w:val="00A22B31"/>
    <w:rsid w:val="00A22BE4"/>
    <w:rsid w:val="00A23010"/>
    <w:rsid w:val="00A2305B"/>
    <w:rsid w:val="00A23104"/>
    <w:rsid w:val="00A23131"/>
    <w:rsid w:val="00A23143"/>
    <w:rsid w:val="00A2317F"/>
    <w:rsid w:val="00A231E4"/>
    <w:rsid w:val="00A23213"/>
    <w:rsid w:val="00A232CC"/>
    <w:rsid w:val="00A232ED"/>
    <w:rsid w:val="00A2339B"/>
    <w:rsid w:val="00A23507"/>
    <w:rsid w:val="00A2354E"/>
    <w:rsid w:val="00A23684"/>
    <w:rsid w:val="00A23808"/>
    <w:rsid w:val="00A23881"/>
    <w:rsid w:val="00A239E5"/>
    <w:rsid w:val="00A23B02"/>
    <w:rsid w:val="00A23BEB"/>
    <w:rsid w:val="00A23C7F"/>
    <w:rsid w:val="00A23CA5"/>
    <w:rsid w:val="00A23DB8"/>
    <w:rsid w:val="00A23FBC"/>
    <w:rsid w:val="00A240D2"/>
    <w:rsid w:val="00A241B0"/>
    <w:rsid w:val="00A241F3"/>
    <w:rsid w:val="00A241FC"/>
    <w:rsid w:val="00A24322"/>
    <w:rsid w:val="00A24345"/>
    <w:rsid w:val="00A24544"/>
    <w:rsid w:val="00A245C3"/>
    <w:rsid w:val="00A245C4"/>
    <w:rsid w:val="00A24779"/>
    <w:rsid w:val="00A24B86"/>
    <w:rsid w:val="00A24BA5"/>
    <w:rsid w:val="00A24FBA"/>
    <w:rsid w:val="00A24FDC"/>
    <w:rsid w:val="00A250B4"/>
    <w:rsid w:val="00A2550D"/>
    <w:rsid w:val="00A255F3"/>
    <w:rsid w:val="00A2561F"/>
    <w:rsid w:val="00A25678"/>
    <w:rsid w:val="00A2578D"/>
    <w:rsid w:val="00A25807"/>
    <w:rsid w:val="00A25844"/>
    <w:rsid w:val="00A259BF"/>
    <w:rsid w:val="00A25A5B"/>
    <w:rsid w:val="00A25AAC"/>
    <w:rsid w:val="00A25BCB"/>
    <w:rsid w:val="00A25C3A"/>
    <w:rsid w:val="00A25FBB"/>
    <w:rsid w:val="00A2604D"/>
    <w:rsid w:val="00A260CD"/>
    <w:rsid w:val="00A26126"/>
    <w:rsid w:val="00A2670D"/>
    <w:rsid w:val="00A26715"/>
    <w:rsid w:val="00A26A48"/>
    <w:rsid w:val="00A26B4F"/>
    <w:rsid w:val="00A26C5A"/>
    <w:rsid w:val="00A27196"/>
    <w:rsid w:val="00A27231"/>
    <w:rsid w:val="00A2739C"/>
    <w:rsid w:val="00A27470"/>
    <w:rsid w:val="00A27610"/>
    <w:rsid w:val="00A27636"/>
    <w:rsid w:val="00A2783E"/>
    <w:rsid w:val="00A27897"/>
    <w:rsid w:val="00A278D0"/>
    <w:rsid w:val="00A27915"/>
    <w:rsid w:val="00A279C3"/>
    <w:rsid w:val="00A27AFF"/>
    <w:rsid w:val="00A27B39"/>
    <w:rsid w:val="00A27CCC"/>
    <w:rsid w:val="00A27D73"/>
    <w:rsid w:val="00A27D92"/>
    <w:rsid w:val="00A27DA7"/>
    <w:rsid w:val="00A27DC1"/>
    <w:rsid w:val="00A27EA0"/>
    <w:rsid w:val="00A27EC4"/>
    <w:rsid w:val="00A27F19"/>
    <w:rsid w:val="00A27F2C"/>
    <w:rsid w:val="00A3016C"/>
    <w:rsid w:val="00A301D4"/>
    <w:rsid w:val="00A30395"/>
    <w:rsid w:val="00A303C0"/>
    <w:rsid w:val="00A30502"/>
    <w:rsid w:val="00A3070A"/>
    <w:rsid w:val="00A30717"/>
    <w:rsid w:val="00A30724"/>
    <w:rsid w:val="00A3087D"/>
    <w:rsid w:val="00A309B7"/>
    <w:rsid w:val="00A30AF8"/>
    <w:rsid w:val="00A30BA8"/>
    <w:rsid w:val="00A30C89"/>
    <w:rsid w:val="00A30D1B"/>
    <w:rsid w:val="00A30DDF"/>
    <w:rsid w:val="00A30FF3"/>
    <w:rsid w:val="00A3128B"/>
    <w:rsid w:val="00A31406"/>
    <w:rsid w:val="00A31744"/>
    <w:rsid w:val="00A31767"/>
    <w:rsid w:val="00A3179D"/>
    <w:rsid w:val="00A318CC"/>
    <w:rsid w:val="00A31C7A"/>
    <w:rsid w:val="00A31D45"/>
    <w:rsid w:val="00A31E48"/>
    <w:rsid w:val="00A31E5F"/>
    <w:rsid w:val="00A31F25"/>
    <w:rsid w:val="00A31F8D"/>
    <w:rsid w:val="00A3203E"/>
    <w:rsid w:val="00A3204C"/>
    <w:rsid w:val="00A321A8"/>
    <w:rsid w:val="00A3220A"/>
    <w:rsid w:val="00A325C1"/>
    <w:rsid w:val="00A325D4"/>
    <w:rsid w:val="00A3264C"/>
    <w:rsid w:val="00A328E9"/>
    <w:rsid w:val="00A329C5"/>
    <w:rsid w:val="00A329FD"/>
    <w:rsid w:val="00A32AA5"/>
    <w:rsid w:val="00A32BFD"/>
    <w:rsid w:val="00A32C93"/>
    <w:rsid w:val="00A32D52"/>
    <w:rsid w:val="00A32DEC"/>
    <w:rsid w:val="00A32E98"/>
    <w:rsid w:val="00A32EFB"/>
    <w:rsid w:val="00A32FD9"/>
    <w:rsid w:val="00A3313E"/>
    <w:rsid w:val="00A33179"/>
    <w:rsid w:val="00A3324A"/>
    <w:rsid w:val="00A33348"/>
    <w:rsid w:val="00A33638"/>
    <w:rsid w:val="00A3375E"/>
    <w:rsid w:val="00A33821"/>
    <w:rsid w:val="00A338D0"/>
    <w:rsid w:val="00A339A6"/>
    <w:rsid w:val="00A339BA"/>
    <w:rsid w:val="00A33B74"/>
    <w:rsid w:val="00A33C89"/>
    <w:rsid w:val="00A33E96"/>
    <w:rsid w:val="00A33F13"/>
    <w:rsid w:val="00A340A4"/>
    <w:rsid w:val="00A3422D"/>
    <w:rsid w:val="00A342F9"/>
    <w:rsid w:val="00A3434C"/>
    <w:rsid w:val="00A34472"/>
    <w:rsid w:val="00A3448B"/>
    <w:rsid w:val="00A34590"/>
    <w:rsid w:val="00A3466B"/>
    <w:rsid w:val="00A34984"/>
    <w:rsid w:val="00A34A1B"/>
    <w:rsid w:val="00A34AC3"/>
    <w:rsid w:val="00A34AEF"/>
    <w:rsid w:val="00A34BAA"/>
    <w:rsid w:val="00A34C5A"/>
    <w:rsid w:val="00A34C69"/>
    <w:rsid w:val="00A34E49"/>
    <w:rsid w:val="00A34EAE"/>
    <w:rsid w:val="00A3506A"/>
    <w:rsid w:val="00A3530A"/>
    <w:rsid w:val="00A35552"/>
    <w:rsid w:val="00A3555A"/>
    <w:rsid w:val="00A355CC"/>
    <w:rsid w:val="00A35640"/>
    <w:rsid w:val="00A35641"/>
    <w:rsid w:val="00A3564F"/>
    <w:rsid w:val="00A35797"/>
    <w:rsid w:val="00A357EB"/>
    <w:rsid w:val="00A35847"/>
    <w:rsid w:val="00A359D5"/>
    <w:rsid w:val="00A35A4C"/>
    <w:rsid w:val="00A35AA4"/>
    <w:rsid w:val="00A35AFE"/>
    <w:rsid w:val="00A35B6B"/>
    <w:rsid w:val="00A35CED"/>
    <w:rsid w:val="00A35D1E"/>
    <w:rsid w:val="00A35D9E"/>
    <w:rsid w:val="00A35DFB"/>
    <w:rsid w:val="00A35EA0"/>
    <w:rsid w:val="00A35F02"/>
    <w:rsid w:val="00A35F49"/>
    <w:rsid w:val="00A35F55"/>
    <w:rsid w:val="00A36041"/>
    <w:rsid w:val="00A36156"/>
    <w:rsid w:val="00A36292"/>
    <w:rsid w:val="00A362AD"/>
    <w:rsid w:val="00A36528"/>
    <w:rsid w:val="00A36645"/>
    <w:rsid w:val="00A3669C"/>
    <w:rsid w:val="00A3670A"/>
    <w:rsid w:val="00A367ED"/>
    <w:rsid w:val="00A36A7F"/>
    <w:rsid w:val="00A36FAA"/>
    <w:rsid w:val="00A3701B"/>
    <w:rsid w:val="00A37099"/>
    <w:rsid w:val="00A371F5"/>
    <w:rsid w:val="00A37210"/>
    <w:rsid w:val="00A37632"/>
    <w:rsid w:val="00A37892"/>
    <w:rsid w:val="00A37900"/>
    <w:rsid w:val="00A37A4E"/>
    <w:rsid w:val="00A37AB6"/>
    <w:rsid w:val="00A37ABC"/>
    <w:rsid w:val="00A37B4B"/>
    <w:rsid w:val="00A37BC6"/>
    <w:rsid w:val="00A37C0A"/>
    <w:rsid w:val="00A37C73"/>
    <w:rsid w:val="00A37CEE"/>
    <w:rsid w:val="00A37DC2"/>
    <w:rsid w:val="00A37E28"/>
    <w:rsid w:val="00A37FFE"/>
    <w:rsid w:val="00A40150"/>
    <w:rsid w:val="00A401F2"/>
    <w:rsid w:val="00A4026B"/>
    <w:rsid w:val="00A402DE"/>
    <w:rsid w:val="00A40313"/>
    <w:rsid w:val="00A4047B"/>
    <w:rsid w:val="00A40602"/>
    <w:rsid w:val="00A4065F"/>
    <w:rsid w:val="00A40764"/>
    <w:rsid w:val="00A4079A"/>
    <w:rsid w:val="00A40952"/>
    <w:rsid w:val="00A40A5F"/>
    <w:rsid w:val="00A40BB5"/>
    <w:rsid w:val="00A40C6A"/>
    <w:rsid w:val="00A40D4E"/>
    <w:rsid w:val="00A40DA0"/>
    <w:rsid w:val="00A40DE8"/>
    <w:rsid w:val="00A40F52"/>
    <w:rsid w:val="00A411EB"/>
    <w:rsid w:val="00A41205"/>
    <w:rsid w:val="00A4137D"/>
    <w:rsid w:val="00A4145A"/>
    <w:rsid w:val="00A41469"/>
    <w:rsid w:val="00A41691"/>
    <w:rsid w:val="00A417D7"/>
    <w:rsid w:val="00A418C2"/>
    <w:rsid w:val="00A418EB"/>
    <w:rsid w:val="00A41985"/>
    <w:rsid w:val="00A41CA7"/>
    <w:rsid w:val="00A41DBB"/>
    <w:rsid w:val="00A41EAE"/>
    <w:rsid w:val="00A41ED4"/>
    <w:rsid w:val="00A41F77"/>
    <w:rsid w:val="00A42083"/>
    <w:rsid w:val="00A421A9"/>
    <w:rsid w:val="00A421B0"/>
    <w:rsid w:val="00A421C8"/>
    <w:rsid w:val="00A422A5"/>
    <w:rsid w:val="00A422D3"/>
    <w:rsid w:val="00A42441"/>
    <w:rsid w:val="00A4261B"/>
    <w:rsid w:val="00A42A36"/>
    <w:rsid w:val="00A42AA7"/>
    <w:rsid w:val="00A42C26"/>
    <w:rsid w:val="00A42CDD"/>
    <w:rsid w:val="00A42D49"/>
    <w:rsid w:val="00A42DD9"/>
    <w:rsid w:val="00A4303D"/>
    <w:rsid w:val="00A4323D"/>
    <w:rsid w:val="00A4335F"/>
    <w:rsid w:val="00A434CB"/>
    <w:rsid w:val="00A43828"/>
    <w:rsid w:val="00A43858"/>
    <w:rsid w:val="00A4398A"/>
    <w:rsid w:val="00A439B2"/>
    <w:rsid w:val="00A439C4"/>
    <w:rsid w:val="00A43A8B"/>
    <w:rsid w:val="00A43AD2"/>
    <w:rsid w:val="00A43CFF"/>
    <w:rsid w:val="00A43D84"/>
    <w:rsid w:val="00A43E05"/>
    <w:rsid w:val="00A43EAA"/>
    <w:rsid w:val="00A43F57"/>
    <w:rsid w:val="00A43F9B"/>
    <w:rsid w:val="00A43FBF"/>
    <w:rsid w:val="00A4410E"/>
    <w:rsid w:val="00A44115"/>
    <w:rsid w:val="00A44122"/>
    <w:rsid w:val="00A4430E"/>
    <w:rsid w:val="00A443B5"/>
    <w:rsid w:val="00A44451"/>
    <w:rsid w:val="00A44498"/>
    <w:rsid w:val="00A444AB"/>
    <w:rsid w:val="00A44691"/>
    <w:rsid w:val="00A446FD"/>
    <w:rsid w:val="00A44808"/>
    <w:rsid w:val="00A44982"/>
    <w:rsid w:val="00A44A2E"/>
    <w:rsid w:val="00A44AAE"/>
    <w:rsid w:val="00A44B91"/>
    <w:rsid w:val="00A44C85"/>
    <w:rsid w:val="00A44CC2"/>
    <w:rsid w:val="00A44ECE"/>
    <w:rsid w:val="00A44FBB"/>
    <w:rsid w:val="00A44FF1"/>
    <w:rsid w:val="00A45134"/>
    <w:rsid w:val="00A452B3"/>
    <w:rsid w:val="00A45470"/>
    <w:rsid w:val="00A454F7"/>
    <w:rsid w:val="00A45566"/>
    <w:rsid w:val="00A455D2"/>
    <w:rsid w:val="00A45710"/>
    <w:rsid w:val="00A458DD"/>
    <w:rsid w:val="00A4595F"/>
    <w:rsid w:val="00A45963"/>
    <w:rsid w:val="00A4596D"/>
    <w:rsid w:val="00A459B7"/>
    <w:rsid w:val="00A45B7F"/>
    <w:rsid w:val="00A45D55"/>
    <w:rsid w:val="00A45DC9"/>
    <w:rsid w:val="00A4603E"/>
    <w:rsid w:val="00A460F2"/>
    <w:rsid w:val="00A461AC"/>
    <w:rsid w:val="00A461CA"/>
    <w:rsid w:val="00A4621E"/>
    <w:rsid w:val="00A462FD"/>
    <w:rsid w:val="00A4643E"/>
    <w:rsid w:val="00A465A7"/>
    <w:rsid w:val="00A46709"/>
    <w:rsid w:val="00A467B5"/>
    <w:rsid w:val="00A4687F"/>
    <w:rsid w:val="00A468AA"/>
    <w:rsid w:val="00A46906"/>
    <w:rsid w:val="00A46AC9"/>
    <w:rsid w:val="00A46B58"/>
    <w:rsid w:val="00A46E33"/>
    <w:rsid w:val="00A46EA1"/>
    <w:rsid w:val="00A46F04"/>
    <w:rsid w:val="00A46F3A"/>
    <w:rsid w:val="00A46F53"/>
    <w:rsid w:val="00A47183"/>
    <w:rsid w:val="00A471CF"/>
    <w:rsid w:val="00A473D2"/>
    <w:rsid w:val="00A47607"/>
    <w:rsid w:val="00A4769E"/>
    <w:rsid w:val="00A477B2"/>
    <w:rsid w:val="00A47835"/>
    <w:rsid w:val="00A47936"/>
    <w:rsid w:val="00A4794C"/>
    <w:rsid w:val="00A47A1B"/>
    <w:rsid w:val="00A47BD0"/>
    <w:rsid w:val="00A47D08"/>
    <w:rsid w:val="00A47D1F"/>
    <w:rsid w:val="00A47E2E"/>
    <w:rsid w:val="00A4EF19"/>
    <w:rsid w:val="00A5015F"/>
    <w:rsid w:val="00A50183"/>
    <w:rsid w:val="00A501AB"/>
    <w:rsid w:val="00A5033A"/>
    <w:rsid w:val="00A503FD"/>
    <w:rsid w:val="00A5046A"/>
    <w:rsid w:val="00A50515"/>
    <w:rsid w:val="00A505F9"/>
    <w:rsid w:val="00A5062B"/>
    <w:rsid w:val="00A50703"/>
    <w:rsid w:val="00A50803"/>
    <w:rsid w:val="00A508D7"/>
    <w:rsid w:val="00A509D7"/>
    <w:rsid w:val="00A50A1D"/>
    <w:rsid w:val="00A50BC8"/>
    <w:rsid w:val="00A50C39"/>
    <w:rsid w:val="00A50C97"/>
    <w:rsid w:val="00A50E7B"/>
    <w:rsid w:val="00A50F72"/>
    <w:rsid w:val="00A50FB8"/>
    <w:rsid w:val="00A5104E"/>
    <w:rsid w:val="00A512A0"/>
    <w:rsid w:val="00A51493"/>
    <w:rsid w:val="00A5161F"/>
    <w:rsid w:val="00A516E4"/>
    <w:rsid w:val="00A51733"/>
    <w:rsid w:val="00A517B9"/>
    <w:rsid w:val="00A518B8"/>
    <w:rsid w:val="00A518F9"/>
    <w:rsid w:val="00A5195C"/>
    <w:rsid w:val="00A51A16"/>
    <w:rsid w:val="00A51A5A"/>
    <w:rsid w:val="00A51A7B"/>
    <w:rsid w:val="00A51BD4"/>
    <w:rsid w:val="00A51D9F"/>
    <w:rsid w:val="00A51EA2"/>
    <w:rsid w:val="00A51F58"/>
    <w:rsid w:val="00A52055"/>
    <w:rsid w:val="00A520A3"/>
    <w:rsid w:val="00A52302"/>
    <w:rsid w:val="00A52322"/>
    <w:rsid w:val="00A52369"/>
    <w:rsid w:val="00A523EC"/>
    <w:rsid w:val="00A52545"/>
    <w:rsid w:val="00A525CA"/>
    <w:rsid w:val="00A526FA"/>
    <w:rsid w:val="00A527F4"/>
    <w:rsid w:val="00A52890"/>
    <w:rsid w:val="00A528B1"/>
    <w:rsid w:val="00A52982"/>
    <w:rsid w:val="00A52A4C"/>
    <w:rsid w:val="00A52B1A"/>
    <w:rsid w:val="00A52C21"/>
    <w:rsid w:val="00A52D53"/>
    <w:rsid w:val="00A52E7D"/>
    <w:rsid w:val="00A52EDF"/>
    <w:rsid w:val="00A52FF6"/>
    <w:rsid w:val="00A52FF9"/>
    <w:rsid w:val="00A5324F"/>
    <w:rsid w:val="00A532CD"/>
    <w:rsid w:val="00A532E5"/>
    <w:rsid w:val="00A5338F"/>
    <w:rsid w:val="00A53436"/>
    <w:rsid w:val="00A53995"/>
    <w:rsid w:val="00A539C2"/>
    <w:rsid w:val="00A539EB"/>
    <w:rsid w:val="00A53A7D"/>
    <w:rsid w:val="00A53C00"/>
    <w:rsid w:val="00A53EC3"/>
    <w:rsid w:val="00A53EC4"/>
    <w:rsid w:val="00A53F07"/>
    <w:rsid w:val="00A53FF1"/>
    <w:rsid w:val="00A54012"/>
    <w:rsid w:val="00A541B1"/>
    <w:rsid w:val="00A541DA"/>
    <w:rsid w:val="00A541DE"/>
    <w:rsid w:val="00A54400"/>
    <w:rsid w:val="00A5462B"/>
    <w:rsid w:val="00A54642"/>
    <w:rsid w:val="00A548F6"/>
    <w:rsid w:val="00A54983"/>
    <w:rsid w:val="00A5498C"/>
    <w:rsid w:val="00A54ABB"/>
    <w:rsid w:val="00A54BA4"/>
    <w:rsid w:val="00A54C83"/>
    <w:rsid w:val="00A54CA2"/>
    <w:rsid w:val="00A54CC0"/>
    <w:rsid w:val="00A54D6A"/>
    <w:rsid w:val="00A54DD1"/>
    <w:rsid w:val="00A54EFF"/>
    <w:rsid w:val="00A54F19"/>
    <w:rsid w:val="00A54F7A"/>
    <w:rsid w:val="00A54FF3"/>
    <w:rsid w:val="00A55250"/>
    <w:rsid w:val="00A55254"/>
    <w:rsid w:val="00A55449"/>
    <w:rsid w:val="00A554ED"/>
    <w:rsid w:val="00A5550C"/>
    <w:rsid w:val="00A5578D"/>
    <w:rsid w:val="00A557CA"/>
    <w:rsid w:val="00A55866"/>
    <w:rsid w:val="00A55A39"/>
    <w:rsid w:val="00A55B00"/>
    <w:rsid w:val="00A55B35"/>
    <w:rsid w:val="00A55C2C"/>
    <w:rsid w:val="00A55D0E"/>
    <w:rsid w:val="00A55EB1"/>
    <w:rsid w:val="00A55ECD"/>
    <w:rsid w:val="00A55F2D"/>
    <w:rsid w:val="00A56123"/>
    <w:rsid w:val="00A561AC"/>
    <w:rsid w:val="00A561BB"/>
    <w:rsid w:val="00A56428"/>
    <w:rsid w:val="00A5642D"/>
    <w:rsid w:val="00A56477"/>
    <w:rsid w:val="00A56569"/>
    <w:rsid w:val="00A56585"/>
    <w:rsid w:val="00A56998"/>
    <w:rsid w:val="00A569BF"/>
    <w:rsid w:val="00A56A64"/>
    <w:rsid w:val="00A56B35"/>
    <w:rsid w:val="00A56B66"/>
    <w:rsid w:val="00A56D19"/>
    <w:rsid w:val="00A56D5E"/>
    <w:rsid w:val="00A56D66"/>
    <w:rsid w:val="00A56F95"/>
    <w:rsid w:val="00A56FA6"/>
    <w:rsid w:val="00A570B1"/>
    <w:rsid w:val="00A570EB"/>
    <w:rsid w:val="00A572B7"/>
    <w:rsid w:val="00A572C2"/>
    <w:rsid w:val="00A575E3"/>
    <w:rsid w:val="00A576CD"/>
    <w:rsid w:val="00A576E6"/>
    <w:rsid w:val="00A576F0"/>
    <w:rsid w:val="00A57901"/>
    <w:rsid w:val="00A57959"/>
    <w:rsid w:val="00A5798E"/>
    <w:rsid w:val="00A579FC"/>
    <w:rsid w:val="00A57A54"/>
    <w:rsid w:val="00A57AEE"/>
    <w:rsid w:val="00A57CB9"/>
    <w:rsid w:val="00A57DCB"/>
    <w:rsid w:val="00A57E7C"/>
    <w:rsid w:val="00A57ECD"/>
    <w:rsid w:val="00A60038"/>
    <w:rsid w:val="00A6021B"/>
    <w:rsid w:val="00A6022E"/>
    <w:rsid w:val="00A603D1"/>
    <w:rsid w:val="00A60457"/>
    <w:rsid w:val="00A60492"/>
    <w:rsid w:val="00A6077D"/>
    <w:rsid w:val="00A608D3"/>
    <w:rsid w:val="00A60921"/>
    <w:rsid w:val="00A609ED"/>
    <w:rsid w:val="00A60A17"/>
    <w:rsid w:val="00A60C97"/>
    <w:rsid w:val="00A60E90"/>
    <w:rsid w:val="00A60F93"/>
    <w:rsid w:val="00A611EE"/>
    <w:rsid w:val="00A61217"/>
    <w:rsid w:val="00A612A2"/>
    <w:rsid w:val="00A6130C"/>
    <w:rsid w:val="00A6164A"/>
    <w:rsid w:val="00A61886"/>
    <w:rsid w:val="00A618CC"/>
    <w:rsid w:val="00A61930"/>
    <w:rsid w:val="00A61C3B"/>
    <w:rsid w:val="00A61E94"/>
    <w:rsid w:val="00A61F6C"/>
    <w:rsid w:val="00A61FE6"/>
    <w:rsid w:val="00A61FFE"/>
    <w:rsid w:val="00A62095"/>
    <w:rsid w:val="00A6224A"/>
    <w:rsid w:val="00A62565"/>
    <w:rsid w:val="00A62576"/>
    <w:rsid w:val="00A625D2"/>
    <w:rsid w:val="00A6268A"/>
    <w:rsid w:val="00A627A2"/>
    <w:rsid w:val="00A627B0"/>
    <w:rsid w:val="00A6280F"/>
    <w:rsid w:val="00A6293F"/>
    <w:rsid w:val="00A629F5"/>
    <w:rsid w:val="00A62A65"/>
    <w:rsid w:val="00A62B8D"/>
    <w:rsid w:val="00A62C6F"/>
    <w:rsid w:val="00A62DC6"/>
    <w:rsid w:val="00A62E67"/>
    <w:rsid w:val="00A62EE4"/>
    <w:rsid w:val="00A62F12"/>
    <w:rsid w:val="00A63031"/>
    <w:rsid w:val="00A6320E"/>
    <w:rsid w:val="00A63242"/>
    <w:rsid w:val="00A633CC"/>
    <w:rsid w:val="00A63451"/>
    <w:rsid w:val="00A6347B"/>
    <w:rsid w:val="00A634A7"/>
    <w:rsid w:val="00A63672"/>
    <w:rsid w:val="00A637B5"/>
    <w:rsid w:val="00A638CB"/>
    <w:rsid w:val="00A63BAD"/>
    <w:rsid w:val="00A63CDF"/>
    <w:rsid w:val="00A63D4B"/>
    <w:rsid w:val="00A63D78"/>
    <w:rsid w:val="00A63DAE"/>
    <w:rsid w:val="00A640EC"/>
    <w:rsid w:val="00A641AC"/>
    <w:rsid w:val="00A64206"/>
    <w:rsid w:val="00A642EA"/>
    <w:rsid w:val="00A645CE"/>
    <w:rsid w:val="00A645D7"/>
    <w:rsid w:val="00A646AD"/>
    <w:rsid w:val="00A646C6"/>
    <w:rsid w:val="00A648CE"/>
    <w:rsid w:val="00A64919"/>
    <w:rsid w:val="00A649BA"/>
    <w:rsid w:val="00A64A44"/>
    <w:rsid w:val="00A64DE2"/>
    <w:rsid w:val="00A64E04"/>
    <w:rsid w:val="00A64EE6"/>
    <w:rsid w:val="00A6500E"/>
    <w:rsid w:val="00A65149"/>
    <w:rsid w:val="00A6519F"/>
    <w:rsid w:val="00A651A8"/>
    <w:rsid w:val="00A65288"/>
    <w:rsid w:val="00A65328"/>
    <w:rsid w:val="00A654C7"/>
    <w:rsid w:val="00A655C2"/>
    <w:rsid w:val="00A657F5"/>
    <w:rsid w:val="00A65834"/>
    <w:rsid w:val="00A6589B"/>
    <w:rsid w:val="00A659B9"/>
    <w:rsid w:val="00A65A62"/>
    <w:rsid w:val="00A65A69"/>
    <w:rsid w:val="00A65ABB"/>
    <w:rsid w:val="00A65AD3"/>
    <w:rsid w:val="00A65B6B"/>
    <w:rsid w:val="00A65C71"/>
    <w:rsid w:val="00A65D7D"/>
    <w:rsid w:val="00A65E70"/>
    <w:rsid w:val="00A65FDF"/>
    <w:rsid w:val="00A660A2"/>
    <w:rsid w:val="00A660F7"/>
    <w:rsid w:val="00A66164"/>
    <w:rsid w:val="00A661EB"/>
    <w:rsid w:val="00A663DC"/>
    <w:rsid w:val="00A66404"/>
    <w:rsid w:val="00A66455"/>
    <w:rsid w:val="00A664C6"/>
    <w:rsid w:val="00A66514"/>
    <w:rsid w:val="00A66650"/>
    <w:rsid w:val="00A6680B"/>
    <w:rsid w:val="00A6682C"/>
    <w:rsid w:val="00A66947"/>
    <w:rsid w:val="00A6698B"/>
    <w:rsid w:val="00A66AF5"/>
    <w:rsid w:val="00A66B06"/>
    <w:rsid w:val="00A66B66"/>
    <w:rsid w:val="00A66C37"/>
    <w:rsid w:val="00A66CC1"/>
    <w:rsid w:val="00A66E99"/>
    <w:rsid w:val="00A67111"/>
    <w:rsid w:val="00A672FE"/>
    <w:rsid w:val="00A6734F"/>
    <w:rsid w:val="00A6738E"/>
    <w:rsid w:val="00A673A9"/>
    <w:rsid w:val="00A674EA"/>
    <w:rsid w:val="00A675F3"/>
    <w:rsid w:val="00A67687"/>
    <w:rsid w:val="00A676D5"/>
    <w:rsid w:val="00A67B05"/>
    <w:rsid w:val="00A67F0A"/>
    <w:rsid w:val="00A700FC"/>
    <w:rsid w:val="00A701AA"/>
    <w:rsid w:val="00A70284"/>
    <w:rsid w:val="00A702B9"/>
    <w:rsid w:val="00A70527"/>
    <w:rsid w:val="00A705AD"/>
    <w:rsid w:val="00A705CB"/>
    <w:rsid w:val="00A70720"/>
    <w:rsid w:val="00A70B99"/>
    <w:rsid w:val="00A70BA8"/>
    <w:rsid w:val="00A70BC1"/>
    <w:rsid w:val="00A70BDD"/>
    <w:rsid w:val="00A70E49"/>
    <w:rsid w:val="00A70E58"/>
    <w:rsid w:val="00A70E6D"/>
    <w:rsid w:val="00A71036"/>
    <w:rsid w:val="00A7104C"/>
    <w:rsid w:val="00A7115B"/>
    <w:rsid w:val="00A711D1"/>
    <w:rsid w:val="00A7120F"/>
    <w:rsid w:val="00A7138C"/>
    <w:rsid w:val="00A713F8"/>
    <w:rsid w:val="00A71515"/>
    <w:rsid w:val="00A7168B"/>
    <w:rsid w:val="00A716DE"/>
    <w:rsid w:val="00A716EB"/>
    <w:rsid w:val="00A71797"/>
    <w:rsid w:val="00A7188F"/>
    <w:rsid w:val="00A719B5"/>
    <w:rsid w:val="00A71A8A"/>
    <w:rsid w:val="00A71C34"/>
    <w:rsid w:val="00A71CE9"/>
    <w:rsid w:val="00A71D07"/>
    <w:rsid w:val="00A71E22"/>
    <w:rsid w:val="00A71E4C"/>
    <w:rsid w:val="00A71FF4"/>
    <w:rsid w:val="00A72160"/>
    <w:rsid w:val="00A7218C"/>
    <w:rsid w:val="00A72294"/>
    <w:rsid w:val="00A72493"/>
    <w:rsid w:val="00A724AA"/>
    <w:rsid w:val="00A7254E"/>
    <w:rsid w:val="00A7262D"/>
    <w:rsid w:val="00A727C0"/>
    <w:rsid w:val="00A7300E"/>
    <w:rsid w:val="00A73099"/>
    <w:rsid w:val="00A73171"/>
    <w:rsid w:val="00A73379"/>
    <w:rsid w:val="00A734ED"/>
    <w:rsid w:val="00A7355D"/>
    <w:rsid w:val="00A735E3"/>
    <w:rsid w:val="00A7367C"/>
    <w:rsid w:val="00A7375D"/>
    <w:rsid w:val="00A73881"/>
    <w:rsid w:val="00A73A05"/>
    <w:rsid w:val="00A73A8D"/>
    <w:rsid w:val="00A73C63"/>
    <w:rsid w:val="00A73CE7"/>
    <w:rsid w:val="00A73D0B"/>
    <w:rsid w:val="00A73D66"/>
    <w:rsid w:val="00A73E22"/>
    <w:rsid w:val="00A73E31"/>
    <w:rsid w:val="00A73E53"/>
    <w:rsid w:val="00A73F03"/>
    <w:rsid w:val="00A73FC4"/>
    <w:rsid w:val="00A74000"/>
    <w:rsid w:val="00A740DA"/>
    <w:rsid w:val="00A7418B"/>
    <w:rsid w:val="00A7440D"/>
    <w:rsid w:val="00A74436"/>
    <w:rsid w:val="00A744F9"/>
    <w:rsid w:val="00A74653"/>
    <w:rsid w:val="00A7477D"/>
    <w:rsid w:val="00A74AA1"/>
    <w:rsid w:val="00A74AA3"/>
    <w:rsid w:val="00A74B68"/>
    <w:rsid w:val="00A74DD2"/>
    <w:rsid w:val="00A74E90"/>
    <w:rsid w:val="00A74EAC"/>
    <w:rsid w:val="00A74EBE"/>
    <w:rsid w:val="00A75084"/>
    <w:rsid w:val="00A75471"/>
    <w:rsid w:val="00A75599"/>
    <w:rsid w:val="00A755EF"/>
    <w:rsid w:val="00A75651"/>
    <w:rsid w:val="00A7577B"/>
    <w:rsid w:val="00A757BB"/>
    <w:rsid w:val="00A75893"/>
    <w:rsid w:val="00A759AC"/>
    <w:rsid w:val="00A759B1"/>
    <w:rsid w:val="00A759B9"/>
    <w:rsid w:val="00A759F9"/>
    <w:rsid w:val="00A75B7C"/>
    <w:rsid w:val="00A75B91"/>
    <w:rsid w:val="00A75B97"/>
    <w:rsid w:val="00A75BF7"/>
    <w:rsid w:val="00A75C50"/>
    <w:rsid w:val="00A75D5C"/>
    <w:rsid w:val="00A75DA5"/>
    <w:rsid w:val="00A75DF9"/>
    <w:rsid w:val="00A75F50"/>
    <w:rsid w:val="00A76024"/>
    <w:rsid w:val="00A76106"/>
    <w:rsid w:val="00A76359"/>
    <w:rsid w:val="00A76368"/>
    <w:rsid w:val="00A7648B"/>
    <w:rsid w:val="00A7654F"/>
    <w:rsid w:val="00A76739"/>
    <w:rsid w:val="00A7679F"/>
    <w:rsid w:val="00A767C2"/>
    <w:rsid w:val="00A76802"/>
    <w:rsid w:val="00A7681E"/>
    <w:rsid w:val="00A7689E"/>
    <w:rsid w:val="00A768A7"/>
    <w:rsid w:val="00A768C0"/>
    <w:rsid w:val="00A76934"/>
    <w:rsid w:val="00A76AAF"/>
    <w:rsid w:val="00A76CB5"/>
    <w:rsid w:val="00A76CDE"/>
    <w:rsid w:val="00A76D45"/>
    <w:rsid w:val="00A76E02"/>
    <w:rsid w:val="00A76E79"/>
    <w:rsid w:val="00A76F1B"/>
    <w:rsid w:val="00A77216"/>
    <w:rsid w:val="00A7770A"/>
    <w:rsid w:val="00A777E7"/>
    <w:rsid w:val="00A77B6C"/>
    <w:rsid w:val="00A77CA4"/>
    <w:rsid w:val="00A77CC2"/>
    <w:rsid w:val="00A77DD6"/>
    <w:rsid w:val="00A77E9F"/>
    <w:rsid w:val="00A77EA3"/>
    <w:rsid w:val="00A7A6CB"/>
    <w:rsid w:val="00A80050"/>
    <w:rsid w:val="00A8012E"/>
    <w:rsid w:val="00A802AF"/>
    <w:rsid w:val="00A802F8"/>
    <w:rsid w:val="00A80318"/>
    <w:rsid w:val="00A80394"/>
    <w:rsid w:val="00A80485"/>
    <w:rsid w:val="00A804EF"/>
    <w:rsid w:val="00A8066E"/>
    <w:rsid w:val="00A80684"/>
    <w:rsid w:val="00A8069A"/>
    <w:rsid w:val="00A80736"/>
    <w:rsid w:val="00A8078C"/>
    <w:rsid w:val="00A8079B"/>
    <w:rsid w:val="00A809CE"/>
    <w:rsid w:val="00A80A22"/>
    <w:rsid w:val="00A80A5E"/>
    <w:rsid w:val="00A80AA7"/>
    <w:rsid w:val="00A80CDF"/>
    <w:rsid w:val="00A80D56"/>
    <w:rsid w:val="00A80D5D"/>
    <w:rsid w:val="00A80DD3"/>
    <w:rsid w:val="00A80FBE"/>
    <w:rsid w:val="00A80FC9"/>
    <w:rsid w:val="00A810FC"/>
    <w:rsid w:val="00A811A4"/>
    <w:rsid w:val="00A81388"/>
    <w:rsid w:val="00A81503"/>
    <w:rsid w:val="00A8157E"/>
    <w:rsid w:val="00A815CF"/>
    <w:rsid w:val="00A815D8"/>
    <w:rsid w:val="00A8169B"/>
    <w:rsid w:val="00A81746"/>
    <w:rsid w:val="00A8186A"/>
    <w:rsid w:val="00A818A8"/>
    <w:rsid w:val="00A818D4"/>
    <w:rsid w:val="00A81C6F"/>
    <w:rsid w:val="00A81F10"/>
    <w:rsid w:val="00A81F2C"/>
    <w:rsid w:val="00A81F3F"/>
    <w:rsid w:val="00A82055"/>
    <w:rsid w:val="00A8206C"/>
    <w:rsid w:val="00A820AE"/>
    <w:rsid w:val="00A82239"/>
    <w:rsid w:val="00A82270"/>
    <w:rsid w:val="00A82272"/>
    <w:rsid w:val="00A822A8"/>
    <w:rsid w:val="00A82354"/>
    <w:rsid w:val="00A82532"/>
    <w:rsid w:val="00A826A9"/>
    <w:rsid w:val="00A826FD"/>
    <w:rsid w:val="00A828A4"/>
    <w:rsid w:val="00A82905"/>
    <w:rsid w:val="00A82B32"/>
    <w:rsid w:val="00A82CD3"/>
    <w:rsid w:val="00A82CE4"/>
    <w:rsid w:val="00A82D15"/>
    <w:rsid w:val="00A82DF5"/>
    <w:rsid w:val="00A82E4F"/>
    <w:rsid w:val="00A82F37"/>
    <w:rsid w:val="00A82F8E"/>
    <w:rsid w:val="00A830B7"/>
    <w:rsid w:val="00A83164"/>
    <w:rsid w:val="00A83375"/>
    <w:rsid w:val="00A83432"/>
    <w:rsid w:val="00A8348C"/>
    <w:rsid w:val="00A835E2"/>
    <w:rsid w:val="00A83669"/>
    <w:rsid w:val="00A83672"/>
    <w:rsid w:val="00A83680"/>
    <w:rsid w:val="00A836D9"/>
    <w:rsid w:val="00A8377E"/>
    <w:rsid w:val="00A837D6"/>
    <w:rsid w:val="00A838BD"/>
    <w:rsid w:val="00A838EF"/>
    <w:rsid w:val="00A8395F"/>
    <w:rsid w:val="00A83B08"/>
    <w:rsid w:val="00A83B7E"/>
    <w:rsid w:val="00A83BD2"/>
    <w:rsid w:val="00A83CDB"/>
    <w:rsid w:val="00A83E95"/>
    <w:rsid w:val="00A83F5E"/>
    <w:rsid w:val="00A83FA6"/>
    <w:rsid w:val="00A83FC9"/>
    <w:rsid w:val="00A8404D"/>
    <w:rsid w:val="00A840BB"/>
    <w:rsid w:val="00A84103"/>
    <w:rsid w:val="00A841C0"/>
    <w:rsid w:val="00A8422F"/>
    <w:rsid w:val="00A8423C"/>
    <w:rsid w:val="00A8424F"/>
    <w:rsid w:val="00A8436C"/>
    <w:rsid w:val="00A845B4"/>
    <w:rsid w:val="00A84704"/>
    <w:rsid w:val="00A84705"/>
    <w:rsid w:val="00A8482C"/>
    <w:rsid w:val="00A84852"/>
    <w:rsid w:val="00A8485E"/>
    <w:rsid w:val="00A849CC"/>
    <w:rsid w:val="00A84A61"/>
    <w:rsid w:val="00A84AE4"/>
    <w:rsid w:val="00A84CEC"/>
    <w:rsid w:val="00A84DBD"/>
    <w:rsid w:val="00A84FA9"/>
    <w:rsid w:val="00A84FC1"/>
    <w:rsid w:val="00A850BB"/>
    <w:rsid w:val="00A850CC"/>
    <w:rsid w:val="00A850F4"/>
    <w:rsid w:val="00A8514E"/>
    <w:rsid w:val="00A8532D"/>
    <w:rsid w:val="00A8535D"/>
    <w:rsid w:val="00A8540A"/>
    <w:rsid w:val="00A85412"/>
    <w:rsid w:val="00A85491"/>
    <w:rsid w:val="00A8555A"/>
    <w:rsid w:val="00A85574"/>
    <w:rsid w:val="00A855EB"/>
    <w:rsid w:val="00A8564D"/>
    <w:rsid w:val="00A856F2"/>
    <w:rsid w:val="00A8576C"/>
    <w:rsid w:val="00A85794"/>
    <w:rsid w:val="00A85C15"/>
    <w:rsid w:val="00A85C4D"/>
    <w:rsid w:val="00A85D88"/>
    <w:rsid w:val="00A85E84"/>
    <w:rsid w:val="00A85EE6"/>
    <w:rsid w:val="00A85EED"/>
    <w:rsid w:val="00A85FAE"/>
    <w:rsid w:val="00A86020"/>
    <w:rsid w:val="00A86138"/>
    <w:rsid w:val="00A8613B"/>
    <w:rsid w:val="00A86157"/>
    <w:rsid w:val="00A861B6"/>
    <w:rsid w:val="00A863B6"/>
    <w:rsid w:val="00A863B9"/>
    <w:rsid w:val="00A864F7"/>
    <w:rsid w:val="00A8661B"/>
    <w:rsid w:val="00A8670F"/>
    <w:rsid w:val="00A86807"/>
    <w:rsid w:val="00A8686A"/>
    <w:rsid w:val="00A86873"/>
    <w:rsid w:val="00A868A2"/>
    <w:rsid w:val="00A8692B"/>
    <w:rsid w:val="00A86964"/>
    <w:rsid w:val="00A86966"/>
    <w:rsid w:val="00A86A5A"/>
    <w:rsid w:val="00A86B67"/>
    <w:rsid w:val="00A86BDA"/>
    <w:rsid w:val="00A86C23"/>
    <w:rsid w:val="00A86C82"/>
    <w:rsid w:val="00A86D9C"/>
    <w:rsid w:val="00A86E5F"/>
    <w:rsid w:val="00A86E7E"/>
    <w:rsid w:val="00A86EDA"/>
    <w:rsid w:val="00A86F51"/>
    <w:rsid w:val="00A870FF"/>
    <w:rsid w:val="00A87178"/>
    <w:rsid w:val="00A872B6"/>
    <w:rsid w:val="00A872F0"/>
    <w:rsid w:val="00A87405"/>
    <w:rsid w:val="00A8745D"/>
    <w:rsid w:val="00A87473"/>
    <w:rsid w:val="00A87526"/>
    <w:rsid w:val="00A875F5"/>
    <w:rsid w:val="00A87619"/>
    <w:rsid w:val="00A878B6"/>
    <w:rsid w:val="00A87C59"/>
    <w:rsid w:val="00A87E18"/>
    <w:rsid w:val="00A87EBA"/>
    <w:rsid w:val="00A87F51"/>
    <w:rsid w:val="00A9005C"/>
    <w:rsid w:val="00A90155"/>
    <w:rsid w:val="00A90189"/>
    <w:rsid w:val="00A90195"/>
    <w:rsid w:val="00A902EA"/>
    <w:rsid w:val="00A9059E"/>
    <w:rsid w:val="00A906FF"/>
    <w:rsid w:val="00A9083C"/>
    <w:rsid w:val="00A90BE7"/>
    <w:rsid w:val="00A90CFC"/>
    <w:rsid w:val="00A90DE3"/>
    <w:rsid w:val="00A90EB1"/>
    <w:rsid w:val="00A90EE0"/>
    <w:rsid w:val="00A90F86"/>
    <w:rsid w:val="00A910EC"/>
    <w:rsid w:val="00A9118F"/>
    <w:rsid w:val="00A9121F"/>
    <w:rsid w:val="00A9133F"/>
    <w:rsid w:val="00A9137A"/>
    <w:rsid w:val="00A91507"/>
    <w:rsid w:val="00A9155C"/>
    <w:rsid w:val="00A9160A"/>
    <w:rsid w:val="00A91647"/>
    <w:rsid w:val="00A9166B"/>
    <w:rsid w:val="00A916F6"/>
    <w:rsid w:val="00A919F7"/>
    <w:rsid w:val="00A91A6D"/>
    <w:rsid w:val="00A91C64"/>
    <w:rsid w:val="00A91DB7"/>
    <w:rsid w:val="00A92043"/>
    <w:rsid w:val="00A92208"/>
    <w:rsid w:val="00A92271"/>
    <w:rsid w:val="00A92277"/>
    <w:rsid w:val="00A926B4"/>
    <w:rsid w:val="00A92706"/>
    <w:rsid w:val="00A9270C"/>
    <w:rsid w:val="00A92737"/>
    <w:rsid w:val="00A9275A"/>
    <w:rsid w:val="00A9285C"/>
    <w:rsid w:val="00A92866"/>
    <w:rsid w:val="00A9288D"/>
    <w:rsid w:val="00A928D8"/>
    <w:rsid w:val="00A92957"/>
    <w:rsid w:val="00A9298C"/>
    <w:rsid w:val="00A929B1"/>
    <w:rsid w:val="00A929CF"/>
    <w:rsid w:val="00A929EC"/>
    <w:rsid w:val="00A92B00"/>
    <w:rsid w:val="00A92C25"/>
    <w:rsid w:val="00A92FAB"/>
    <w:rsid w:val="00A93115"/>
    <w:rsid w:val="00A93179"/>
    <w:rsid w:val="00A9317C"/>
    <w:rsid w:val="00A931C9"/>
    <w:rsid w:val="00A93288"/>
    <w:rsid w:val="00A93311"/>
    <w:rsid w:val="00A933BD"/>
    <w:rsid w:val="00A93459"/>
    <w:rsid w:val="00A936DE"/>
    <w:rsid w:val="00A937AB"/>
    <w:rsid w:val="00A93AF7"/>
    <w:rsid w:val="00A93BCF"/>
    <w:rsid w:val="00A93C53"/>
    <w:rsid w:val="00A93CE9"/>
    <w:rsid w:val="00A93D68"/>
    <w:rsid w:val="00A93DF7"/>
    <w:rsid w:val="00A93E5A"/>
    <w:rsid w:val="00A93F48"/>
    <w:rsid w:val="00A940D3"/>
    <w:rsid w:val="00A941A8"/>
    <w:rsid w:val="00A941DF"/>
    <w:rsid w:val="00A943B8"/>
    <w:rsid w:val="00A94417"/>
    <w:rsid w:val="00A944A6"/>
    <w:rsid w:val="00A944BB"/>
    <w:rsid w:val="00A94635"/>
    <w:rsid w:val="00A946A0"/>
    <w:rsid w:val="00A947C9"/>
    <w:rsid w:val="00A94831"/>
    <w:rsid w:val="00A94909"/>
    <w:rsid w:val="00A94993"/>
    <w:rsid w:val="00A949FC"/>
    <w:rsid w:val="00A94C11"/>
    <w:rsid w:val="00A94CB5"/>
    <w:rsid w:val="00A94D5F"/>
    <w:rsid w:val="00A94E76"/>
    <w:rsid w:val="00A9514A"/>
    <w:rsid w:val="00A95304"/>
    <w:rsid w:val="00A9547A"/>
    <w:rsid w:val="00A95510"/>
    <w:rsid w:val="00A95514"/>
    <w:rsid w:val="00A9560C"/>
    <w:rsid w:val="00A959BE"/>
    <w:rsid w:val="00A959DA"/>
    <w:rsid w:val="00A959EA"/>
    <w:rsid w:val="00A95A00"/>
    <w:rsid w:val="00A95D32"/>
    <w:rsid w:val="00A95D9D"/>
    <w:rsid w:val="00A95E33"/>
    <w:rsid w:val="00A95ECC"/>
    <w:rsid w:val="00A95EDE"/>
    <w:rsid w:val="00A95EE8"/>
    <w:rsid w:val="00A9604B"/>
    <w:rsid w:val="00A96378"/>
    <w:rsid w:val="00A963AF"/>
    <w:rsid w:val="00A96496"/>
    <w:rsid w:val="00A964C0"/>
    <w:rsid w:val="00A965FE"/>
    <w:rsid w:val="00A9666E"/>
    <w:rsid w:val="00A966CC"/>
    <w:rsid w:val="00A96877"/>
    <w:rsid w:val="00A96A61"/>
    <w:rsid w:val="00A96A69"/>
    <w:rsid w:val="00A96C2F"/>
    <w:rsid w:val="00A96CE5"/>
    <w:rsid w:val="00A971CC"/>
    <w:rsid w:val="00A9724F"/>
    <w:rsid w:val="00A97277"/>
    <w:rsid w:val="00A974C5"/>
    <w:rsid w:val="00A976BE"/>
    <w:rsid w:val="00A976C3"/>
    <w:rsid w:val="00A9771B"/>
    <w:rsid w:val="00A97746"/>
    <w:rsid w:val="00A9793C"/>
    <w:rsid w:val="00A979B9"/>
    <w:rsid w:val="00A97A70"/>
    <w:rsid w:val="00A97AD9"/>
    <w:rsid w:val="00A97BBA"/>
    <w:rsid w:val="00A97D2B"/>
    <w:rsid w:val="00A97E1B"/>
    <w:rsid w:val="00A97F4D"/>
    <w:rsid w:val="00AA01EB"/>
    <w:rsid w:val="00AA0552"/>
    <w:rsid w:val="00AA0807"/>
    <w:rsid w:val="00AA09EB"/>
    <w:rsid w:val="00AA0C65"/>
    <w:rsid w:val="00AA0D97"/>
    <w:rsid w:val="00AA0F19"/>
    <w:rsid w:val="00AA1174"/>
    <w:rsid w:val="00AA1190"/>
    <w:rsid w:val="00AA12D4"/>
    <w:rsid w:val="00AA14D8"/>
    <w:rsid w:val="00AA1788"/>
    <w:rsid w:val="00AA181A"/>
    <w:rsid w:val="00AA1937"/>
    <w:rsid w:val="00AA1AD9"/>
    <w:rsid w:val="00AA1AF0"/>
    <w:rsid w:val="00AA1B5B"/>
    <w:rsid w:val="00AA1D3C"/>
    <w:rsid w:val="00AA1D95"/>
    <w:rsid w:val="00AA1DC9"/>
    <w:rsid w:val="00AA1E0D"/>
    <w:rsid w:val="00AA1F9B"/>
    <w:rsid w:val="00AA1FF4"/>
    <w:rsid w:val="00AA20B4"/>
    <w:rsid w:val="00AA22F1"/>
    <w:rsid w:val="00AA2407"/>
    <w:rsid w:val="00AA24E3"/>
    <w:rsid w:val="00AA2556"/>
    <w:rsid w:val="00AA25A0"/>
    <w:rsid w:val="00AA274E"/>
    <w:rsid w:val="00AA2792"/>
    <w:rsid w:val="00AA28ED"/>
    <w:rsid w:val="00AA28F3"/>
    <w:rsid w:val="00AA2900"/>
    <w:rsid w:val="00AA2A64"/>
    <w:rsid w:val="00AA2A71"/>
    <w:rsid w:val="00AA2A79"/>
    <w:rsid w:val="00AA2A86"/>
    <w:rsid w:val="00AA2ACD"/>
    <w:rsid w:val="00AA2AF8"/>
    <w:rsid w:val="00AA2B79"/>
    <w:rsid w:val="00AA2B8F"/>
    <w:rsid w:val="00AA2B93"/>
    <w:rsid w:val="00AA2B94"/>
    <w:rsid w:val="00AA2C8D"/>
    <w:rsid w:val="00AA2CB8"/>
    <w:rsid w:val="00AA2F0B"/>
    <w:rsid w:val="00AA2F5D"/>
    <w:rsid w:val="00AA30B9"/>
    <w:rsid w:val="00AA3287"/>
    <w:rsid w:val="00AA35E4"/>
    <w:rsid w:val="00AA3603"/>
    <w:rsid w:val="00AA39C9"/>
    <w:rsid w:val="00AA39FA"/>
    <w:rsid w:val="00AA3AFF"/>
    <w:rsid w:val="00AA3B9B"/>
    <w:rsid w:val="00AA3BB4"/>
    <w:rsid w:val="00AA3BC1"/>
    <w:rsid w:val="00AA3C82"/>
    <w:rsid w:val="00AA3D18"/>
    <w:rsid w:val="00AA3DF6"/>
    <w:rsid w:val="00AA3E67"/>
    <w:rsid w:val="00AA3F25"/>
    <w:rsid w:val="00AA3F7B"/>
    <w:rsid w:val="00AA4072"/>
    <w:rsid w:val="00AA4297"/>
    <w:rsid w:val="00AA4417"/>
    <w:rsid w:val="00AA44C3"/>
    <w:rsid w:val="00AA45D7"/>
    <w:rsid w:val="00AA46EC"/>
    <w:rsid w:val="00AA47B8"/>
    <w:rsid w:val="00AA47E8"/>
    <w:rsid w:val="00AA49FE"/>
    <w:rsid w:val="00AA4A0B"/>
    <w:rsid w:val="00AA4A22"/>
    <w:rsid w:val="00AA4C01"/>
    <w:rsid w:val="00AA4E02"/>
    <w:rsid w:val="00AA4E16"/>
    <w:rsid w:val="00AA4F68"/>
    <w:rsid w:val="00AA4F94"/>
    <w:rsid w:val="00AA4FCA"/>
    <w:rsid w:val="00AA5293"/>
    <w:rsid w:val="00AA52B0"/>
    <w:rsid w:val="00AA52DD"/>
    <w:rsid w:val="00AA53CA"/>
    <w:rsid w:val="00AA53D1"/>
    <w:rsid w:val="00AA557B"/>
    <w:rsid w:val="00AA55D0"/>
    <w:rsid w:val="00AA56A9"/>
    <w:rsid w:val="00AA57C0"/>
    <w:rsid w:val="00AA58A8"/>
    <w:rsid w:val="00AA5922"/>
    <w:rsid w:val="00AA5938"/>
    <w:rsid w:val="00AA5976"/>
    <w:rsid w:val="00AA5B10"/>
    <w:rsid w:val="00AA5CF8"/>
    <w:rsid w:val="00AA5E72"/>
    <w:rsid w:val="00AA6216"/>
    <w:rsid w:val="00AA6380"/>
    <w:rsid w:val="00AA6520"/>
    <w:rsid w:val="00AA6623"/>
    <w:rsid w:val="00AA66D7"/>
    <w:rsid w:val="00AA68A5"/>
    <w:rsid w:val="00AA696B"/>
    <w:rsid w:val="00AA69B6"/>
    <w:rsid w:val="00AA6A81"/>
    <w:rsid w:val="00AA6CDE"/>
    <w:rsid w:val="00AA6CEA"/>
    <w:rsid w:val="00AA6E2A"/>
    <w:rsid w:val="00AA6FC8"/>
    <w:rsid w:val="00AA6FD5"/>
    <w:rsid w:val="00AA7243"/>
    <w:rsid w:val="00AA7333"/>
    <w:rsid w:val="00AA7393"/>
    <w:rsid w:val="00AA7520"/>
    <w:rsid w:val="00AA75F2"/>
    <w:rsid w:val="00AA7636"/>
    <w:rsid w:val="00AA76A8"/>
    <w:rsid w:val="00AA76EC"/>
    <w:rsid w:val="00AA76FD"/>
    <w:rsid w:val="00AA773E"/>
    <w:rsid w:val="00AA782F"/>
    <w:rsid w:val="00AA7831"/>
    <w:rsid w:val="00AA78A8"/>
    <w:rsid w:val="00AA7C06"/>
    <w:rsid w:val="00AA7C2D"/>
    <w:rsid w:val="00AA7E07"/>
    <w:rsid w:val="00AA7E11"/>
    <w:rsid w:val="00AAA684"/>
    <w:rsid w:val="00AB014D"/>
    <w:rsid w:val="00AB04B7"/>
    <w:rsid w:val="00AB065D"/>
    <w:rsid w:val="00AB06C7"/>
    <w:rsid w:val="00AB0807"/>
    <w:rsid w:val="00AB0854"/>
    <w:rsid w:val="00AB0855"/>
    <w:rsid w:val="00AB094C"/>
    <w:rsid w:val="00AB098B"/>
    <w:rsid w:val="00AB099F"/>
    <w:rsid w:val="00AB0A66"/>
    <w:rsid w:val="00AB0AAF"/>
    <w:rsid w:val="00AB0BCD"/>
    <w:rsid w:val="00AB0C23"/>
    <w:rsid w:val="00AB0E09"/>
    <w:rsid w:val="00AB0F66"/>
    <w:rsid w:val="00AB0F89"/>
    <w:rsid w:val="00AB1295"/>
    <w:rsid w:val="00AB12B1"/>
    <w:rsid w:val="00AB136A"/>
    <w:rsid w:val="00AB1436"/>
    <w:rsid w:val="00AB152D"/>
    <w:rsid w:val="00AB1634"/>
    <w:rsid w:val="00AB1670"/>
    <w:rsid w:val="00AB1911"/>
    <w:rsid w:val="00AB1AA0"/>
    <w:rsid w:val="00AB1B07"/>
    <w:rsid w:val="00AB1D4E"/>
    <w:rsid w:val="00AB1D6D"/>
    <w:rsid w:val="00AB1DA2"/>
    <w:rsid w:val="00AB1E2D"/>
    <w:rsid w:val="00AB1E97"/>
    <w:rsid w:val="00AB223A"/>
    <w:rsid w:val="00AB2274"/>
    <w:rsid w:val="00AB2368"/>
    <w:rsid w:val="00AB23FB"/>
    <w:rsid w:val="00AB2625"/>
    <w:rsid w:val="00AB2644"/>
    <w:rsid w:val="00AB26D1"/>
    <w:rsid w:val="00AB2714"/>
    <w:rsid w:val="00AB275E"/>
    <w:rsid w:val="00AB28C6"/>
    <w:rsid w:val="00AB28DA"/>
    <w:rsid w:val="00AB2921"/>
    <w:rsid w:val="00AB292B"/>
    <w:rsid w:val="00AB29B9"/>
    <w:rsid w:val="00AB2AAE"/>
    <w:rsid w:val="00AB2CB1"/>
    <w:rsid w:val="00AB2D18"/>
    <w:rsid w:val="00AB2E57"/>
    <w:rsid w:val="00AB2EAF"/>
    <w:rsid w:val="00AB2ED0"/>
    <w:rsid w:val="00AB30BD"/>
    <w:rsid w:val="00AB3127"/>
    <w:rsid w:val="00AB323F"/>
    <w:rsid w:val="00AB3364"/>
    <w:rsid w:val="00AB3465"/>
    <w:rsid w:val="00AB36ED"/>
    <w:rsid w:val="00AB38A2"/>
    <w:rsid w:val="00AB38E5"/>
    <w:rsid w:val="00AB39DF"/>
    <w:rsid w:val="00AB3A66"/>
    <w:rsid w:val="00AB3AD3"/>
    <w:rsid w:val="00AB3B23"/>
    <w:rsid w:val="00AB3BCF"/>
    <w:rsid w:val="00AB3C5E"/>
    <w:rsid w:val="00AB3CD2"/>
    <w:rsid w:val="00AB3DED"/>
    <w:rsid w:val="00AB3F2F"/>
    <w:rsid w:val="00AB428F"/>
    <w:rsid w:val="00AB42FD"/>
    <w:rsid w:val="00AB43B4"/>
    <w:rsid w:val="00AB445C"/>
    <w:rsid w:val="00AB449F"/>
    <w:rsid w:val="00AB452B"/>
    <w:rsid w:val="00AB4671"/>
    <w:rsid w:val="00AB4695"/>
    <w:rsid w:val="00AB49E0"/>
    <w:rsid w:val="00AB4A78"/>
    <w:rsid w:val="00AB4A99"/>
    <w:rsid w:val="00AB4C00"/>
    <w:rsid w:val="00AB4D52"/>
    <w:rsid w:val="00AB4F80"/>
    <w:rsid w:val="00AB4FAC"/>
    <w:rsid w:val="00AB500F"/>
    <w:rsid w:val="00AB501C"/>
    <w:rsid w:val="00AB5028"/>
    <w:rsid w:val="00AB52B8"/>
    <w:rsid w:val="00AB5347"/>
    <w:rsid w:val="00AB53B2"/>
    <w:rsid w:val="00AB5428"/>
    <w:rsid w:val="00AB5497"/>
    <w:rsid w:val="00AB54C4"/>
    <w:rsid w:val="00AB54F6"/>
    <w:rsid w:val="00AB563D"/>
    <w:rsid w:val="00AB5826"/>
    <w:rsid w:val="00AB5B97"/>
    <w:rsid w:val="00AB5BB3"/>
    <w:rsid w:val="00AB5C92"/>
    <w:rsid w:val="00AB5CEE"/>
    <w:rsid w:val="00AB5F3B"/>
    <w:rsid w:val="00AB5FA4"/>
    <w:rsid w:val="00AB5FA8"/>
    <w:rsid w:val="00AB5FBF"/>
    <w:rsid w:val="00AB6010"/>
    <w:rsid w:val="00AB61E1"/>
    <w:rsid w:val="00AB6205"/>
    <w:rsid w:val="00AB628D"/>
    <w:rsid w:val="00AB62C8"/>
    <w:rsid w:val="00AB6330"/>
    <w:rsid w:val="00AB6354"/>
    <w:rsid w:val="00AB6381"/>
    <w:rsid w:val="00AB63DF"/>
    <w:rsid w:val="00AB652F"/>
    <w:rsid w:val="00AB6660"/>
    <w:rsid w:val="00AB6682"/>
    <w:rsid w:val="00AB669F"/>
    <w:rsid w:val="00AB6704"/>
    <w:rsid w:val="00AB6881"/>
    <w:rsid w:val="00AB68C7"/>
    <w:rsid w:val="00AB6A95"/>
    <w:rsid w:val="00AB6B23"/>
    <w:rsid w:val="00AB6BBC"/>
    <w:rsid w:val="00AB6BEC"/>
    <w:rsid w:val="00AB6DB1"/>
    <w:rsid w:val="00AB6EEF"/>
    <w:rsid w:val="00AB6F47"/>
    <w:rsid w:val="00AB7093"/>
    <w:rsid w:val="00AB709C"/>
    <w:rsid w:val="00AB72AB"/>
    <w:rsid w:val="00AB7328"/>
    <w:rsid w:val="00AB7395"/>
    <w:rsid w:val="00AB7476"/>
    <w:rsid w:val="00AB755B"/>
    <w:rsid w:val="00AB756F"/>
    <w:rsid w:val="00AB75C6"/>
    <w:rsid w:val="00AB77E7"/>
    <w:rsid w:val="00AB7887"/>
    <w:rsid w:val="00AB788C"/>
    <w:rsid w:val="00AB7A30"/>
    <w:rsid w:val="00AB7AF4"/>
    <w:rsid w:val="00AB7B08"/>
    <w:rsid w:val="00AB7B76"/>
    <w:rsid w:val="00AB7BA1"/>
    <w:rsid w:val="00AB7C9C"/>
    <w:rsid w:val="00AC0010"/>
    <w:rsid w:val="00AC006E"/>
    <w:rsid w:val="00AC01F5"/>
    <w:rsid w:val="00AC02B8"/>
    <w:rsid w:val="00AC02CD"/>
    <w:rsid w:val="00AC0438"/>
    <w:rsid w:val="00AC0524"/>
    <w:rsid w:val="00AC0726"/>
    <w:rsid w:val="00AC08B6"/>
    <w:rsid w:val="00AC0927"/>
    <w:rsid w:val="00AC09AE"/>
    <w:rsid w:val="00AC09C9"/>
    <w:rsid w:val="00AC09DB"/>
    <w:rsid w:val="00AC09EF"/>
    <w:rsid w:val="00AC0A61"/>
    <w:rsid w:val="00AC0C82"/>
    <w:rsid w:val="00AC0CEC"/>
    <w:rsid w:val="00AC0D75"/>
    <w:rsid w:val="00AC10CA"/>
    <w:rsid w:val="00AC10FD"/>
    <w:rsid w:val="00AC1247"/>
    <w:rsid w:val="00AC12B7"/>
    <w:rsid w:val="00AC12FA"/>
    <w:rsid w:val="00AC150A"/>
    <w:rsid w:val="00AC1569"/>
    <w:rsid w:val="00AC15BF"/>
    <w:rsid w:val="00AC1772"/>
    <w:rsid w:val="00AC17A1"/>
    <w:rsid w:val="00AC17E7"/>
    <w:rsid w:val="00AC1810"/>
    <w:rsid w:val="00AC1870"/>
    <w:rsid w:val="00AC18CB"/>
    <w:rsid w:val="00AC193C"/>
    <w:rsid w:val="00AC1B85"/>
    <w:rsid w:val="00AC1DC1"/>
    <w:rsid w:val="00AC1F37"/>
    <w:rsid w:val="00AC200E"/>
    <w:rsid w:val="00AC207C"/>
    <w:rsid w:val="00AC211C"/>
    <w:rsid w:val="00AC2139"/>
    <w:rsid w:val="00AC2326"/>
    <w:rsid w:val="00AC23E4"/>
    <w:rsid w:val="00AC2412"/>
    <w:rsid w:val="00AC2431"/>
    <w:rsid w:val="00AC25EA"/>
    <w:rsid w:val="00AC2767"/>
    <w:rsid w:val="00AC2794"/>
    <w:rsid w:val="00AC2A8A"/>
    <w:rsid w:val="00AC2AFB"/>
    <w:rsid w:val="00AC2B29"/>
    <w:rsid w:val="00AC2B36"/>
    <w:rsid w:val="00AC2B61"/>
    <w:rsid w:val="00AC2C01"/>
    <w:rsid w:val="00AC2C77"/>
    <w:rsid w:val="00AC2CB4"/>
    <w:rsid w:val="00AC2D40"/>
    <w:rsid w:val="00AC2E05"/>
    <w:rsid w:val="00AC2E4D"/>
    <w:rsid w:val="00AC2EDA"/>
    <w:rsid w:val="00AC3153"/>
    <w:rsid w:val="00AC32BC"/>
    <w:rsid w:val="00AC32E0"/>
    <w:rsid w:val="00AC33AA"/>
    <w:rsid w:val="00AC34B2"/>
    <w:rsid w:val="00AC34D1"/>
    <w:rsid w:val="00AC3668"/>
    <w:rsid w:val="00AC36A6"/>
    <w:rsid w:val="00AC3928"/>
    <w:rsid w:val="00AC3B84"/>
    <w:rsid w:val="00AC3C2E"/>
    <w:rsid w:val="00AC3E52"/>
    <w:rsid w:val="00AC3E96"/>
    <w:rsid w:val="00AC3ED3"/>
    <w:rsid w:val="00AC3ED9"/>
    <w:rsid w:val="00AC3FB1"/>
    <w:rsid w:val="00AC4017"/>
    <w:rsid w:val="00AC40A8"/>
    <w:rsid w:val="00AC41FB"/>
    <w:rsid w:val="00AC4228"/>
    <w:rsid w:val="00AC426A"/>
    <w:rsid w:val="00AC4363"/>
    <w:rsid w:val="00AC44A7"/>
    <w:rsid w:val="00AC4542"/>
    <w:rsid w:val="00AC4610"/>
    <w:rsid w:val="00AC4625"/>
    <w:rsid w:val="00AC46B4"/>
    <w:rsid w:val="00AC46D6"/>
    <w:rsid w:val="00AC475A"/>
    <w:rsid w:val="00AC47D3"/>
    <w:rsid w:val="00AC47FD"/>
    <w:rsid w:val="00AC4833"/>
    <w:rsid w:val="00AC4C84"/>
    <w:rsid w:val="00AC4D64"/>
    <w:rsid w:val="00AC4D84"/>
    <w:rsid w:val="00AC4E3D"/>
    <w:rsid w:val="00AC4FD6"/>
    <w:rsid w:val="00AC5032"/>
    <w:rsid w:val="00AC51D4"/>
    <w:rsid w:val="00AC5225"/>
    <w:rsid w:val="00AC52D7"/>
    <w:rsid w:val="00AC52EF"/>
    <w:rsid w:val="00AC52FF"/>
    <w:rsid w:val="00AC5418"/>
    <w:rsid w:val="00AC547A"/>
    <w:rsid w:val="00AC5514"/>
    <w:rsid w:val="00AC5577"/>
    <w:rsid w:val="00AC55FB"/>
    <w:rsid w:val="00AC5607"/>
    <w:rsid w:val="00AC5815"/>
    <w:rsid w:val="00AC590F"/>
    <w:rsid w:val="00AC5A73"/>
    <w:rsid w:val="00AC5AC7"/>
    <w:rsid w:val="00AC5B43"/>
    <w:rsid w:val="00AC5B50"/>
    <w:rsid w:val="00AC5B75"/>
    <w:rsid w:val="00AC5BAF"/>
    <w:rsid w:val="00AC5BD0"/>
    <w:rsid w:val="00AC5C4E"/>
    <w:rsid w:val="00AC5CB2"/>
    <w:rsid w:val="00AC5D3E"/>
    <w:rsid w:val="00AC5D6D"/>
    <w:rsid w:val="00AC5DC4"/>
    <w:rsid w:val="00AC5E7B"/>
    <w:rsid w:val="00AC5EBB"/>
    <w:rsid w:val="00AC5F27"/>
    <w:rsid w:val="00AC5F98"/>
    <w:rsid w:val="00AC60B6"/>
    <w:rsid w:val="00AC61BB"/>
    <w:rsid w:val="00AC6560"/>
    <w:rsid w:val="00AC66F9"/>
    <w:rsid w:val="00AC67EB"/>
    <w:rsid w:val="00AC6834"/>
    <w:rsid w:val="00AC68D3"/>
    <w:rsid w:val="00AC6907"/>
    <w:rsid w:val="00AC6931"/>
    <w:rsid w:val="00AC6981"/>
    <w:rsid w:val="00AC6B43"/>
    <w:rsid w:val="00AC6BE4"/>
    <w:rsid w:val="00AC6C00"/>
    <w:rsid w:val="00AC6EAA"/>
    <w:rsid w:val="00AC70DB"/>
    <w:rsid w:val="00AC7147"/>
    <w:rsid w:val="00AC7380"/>
    <w:rsid w:val="00AC7537"/>
    <w:rsid w:val="00AC75A8"/>
    <w:rsid w:val="00AC7903"/>
    <w:rsid w:val="00AC7919"/>
    <w:rsid w:val="00AC7952"/>
    <w:rsid w:val="00AC795A"/>
    <w:rsid w:val="00AC7986"/>
    <w:rsid w:val="00AC7AA6"/>
    <w:rsid w:val="00AC7B6D"/>
    <w:rsid w:val="00AC7C03"/>
    <w:rsid w:val="00AC7CFA"/>
    <w:rsid w:val="00AC7CFE"/>
    <w:rsid w:val="00AC7D27"/>
    <w:rsid w:val="00AC7EC3"/>
    <w:rsid w:val="00AC7EF3"/>
    <w:rsid w:val="00AC7F32"/>
    <w:rsid w:val="00AC7FA7"/>
    <w:rsid w:val="00AD0054"/>
    <w:rsid w:val="00AD00D9"/>
    <w:rsid w:val="00AD01F7"/>
    <w:rsid w:val="00AD0349"/>
    <w:rsid w:val="00AD0369"/>
    <w:rsid w:val="00AD0383"/>
    <w:rsid w:val="00AD0397"/>
    <w:rsid w:val="00AD0467"/>
    <w:rsid w:val="00AD05B0"/>
    <w:rsid w:val="00AD05BC"/>
    <w:rsid w:val="00AD05DB"/>
    <w:rsid w:val="00AD067E"/>
    <w:rsid w:val="00AD06D3"/>
    <w:rsid w:val="00AD06D6"/>
    <w:rsid w:val="00AD0915"/>
    <w:rsid w:val="00AD092F"/>
    <w:rsid w:val="00AD0945"/>
    <w:rsid w:val="00AD0B38"/>
    <w:rsid w:val="00AD0CB4"/>
    <w:rsid w:val="00AD0EDF"/>
    <w:rsid w:val="00AD0FCE"/>
    <w:rsid w:val="00AD10AC"/>
    <w:rsid w:val="00AD1221"/>
    <w:rsid w:val="00AD148D"/>
    <w:rsid w:val="00AD14E4"/>
    <w:rsid w:val="00AD184D"/>
    <w:rsid w:val="00AD19D6"/>
    <w:rsid w:val="00AD1A1F"/>
    <w:rsid w:val="00AD1AAD"/>
    <w:rsid w:val="00AD1BDD"/>
    <w:rsid w:val="00AD1C95"/>
    <w:rsid w:val="00AD1D40"/>
    <w:rsid w:val="00AD1D75"/>
    <w:rsid w:val="00AD1DAE"/>
    <w:rsid w:val="00AD1E96"/>
    <w:rsid w:val="00AD1EC9"/>
    <w:rsid w:val="00AD200F"/>
    <w:rsid w:val="00AD20BC"/>
    <w:rsid w:val="00AD21EC"/>
    <w:rsid w:val="00AD238E"/>
    <w:rsid w:val="00AD2445"/>
    <w:rsid w:val="00AD257B"/>
    <w:rsid w:val="00AD2580"/>
    <w:rsid w:val="00AD25DC"/>
    <w:rsid w:val="00AD26A4"/>
    <w:rsid w:val="00AD274E"/>
    <w:rsid w:val="00AD2988"/>
    <w:rsid w:val="00AD2A28"/>
    <w:rsid w:val="00AD2AE2"/>
    <w:rsid w:val="00AD2B80"/>
    <w:rsid w:val="00AD2BCE"/>
    <w:rsid w:val="00AD2C4E"/>
    <w:rsid w:val="00AD2DAF"/>
    <w:rsid w:val="00AD2DCF"/>
    <w:rsid w:val="00AD2F80"/>
    <w:rsid w:val="00AD32BD"/>
    <w:rsid w:val="00AD3354"/>
    <w:rsid w:val="00AD354F"/>
    <w:rsid w:val="00AD3554"/>
    <w:rsid w:val="00AD36BE"/>
    <w:rsid w:val="00AD3961"/>
    <w:rsid w:val="00AD3985"/>
    <w:rsid w:val="00AD3B6C"/>
    <w:rsid w:val="00AD3C26"/>
    <w:rsid w:val="00AD3CC8"/>
    <w:rsid w:val="00AD4172"/>
    <w:rsid w:val="00AD41BA"/>
    <w:rsid w:val="00AD427E"/>
    <w:rsid w:val="00AD431E"/>
    <w:rsid w:val="00AD4502"/>
    <w:rsid w:val="00AD461A"/>
    <w:rsid w:val="00AD46A1"/>
    <w:rsid w:val="00AD46EC"/>
    <w:rsid w:val="00AD473C"/>
    <w:rsid w:val="00AD4809"/>
    <w:rsid w:val="00AD4827"/>
    <w:rsid w:val="00AD48AF"/>
    <w:rsid w:val="00AD48C2"/>
    <w:rsid w:val="00AD4A3E"/>
    <w:rsid w:val="00AD4B4D"/>
    <w:rsid w:val="00AD4B9E"/>
    <w:rsid w:val="00AD4BB5"/>
    <w:rsid w:val="00AD4D5D"/>
    <w:rsid w:val="00AD4DAC"/>
    <w:rsid w:val="00AD4E3F"/>
    <w:rsid w:val="00AD4F01"/>
    <w:rsid w:val="00AD4FA6"/>
    <w:rsid w:val="00AD4FC2"/>
    <w:rsid w:val="00AD5004"/>
    <w:rsid w:val="00AD5008"/>
    <w:rsid w:val="00AD50CA"/>
    <w:rsid w:val="00AD5156"/>
    <w:rsid w:val="00AD521E"/>
    <w:rsid w:val="00AD5232"/>
    <w:rsid w:val="00AD5540"/>
    <w:rsid w:val="00AD5724"/>
    <w:rsid w:val="00AD5748"/>
    <w:rsid w:val="00AD5873"/>
    <w:rsid w:val="00AD5A00"/>
    <w:rsid w:val="00AD5A18"/>
    <w:rsid w:val="00AD5BEC"/>
    <w:rsid w:val="00AD5C52"/>
    <w:rsid w:val="00AD5DAC"/>
    <w:rsid w:val="00AD5E0E"/>
    <w:rsid w:val="00AD5F69"/>
    <w:rsid w:val="00AD5FA4"/>
    <w:rsid w:val="00AD607E"/>
    <w:rsid w:val="00AD618E"/>
    <w:rsid w:val="00AD62A5"/>
    <w:rsid w:val="00AD62ED"/>
    <w:rsid w:val="00AD6411"/>
    <w:rsid w:val="00AD6485"/>
    <w:rsid w:val="00AD64D8"/>
    <w:rsid w:val="00AD657E"/>
    <w:rsid w:val="00AD65A2"/>
    <w:rsid w:val="00AD6856"/>
    <w:rsid w:val="00AD695A"/>
    <w:rsid w:val="00AD6A06"/>
    <w:rsid w:val="00AD6C70"/>
    <w:rsid w:val="00AD6D08"/>
    <w:rsid w:val="00AD6E29"/>
    <w:rsid w:val="00AD6FD9"/>
    <w:rsid w:val="00AD72BA"/>
    <w:rsid w:val="00AD73C4"/>
    <w:rsid w:val="00AD76A8"/>
    <w:rsid w:val="00AD786B"/>
    <w:rsid w:val="00AD7947"/>
    <w:rsid w:val="00AD7A79"/>
    <w:rsid w:val="00AD7A7E"/>
    <w:rsid w:val="00AD7B87"/>
    <w:rsid w:val="00AD7B9D"/>
    <w:rsid w:val="00AD7C73"/>
    <w:rsid w:val="00AD7F90"/>
    <w:rsid w:val="00AE0180"/>
    <w:rsid w:val="00AE0333"/>
    <w:rsid w:val="00AE0467"/>
    <w:rsid w:val="00AE04CE"/>
    <w:rsid w:val="00AE04E2"/>
    <w:rsid w:val="00AE050B"/>
    <w:rsid w:val="00AE051E"/>
    <w:rsid w:val="00AE0538"/>
    <w:rsid w:val="00AE05EA"/>
    <w:rsid w:val="00AE06CC"/>
    <w:rsid w:val="00AE0728"/>
    <w:rsid w:val="00AE0738"/>
    <w:rsid w:val="00AE0847"/>
    <w:rsid w:val="00AE0AA8"/>
    <w:rsid w:val="00AE0B20"/>
    <w:rsid w:val="00AE0B3E"/>
    <w:rsid w:val="00AE0DA0"/>
    <w:rsid w:val="00AE0DDC"/>
    <w:rsid w:val="00AE0EBE"/>
    <w:rsid w:val="00AE0EF5"/>
    <w:rsid w:val="00AE10D7"/>
    <w:rsid w:val="00AE114F"/>
    <w:rsid w:val="00AE1392"/>
    <w:rsid w:val="00AE143E"/>
    <w:rsid w:val="00AE14D6"/>
    <w:rsid w:val="00AE1649"/>
    <w:rsid w:val="00AE165E"/>
    <w:rsid w:val="00AE16B9"/>
    <w:rsid w:val="00AE1800"/>
    <w:rsid w:val="00AE1899"/>
    <w:rsid w:val="00AE18CE"/>
    <w:rsid w:val="00AE1B4B"/>
    <w:rsid w:val="00AE1C50"/>
    <w:rsid w:val="00AE1C9B"/>
    <w:rsid w:val="00AE1D95"/>
    <w:rsid w:val="00AE1E4B"/>
    <w:rsid w:val="00AE214A"/>
    <w:rsid w:val="00AE2298"/>
    <w:rsid w:val="00AE2305"/>
    <w:rsid w:val="00AE24CE"/>
    <w:rsid w:val="00AE2539"/>
    <w:rsid w:val="00AE277B"/>
    <w:rsid w:val="00AE28DE"/>
    <w:rsid w:val="00AE29D1"/>
    <w:rsid w:val="00AE29D7"/>
    <w:rsid w:val="00AE2A22"/>
    <w:rsid w:val="00AE2AD3"/>
    <w:rsid w:val="00AE2CF5"/>
    <w:rsid w:val="00AE2EF2"/>
    <w:rsid w:val="00AE2F00"/>
    <w:rsid w:val="00AE2F17"/>
    <w:rsid w:val="00AE2F68"/>
    <w:rsid w:val="00AE2FEC"/>
    <w:rsid w:val="00AE308D"/>
    <w:rsid w:val="00AE319C"/>
    <w:rsid w:val="00AE3441"/>
    <w:rsid w:val="00AE347F"/>
    <w:rsid w:val="00AE34A0"/>
    <w:rsid w:val="00AE354D"/>
    <w:rsid w:val="00AE3685"/>
    <w:rsid w:val="00AE36A3"/>
    <w:rsid w:val="00AE36CB"/>
    <w:rsid w:val="00AE37F1"/>
    <w:rsid w:val="00AE391F"/>
    <w:rsid w:val="00AE39F4"/>
    <w:rsid w:val="00AE3A66"/>
    <w:rsid w:val="00AE3A6C"/>
    <w:rsid w:val="00AE3C94"/>
    <w:rsid w:val="00AE3CE1"/>
    <w:rsid w:val="00AE4038"/>
    <w:rsid w:val="00AE40F4"/>
    <w:rsid w:val="00AE40F5"/>
    <w:rsid w:val="00AE4247"/>
    <w:rsid w:val="00AE44EB"/>
    <w:rsid w:val="00AE4597"/>
    <w:rsid w:val="00AE4770"/>
    <w:rsid w:val="00AE478C"/>
    <w:rsid w:val="00AE47D3"/>
    <w:rsid w:val="00AE486A"/>
    <w:rsid w:val="00AE49AC"/>
    <w:rsid w:val="00AE4B56"/>
    <w:rsid w:val="00AE4D17"/>
    <w:rsid w:val="00AE4E36"/>
    <w:rsid w:val="00AE5190"/>
    <w:rsid w:val="00AE51AB"/>
    <w:rsid w:val="00AE53D5"/>
    <w:rsid w:val="00AE544C"/>
    <w:rsid w:val="00AE54BE"/>
    <w:rsid w:val="00AE5579"/>
    <w:rsid w:val="00AE57AF"/>
    <w:rsid w:val="00AE5865"/>
    <w:rsid w:val="00AE5A26"/>
    <w:rsid w:val="00AE5CAC"/>
    <w:rsid w:val="00AE5D06"/>
    <w:rsid w:val="00AE5F7F"/>
    <w:rsid w:val="00AE5FB0"/>
    <w:rsid w:val="00AE6091"/>
    <w:rsid w:val="00AE60D2"/>
    <w:rsid w:val="00AE620B"/>
    <w:rsid w:val="00AE63C6"/>
    <w:rsid w:val="00AE63F1"/>
    <w:rsid w:val="00AE64B5"/>
    <w:rsid w:val="00AE6583"/>
    <w:rsid w:val="00AE6611"/>
    <w:rsid w:val="00AE66E0"/>
    <w:rsid w:val="00AE6821"/>
    <w:rsid w:val="00AE68C5"/>
    <w:rsid w:val="00AE695E"/>
    <w:rsid w:val="00AE696A"/>
    <w:rsid w:val="00AE6B7A"/>
    <w:rsid w:val="00AE6BC3"/>
    <w:rsid w:val="00AE6BD7"/>
    <w:rsid w:val="00AE6C4E"/>
    <w:rsid w:val="00AE6C6D"/>
    <w:rsid w:val="00AE6DA2"/>
    <w:rsid w:val="00AE6E27"/>
    <w:rsid w:val="00AE6E50"/>
    <w:rsid w:val="00AE6FC7"/>
    <w:rsid w:val="00AE7126"/>
    <w:rsid w:val="00AE729A"/>
    <w:rsid w:val="00AE745A"/>
    <w:rsid w:val="00AE7476"/>
    <w:rsid w:val="00AE753E"/>
    <w:rsid w:val="00AE7993"/>
    <w:rsid w:val="00AE79BC"/>
    <w:rsid w:val="00AE7A94"/>
    <w:rsid w:val="00AE7ABD"/>
    <w:rsid w:val="00AE7AE3"/>
    <w:rsid w:val="00AE7B28"/>
    <w:rsid w:val="00AE7B39"/>
    <w:rsid w:val="00AE7BEA"/>
    <w:rsid w:val="00AE7D08"/>
    <w:rsid w:val="00AE7DDA"/>
    <w:rsid w:val="00AE7DE5"/>
    <w:rsid w:val="00AEE0EF"/>
    <w:rsid w:val="00AF00B6"/>
    <w:rsid w:val="00AF01C1"/>
    <w:rsid w:val="00AF0253"/>
    <w:rsid w:val="00AF0255"/>
    <w:rsid w:val="00AF02A6"/>
    <w:rsid w:val="00AF02B3"/>
    <w:rsid w:val="00AF05EA"/>
    <w:rsid w:val="00AF0664"/>
    <w:rsid w:val="00AF06AC"/>
    <w:rsid w:val="00AF06C0"/>
    <w:rsid w:val="00AF06ED"/>
    <w:rsid w:val="00AF0707"/>
    <w:rsid w:val="00AF086B"/>
    <w:rsid w:val="00AF086C"/>
    <w:rsid w:val="00AF0AE7"/>
    <w:rsid w:val="00AF0BEC"/>
    <w:rsid w:val="00AF0CD9"/>
    <w:rsid w:val="00AF0D10"/>
    <w:rsid w:val="00AF0D37"/>
    <w:rsid w:val="00AF0D7D"/>
    <w:rsid w:val="00AF0E56"/>
    <w:rsid w:val="00AF0FA8"/>
    <w:rsid w:val="00AF0FB4"/>
    <w:rsid w:val="00AF1120"/>
    <w:rsid w:val="00AF126C"/>
    <w:rsid w:val="00AF143C"/>
    <w:rsid w:val="00AF17B0"/>
    <w:rsid w:val="00AF18CD"/>
    <w:rsid w:val="00AF1921"/>
    <w:rsid w:val="00AF1994"/>
    <w:rsid w:val="00AF1C80"/>
    <w:rsid w:val="00AF1E33"/>
    <w:rsid w:val="00AF1EAE"/>
    <w:rsid w:val="00AF1ED3"/>
    <w:rsid w:val="00AF21E3"/>
    <w:rsid w:val="00AF24E0"/>
    <w:rsid w:val="00AF267F"/>
    <w:rsid w:val="00AF2A51"/>
    <w:rsid w:val="00AF2C90"/>
    <w:rsid w:val="00AF2D00"/>
    <w:rsid w:val="00AF302B"/>
    <w:rsid w:val="00AF30D5"/>
    <w:rsid w:val="00AF30EA"/>
    <w:rsid w:val="00AF3119"/>
    <w:rsid w:val="00AF3127"/>
    <w:rsid w:val="00AF3180"/>
    <w:rsid w:val="00AF3265"/>
    <w:rsid w:val="00AF327B"/>
    <w:rsid w:val="00AF3281"/>
    <w:rsid w:val="00AF337E"/>
    <w:rsid w:val="00AF33E0"/>
    <w:rsid w:val="00AF362C"/>
    <w:rsid w:val="00AF3746"/>
    <w:rsid w:val="00AF37AA"/>
    <w:rsid w:val="00AF382E"/>
    <w:rsid w:val="00AF3839"/>
    <w:rsid w:val="00AF38E7"/>
    <w:rsid w:val="00AF3A62"/>
    <w:rsid w:val="00AF3AB2"/>
    <w:rsid w:val="00AF3AF2"/>
    <w:rsid w:val="00AF3B4E"/>
    <w:rsid w:val="00AF3BA7"/>
    <w:rsid w:val="00AF3CCB"/>
    <w:rsid w:val="00AF3EA7"/>
    <w:rsid w:val="00AF3FC5"/>
    <w:rsid w:val="00AF4025"/>
    <w:rsid w:val="00AF4207"/>
    <w:rsid w:val="00AF42BE"/>
    <w:rsid w:val="00AF42C6"/>
    <w:rsid w:val="00AF42F5"/>
    <w:rsid w:val="00AF4495"/>
    <w:rsid w:val="00AF47DE"/>
    <w:rsid w:val="00AF47E3"/>
    <w:rsid w:val="00AF4AAF"/>
    <w:rsid w:val="00AF4B30"/>
    <w:rsid w:val="00AF4B57"/>
    <w:rsid w:val="00AF4B65"/>
    <w:rsid w:val="00AF4C08"/>
    <w:rsid w:val="00AF4CC4"/>
    <w:rsid w:val="00AF4CC7"/>
    <w:rsid w:val="00AF4D11"/>
    <w:rsid w:val="00AF4E25"/>
    <w:rsid w:val="00AF4E3D"/>
    <w:rsid w:val="00AF4E5C"/>
    <w:rsid w:val="00AF4F1F"/>
    <w:rsid w:val="00AF5328"/>
    <w:rsid w:val="00AF53AB"/>
    <w:rsid w:val="00AF53F5"/>
    <w:rsid w:val="00AF54B3"/>
    <w:rsid w:val="00AF569C"/>
    <w:rsid w:val="00AF5750"/>
    <w:rsid w:val="00AF57C8"/>
    <w:rsid w:val="00AF57D0"/>
    <w:rsid w:val="00AF57F0"/>
    <w:rsid w:val="00AF59C6"/>
    <w:rsid w:val="00AF5A0D"/>
    <w:rsid w:val="00AF5A70"/>
    <w:rsid w:val="00AF5B44"/>
    <w:rsid w:val="00AF5BB3"/>
    <w:rsid w:val="00AF5BFC"/>
    <w:rsid w:val="00AF5C7E"/>
    <w:rsid w:val="00AF5D49"/>
    <w:rsid w:val="00AF5D76"/>
    <w:rsid w:val="00AF5E07"/>
    <w:rsid w:val="00AF6080"/>
    <w:rsid w:val="00AF6198"/>
    <w:rsid w:val="00AF627D"/>
    <w:rsid w:val="00AF62CA"/>
    <w:rsid w:val="00AF63C4"/>
    <w:rsid w:val="00AF63EE"/>
    <w:rsid w:val="00AF643E"/>
    <w:rsid w:val="00AF64A2"/>
    <w:rsid w:val="00AF64C6"/>
    <w:rsid w:val="00AF6588"/>
    <w:rsid w:val="00AF66B6"/>
    <w:rsid w:val="00AF689E"/>
    <w:rsid w:val="00AF694F"/>
    <w:rsid w:val="00AF6C13"/>
    <w:rsid w:val="00AF6D3E"/>
    <w:rsid w:val="00AF6E98"/>
    <w:rsid w:val="00AF7015"/>
    <w:rsid w:val="00AF7051"/>
    <w:rsid w:val="00AF73C7"/>
    <w:rsid w:val="00AF7793"/>
    <w:rsid w:val="00AF77B3"/>
    <w:rsid w:val="00AF78A3"/>
    <w:rsid w:val="00AF7A0A"/>
    <w:rsid w:val="00AF7A4A"/>
    <w:rsid w:val="00AF7A91"/>
    <w:rsid w:val="00AF7B4C"/>
    <w:rsid w:val="00AF7C37"/>
    <w:rsid w:val="00AF7CF7"/>
    <w:rsid w:val="00AF7CFE"/>
    <w:rsid w:val="00AF7E28"/>
    <w:rsid w:val="00AF7F89"/>
    <w:rsid w:val="00AF7F95"/>
    <w:rsid w:val="00AF7FD8"/>
    <w:rsid w:val="00AF7FE9"/>
    <w:rsid w:val="00B00070"/>
    <w:rsid w:val="00B00155"/>
    <w:rsid w:val="00B0015E"/>
    <w:rsid w:val="00B00270"/>
    <w:rsid w:val="00B002A4"/>
    <w:rsid w:val="00B00468"/>
    <w:rsid w:val="00B004BB"/>
    <w:rsid w:val="00B005BD"/>
    <w:rsid w:val="00B006F1"/>
    <w:rsid w:val="00B0075B"/>
    <w:rsid w:val="00B0077E"/>
    <w:rsid w:val="00B0085C"/>
    <w:rsid w:val="00B008AF"/>
    <w:rsid w:val="00B00A65"/>
    <w:rsid w:val="00B00B12"/>
    <w:rsid w:val="00B00C5A"/>
    <w:rsid w:val="00B00F0A"/>
    <w:rsid w:val="00B0133F"/>
    <w:rsid w:val="00B0138E"/>
    <w:rsid w:val="00B0140E"/>
    <w:rsid w:val="00B015C8"/>
    <w:rsid w:val="00B01645"/>
    <w:rsid w:val="00B0167A"/>
    <w:rsid w:val="00B016F7"/>
    <w:rsid w:val="00B0178C"/>
    <w:rsid w:val="00B017B2"/>
    <w:rsid w:val="00B01800"/>
    <w:rsid w:val="00B0186E"/>
    <w:rsid w:val="00B0188B"/>
    <w:rsid w:val="00B01A3A"/>
    <w:rsid w:val="00B01A91"/>
    <w:rsid w:val="00B01B52"/>
    <w:rsid w:val="00B01B61"/>
    <w:rsid w:val="00B01C4B"/>
    <w:rsid w:val="00B01C62"/>
    <w:rsid w:val="00B01E1A"/>
    <w:rsid w:val="00B01ED0"/>
    <w:rsid w:val="00B01FDE"/>
    <w:rsid w:val="00B0205B"/>
    <w:rsid w:val="00B02182"/>
    <w:rsid w:val="00B021AD"/>
    <w:rsid w:val="00B021EF"/>
    <w:rsid w:val="00B0220E"/>
    <w:rsid w:val="00B02231"/>
    <w:rsid w:val="00B02286"/>
    <w:rsid w:val="00B0229B"/>
    <w:rsid w:val="00B023F8"/>
    <w:rsid w:val="00B02433"/>
    <w:rsid w:val="00B0246F"/>
    <w:rsid w:val="00B02530"/>
    <w:rsid w:val="00B025A2"/>
    <w:rsid w:val="00B02670"/>
    <w:rsid w:val="00B0270F"/>
    <w:rsid w:val="00B02A5C"/>
    <w:rsid w:val="00B02C12"/>
    <w:rsid w:val="00B02C7F"/>
    <w:rsid w:val="00B02CEF"/>
    <w:rsid w:val="00B02DB0"/>
    <w:rsid w:val="00B0325A"/>
    <w:rsid w:val="00B032EA"/>
    <w:rsid w:val="00B033BC"/>
    <w:rsid w:val="00B03417"/>
    <w:rsid w:val="00B0346A"/>
    <w:rsid w:val="00B03473"/>
    <w:rsid w:val="00B034FE"/>
    <w:rsid w:val="00B03643"/>
    <w:rsid w:val="00B03706"/>
    <w:rsid w:val="00B03861"/>
    <w:rsid w:val="00B03863"/>
    <w:rsid w:val="00B0389B"/>
    <w:rsid w:val="00B03935"/>
    <w:rsid w:val="00B03AA6"/>
    <w:rsid w:val="00B03C46"/>
    <w:rsid w:val="00B03C81"/>
    <w:rsid w:val="00B03CFB"/>
    <w:rsid w:val="00B03DDF"/>
    <w:rsid w:val="00B03FB5"/>
    <w:rsid w:val="00B03FDD"/>
    <w:rsid w:val="00B0423A"/>
    <w:rsid w:val="00B04343"/>
    <w:rsid w:val="00B04621"/>
    <w:rsid w:val="00B0467C"/>
    <w:rsid w:val="00B04A12"/>
    <w:rsid w:val="00B04AE3"/>
    <w:rsid w:val="00B04BEC"/>
    <w:rsid w:val="00B04FCE"/>
    <w:rsid w:val="00B04FEB"/>
    <w:rsid w:val="00B0509F"/>
    <w:rsid w:val="00B050E9"/>
    <w:rsid w:val="00B053B6"/>
    <w:rsid w:val="00B05426"/>
    <w:rsid w:val="00B054E7"/>
    <w:rsid w:val="00B055E0"/>
    <w:rsid w:val="00B0561E"/>
    <w:rsid w:val="00B05943"/>
    <w:rsid w:val="00B05959"/>
    <w:rsid w:val="00B05A0E"/>
    <w:rsid w:val="00B05A34"/>
    <w:rsid w:val="00B05AC9"/>
    <w:rsid w:val="00B05E15"/>
    <w:rsid w:val="00B05FA7"/>
    <w:rsid w:val="00B0607D"/>
    <w:rsid w:val="00B06093"/>
    <w:rsid w:val="00B061EA"/>
    <w:rsid w:val="00B0622B"/>
    <w:rsid w:val="00B06323"/>
    <w:rsid w:val="00B06472"/>
    <w:rsid w:val="00B06516"/>
    <w:rsid w:val="00B06662"/>
    <w:rsid w:val="00B06741"/>
    <w:rsid w:val="00B06839"/>
    <w:rsid w:val="00B0694C"/>
    <w:rsid w:val="00B06E6F"/>
    <w:rsid w:val="00B06F12"/>
    <w:rsid w:val="00B0704A"/>
    <w:rsid w:val="00B07112"/>
    <w:rsid w:val="00B0719F"/>
    <w:rsid w:val="00B071D0"/>
    <w:rsid w:val="00B0722D"/>
    <w:rsid w:val="00B07382"/>
    <w:rsid w:val="00B073A1"/>
    <w:rsid w:val="00B074AF"/>
    <w:rsid w:val="00B074C3"/>
    <w:rsid w:val="00B0760B"/>
    <w:rsid w:val="00B0768D"/>
    <w:rsid w:val="00B07826"/>
    <w:rsid w:val="00B0782C"/>
    <w:rsid w:val="00B07B0A"/>
    <w:rsid w:val="00B07B5E"/>
    <w:rsid w:val="00B07D4D"/>
    <w:rsid w:val="00B07D94"/>
    <w:rsid w:val="00B07E63"/>
    <w:rsid w:val="00B07F02"/>
    <w:rsid w:val="00B0965D"/>
    <w:rsid w:val="00B0F65A"/>
    <w:rsid w:val="00B1000A"/>
    <w:rsid w:val="00B10055"/>
    <w:rsid w:val="00B100C2"/>
    <w:rsid w:val="00B100F5"/>
    <w:rsid w:val="00B1029D"/>
    <w:rsid w:val="00B104AC"/>
    <w:rsid w:val="00B1064E"/>
    <w:rsid w:val="00B10753"/>
    <w:rsid w:val="00B10806"/>
    <w:rsid w:val="00B10813"/>
    <w:rsid w:val="00B1081F"/>
    <w:rsid w:val="00B10850"/>
    <w:rsid w:val="00B10885"/>
    <w:rsid w:val="00B109BF"/>
    <w:rsid w:val="00B109F7"/>
    <w:rsid w:val="00B10ADB"/>
    <w:rsid w:val="00B10B17"/>
    <w:rsid w:val="00B10B84"/>
    <w:rsid w:val="00B10CC8"/>
    <w:rsid w:val="00B10E2A"/>
    <w:rsid w:val="00B10F8B"/>
    <w:rsid w:val="00B110CF"/>
    <w:rsid w:val="00B1111E"/>
    <w:rsid w:val="00B111D8"/>
    <w:rsid w:val="00B11399"/>
    <w:rsid w:val="00B1177A"/>
    <w:rsid w:val="00B117A8"/>
    <w:rsid w:val="00B117B4"/>
    <w:rsid w:val="00B11814"/>
    <w:rsid w:val="00B1183A"/>
    <w:rsid w:val="00B11A05"/>
    <w:rsid w:val="00B11A18"/>
    <w:rsid w:val="00B11AFD"/>
    <w:rsid w:val="00B11B33"/>
    <w:rsid w:val="00B11C30"/>
    <w:rsid w:val="00B11C8B"/>
    <w:rsid w:val="00B11E68"/>
    <w:rsid w:val="00B11F32"/>
    <w:rsid w:val="00B12018"/>
    <w:rsid w:val="00B12021"/>
    <w:rsid w:val="00B120AC"/>
    <w:rsid w:val="00B1215D"/>
    <w:rsid w:val="00B121B0"/>
    <w:rsid w:val="00B122E4"/>
    <w:rsid w:val="00B12331"/>
    <w:rsid w:val="00B12435"/>
    <w:rsid w:val="00B12469"/>
    <w:rsid w:val="00B125CB"/>
    <w:rsid w:val="00B127F6"/>
    <w:rsid w:val="00B12892"/>
    <w:rsid w:val="00B128FD"/>
    <w:rsid w:val="00B1294B"/>
    <w:rsid w:val="00B12A52"/>
    <w:rsid w:val="00B12A79"/>
    <w:rsid w:val="00B12C67"/>
    <w:rsid w:val="00B12DFA"/>
    <w:rsid w:val="00B12E6D"/>
    <w:rsid w:val="00B12EDF"/>
    <w:rsid w:val="00B12F3F"/>
    <w:rsid w:val="00B12F66"/>
    <w:rsid w:val="00B12FDD"/>
    <w:rsid w:val="00B1305C"/>
    <w:rsid w:val="00B130E0"/>
    <w:rsid w:val="00B130E3"/>
    <w:rsid w:val="00B1311C"/>
    <w:rsid w:val="00B13258"/>
    <w:rsid w:val="00B13561"/>
    <w:rsid w:val="00B136C0"/>
    <w:rsid w:val="00B1383B"/>
    <w:rsid w:val="00B13841"/>
    <w:rsid w:val="00B1389D"/>
    <w:rsid w:val="00B13A39"/>
    <w:rsid w:val="00B13A8B"/>
    <w:rsid w:val="00B13B00"/>
    <w:rsid w:val="00B13B1F"/>
    <w:rsid w:val="00B13BD3"/>
    <w:rsid w:val="00B13C09"/>
    <w:rsid w:val="00B13D32"/>
    <w:rsid w:val="00B13D81"/>
    <w:rsid w:val="00B13E62"/>
    <w:rsid w:val="00B13EFB"/>
    <w:rsid w:val="00B1410F"/>
    <w:rsid w:val="00B14141"/>
    <w:rsid w:val="00B14169"/>
    <w:rsid w:val="00B1428A"/>
    <w:rsid w:val="00B144CF"/>
    <w:rsid w:val="00B1476D"/>
    <w:rsid w:val="00B14826"/>
    <w:rsid w:val="00B1498D"/>
    <w:rsid w:val="00B149E7"/>
    <w:rsid w:val="00B149EF"/>
    <w:rsid w:val="00B14A2E"/>
    <w:rsid w:val="00B14CB3"/>
    <w:rsid w:val="00B14E37"/>
    <w:rsid w:val="00B14E51"/>
    <w:rsid w:val="00B14EE0"/>
    <w:rsid w:val="00B14F8D"/>
    <w:rsid w:val="00B14FE7"/>
    <w:rsid w:val="00B150C4"/>
    <w:rsid w:val="00B150E5"/>
    <w:rsid w:val="00B15299"/>
    <w:rsid w:val="00B15350"/>
    <w:rsid w:val="00B15364"/>
    <w:rsid w:val="00B1543E"/>
    <w:rsid w:val="00B154FD"/>
    <w:rsid w:val="00B1560A"/>
    <w:rsid w:val="00B156C4"/>
    <w:rsid w:val="00B15A49"/>
    <w:rsid w:val="00B15AAF"/>
    <w:rsid w:val="00B15D0E"/>
    <w:rsid w:val="00B15D84"/>
    <w:rsid w:val="00B15DFD"/>
    <w:rsid w:val="00B15E40"/>
    <w:rsid w:val="00B15E63"/>
    <w:rsid w:val="00B15EA5"/>
    <w:rsid w:val="00B15EDB"/>
    <w:rsid w:val="00B15FDF"/>
    <w:rsid w:val="00B16033"/>
    <w:rsid w:val="00B16194"/>
    <w:rsid w:val="00B16255"/>
    <w:rsid w:val="00B16286"/>
    <w:rsid w:val="00B164AC"/>
    <w:rsid w:val="00B1655A"/>
    <w:rsid w:val="00B1657E"/>
    <w:rsid w:val="00B1667A"/>
    <w:rsid w:val="00B1672A"/>
    <w:rsid w:val="00B16852"/>
    <w:rsid w:val="00B1687B"/>
    <w:rsid w:val="00B169C5"/>
    <w:rsid w:val="00B169F6"/>
    <w:rsid w:val="00B169FE"/>
    <w:rsid w:val="00B16B4D"/>
    <w:rsid w:val="00B16C38"/>
    <w:rsid w:val="00B16D32"/>
    <w:rsid w:val="00B16DDA"/>
    <w:rsid w:val="00B16EFF"/>
    <w:rsid w:val="00B1714B"/>
    <w:rsid w:val="00B17187"/>
    <w:rsid w:val="00B172E7"/>
    <w:rsid w:val="00B172E8"/>
    <w:rsid w:val="00B1733F"/>
    <w:rsid w:val="00B174EF"/>
    <w:rsid w:val="00B17603"/>
    <w:rsid w:val="00B176BF"/>
    <w:rsid w:val="00B176C8"/>
    <w:rsid w:val="00B176E2"/>
    <w:rsid w:val="00B176FC"/>
    <w:rsid w:val="00B177F2"/>
    <w:rsid w:val="00B177FB"/>
    <w:rsid w:val="00B1780E"/>
    <w:rsid w:val="00B178E7"/>
    <w:rsid w:val="00B17A73"/>
    <w:rsid w:val="00B17BC3"/>
    <w:rsid w:val="00B17CE5"/>
    <w:rsid w:val="00B17E8B"/>
    <w:rsid w:val="00B17EFF"/>
    <w:rsid w:val="00B17F08"/>
    <w:rsid w:val="00B17FF5"/>
    <w:rsid w:val="00B18B26"/>
    <w:rsid w:val="00B20053"/>
    <w:rsid w:val="00B201B2"/>
    <w:rsid w:val="00B2025E"/>
    <w:rsid w:val="00B20339"/>
    <w:rsid w:val="00B203CC"/>
    <w:rsid w:val="00B205BC"/>
    <w:rsid w:val="00B20785"/>
    <w:rsid w:val="00B2078D"/>
    <w:rsid w:val="00B207ED"/>
    <w:rsid w:val="00B208E7"/>
    <w:rsid w:val="00B2093B"/>
    <w:rsid w:val="00B209D6"/>
    <w:rsid w:val="00B20AD0"/>
    <w:rsid w:val="00B20B44"/>
    <w:rsid w:val="00B20C38"/>
    <w:rsid w:val="00B20E15"/>
    <w:rsid w:val="00B20EBE"/>
    <w:rsid w:val="00B20F7D"/>
    <w:rsid w:val="00B20FAB"/>
    <w:rsid w:val="00B20FED"/>
    <w:rsid w:val="00B210F7"/>
    <w:rsid w:val="00B21301"/>
    <w:rsid w:val="00B21362"/>
    <w:rsid w:val="00B214BD"/>
    <w:rsid w:val="00B21663"/>
    <w:rsid w:val="00B21794"/>
    <w:rsid w:val="00B217DC"/>
    <w:rsid w:val="00B218A1"/>
    <w:rsid w:val="00B218BB"/>
    <w:rsid w:val="00B21A75"/>
    <w:rsid w:val="00B21C91"/>
    <w:rsid w:val="00B21CC5"/>
    <w:rsid w:val="00B21D67"/>
    <w:rsid w:val="00B21DAD"/>
    <w:rsid w:val="00B21E8D"/>
    <w:rsid w:val="00B21F0F"/>
    <w:rsid w:val="00B2222A"/>
    <w:rsid w:val="00B22398"/>
    <w:rsid w:val="00B224E2"/>
    <w:rsid w:val="00B2256D"/>
    <w:rsid w:val="00B226C2"/>
    <w:rsid w:val="00B226DD"/>
    <w:rsid w:val="00B2270B"/>
    <w:rsid w:val="00B22808"/>
    <w:rsid w:val="00B2285B"/>
    <w:rsid w:val="00B22868"/>
    <w:rsid w:val="00B22942"/>
    <w:rsid w:val="00B22A35"/>
    <w:rsid w:val="00B22A8A"/>
    <w:rsid w:val="00B22B13"/>
    <w:rsid w:val="00B22C3F"/>
    <w:rsid w:val="00B22F80"/>
    <w:rsid w:val="00B22FB2"/>
    <w:rsid w:val="00B22FE4"/>
    <w:rsid w:val="00B2304D"/>
    <w:rsid w:val="00B2308A"/>
    <w:rsid w:val="00B23153"/>
    <w:rsid w:val="00B231BE"/>
    <w:rsid w:val="00B231C7"/>
    <w:rsid w:val="00B231CD"/>
    <w:rsid w:val="00B23213"/>
    <w:rsid w:val="00B232A7"/>
    <w:rsid w:val="00B234FE"/>
    <w:rsid w:val="00B23577"/>
    <w:rsid w:val="00B23659"/>
    <w:rsid w:val="00B236DB"/>
    <w:rsid w:val="00B238A0"/>
    <w:rsid w:val="00B2392F"/>
    <w:rsid w:val="00B23C61"/>
    <w:rsid w:val="00B23E68"/>
    <w:rsid w:val="00B23F22"/>
    <w:rsid w:val="00B23FFA"/>
    <w:rsid w:val="00B240E7"/>
    <w:rsid w:val="00B242E2"/>
    <w:rsid w:val="00B24460"/>
    <w:rsid w:val="00B24550"/>
    <w:rsid w:val="00B247CD"/>
    <w:rsid w:val="00B248BB"/>
    <w:rsid w:val="00B2499F"/>
    <w:rsid w:val="00B24B87"/>
    <w:rsid w:val="00B24BD6"/>
    <w:rsid w:val="00B24C44"/>
    <w:rsid w:val="00B24F8E"/>
    <w:rsid w:val="00B250D9"/>
    <w:rsid w:val="00B25422"/>
    <w:rsid w:val="00B25466"/>
    <w:rsid w:val="00B255A6"/>
    <w:rsid w:val="00B255FE"/>
    <w:rsid w:val="00B25721"/>
    <w:rsid w:val="00B257A5"/>
    <w:rsid w:val="00B25806"/>
    <w:rsid w:val="00B25881"/>
    <w:rsid w:val="00B25B72"/>
    <w:rsid w:val="00B25D2A"/>
    <w:rsid w:val="00B25D58"/>
    <w:rsid w:val="00B25DD6"/>
    <w:rsid w:val="00B25F8A"/>
    <w:rsid w:val="00B25FDC"/>
    <w:rsid w:val="00B260F1"/>
    <w:rsid w:val="00B2634F"/>
    <w:rsid w:val="00B26399"/>
    <w:rsid w:val="00B264F1"/>
    <w:rsid w:val="00B26520"/>
    <w:rsid w:val="00B26644"/>
    <w:rsid w:val="00B26720"/>
    <w:rsid w:val="00B267AE"/>
    <w:rsid w:val="00B26867"/>
    <w:rsid w:val="00B26A31"/>
    <w:rsid w:val="00B26A78"/>
    <w:rsid w:val="00B26C0D"/>
    <w:rsid w:val="00B26D1E"/>
    <w:rsid w:val="00B26E80"/>
    <w:rsid w:val="00B2700D"/>
    <w:rsid w:val="00B27039"/>
    <w:rsid w:val="00B27371"/>
    <w:rsid w:val="00B2747B"/>
    <w:rsid w:val="00B2771F"/>
    <w:rsid w:val="00B2776D"/>
    <w:rsid w:val="00B27815"/>
    <w:rsid w:val="00B278BA"/>
    <w:rsid w:val="00B279E1"/>
    <w:rsid w:val="00B27A6C"/>
    <w:rsid w:val="00B27B28"/>
    <w:rsid w:val="00B27BA3"/>
    <w:rsid w:val="00B27C8A"/>
    <w:rsid w:val="00B27D48"/>
    <w:rsid w:val="00B27D99"/>
    <w:rsid w:val="00B27F2D"/>
    <w:rsid w:val="00B3018E"/>
    <w:rsid w:val="00B3035C"/>
    <w:rsid w:val="00B30408"/>
    <w:rsid w:val="00B30562"/>
    <w:rsid w:val="00B30645"/>
    <w:rsid w:val="00B3074C"/>
    <w:rsid w:val="00B307F0"/>
    <w:rsid w:val="00B30911"/>
    <w:rsid w:val="00B309CC"/>
    <w:rsid w:val="00B309E3"/>
    <w:rsid w:val="00B30AE5"/>
    <w:rsid w:val="00B30B27"/>
    <w:rsid w:val="00B30C74"/>
    <w:rsid w:val="00B30E6D"/>
    <w:rsid w:val="00B30EDC"/>
    <w:rsid w:val="00B30F52"/>
    <w:rsid w:val="00B30FA9"/>
    <w:rsid w:val="00B310DA"/>
    <w:rsid w:val="00B310E7"/>
    <w:rsid w:val="00B31439"/>
    <w:rsid w:val="00B31460"/>
    <w:rsid w:val="00B314EC"/>
    <w:rsid w:val="00B3175F"/>
    <w:rsid w:val="00B317F6"/>
    <w:rsid w:val="00B31826"/>
    <w:rsid w:val="00B31958"/>
    <w:rsid w:val="00B31972"/>
    <w:rsid w:val="00B31ADB"/>
    <w:rsid w:val="00B31F02"/>
    <w:rsid w:val="00B31F65"/>
    <w:rsid w:val="00B32040"/>
    <w:rsid w:val="00B323BE"/>
    <w:rsid w:val="00B324C6"/>
    <w:rsid w:val="00B324E2"/>
    <w:rsid w:val="00B3269D"/>
    <w:rsid w:val="00B3279F"/>
    <w:rsid w:val="00B32A44"/>
    <w:rsid w:val="00B32B3D"/>
    <w:rsid w:val="00B32D22"/>
    <w:rsid w:val="00B32E07"/>
    <w:rsid w:val="00B32E4C"/>
    <w:rsid w:val="00B32F00"/>
    <w:rsid w:val="00B32F13"/>
    <w:rsid w:val="00B32F43"/>
    <w:rsid w:val="00B32F54"/>
    <w:rsid w:val="00B32FD0"/>
    <w:rsid w:val="00B32FF4"/>
    <w:rsid w:val="00B330C8"/>
    <w:rsid w:val="00B33290"/>
    <w:rsid w:val="00B333A0"/>
    <w:rsid w:val="00B33554"/>
    <w:rsid w:val="00B33557"/>
    <w:rsid w:val="00B33646"/>
    <w:rsid w:val="00B338C7"/>
    <w:rsid w:val="00B33994"/>
    <w:rsid w:val="00B33B1B"/>
    <w:rsid w:val="00B33C47"/>
    <w:rsid w:val="00B3424A"/>
    <w:rsid w:val="00B34258"/>
    <w:rsid w:val="00B3425D"/>
    <w:rsid w:val="00B342E6"/>
    <w:rsid w:val="00B34348"/>
    <w:rsid w:val="00B343BE"/>
    <w:rsid w:val="00B345B0"/>
    <w:rsid w:val="00B34795"/>
    <w:rsid w:val="00B34934"/>
    <w:rsid w:val="00B349AF"/>
    <w:rsid w:val="00B34AA9"/>
    <w:rsid w:val="00B34BC8"/>
    <w:rsid w:val="00B34CFE"/>
    <w:rsid w:val="00B34D0E"/>
    <w:rsid w:val="00B34D17"/>
    <w:rsid w:val="00B34D3D"/>
    <w:rsid w:val="00B34EC9"/>
    <w:rsid w:val="00B34F0D"/>
    <w:rsid w:val="00B3512C"/>
    <w:rsid w:val="00B35176"/>
    <w:rsid w:val="00B35264"/>
    <w:rsid w:val="00B35296"/>
    <w:rsid w:val="00B35341"/>
    <w:rsid w:val="00B35361"/>
    <w:rsid w:val="00B3538F"/>
    <w:rsid w:val="00B35423"/>
    <w:rsid w:val="00B35426"/>
    <w:rsid w:val="00B355D0"/>
    <w:rsid w:val="00B35674"/>
    <w:rsid w:val="00B35B50"/>
    <w:rsid w:val="00B35BAD"/>
    <w:rsid w:val="00B35C68"/>
    <w:rsid w:val="00B35DA9"/>
    <w:rsid w:val="00B35E92"/>
    <w:rsid w:val="00B35EAC"/>
    <w:rsid w:val="00B36016"/>
    <w:rsid w:val="00B360D0"/>
    <w:rsid w:val="00B361E6"/>
    <w:rsid w:val="00B36295"/>
    <w:rsid w:val="00B363A9"/>
    <w:rsid w:val="00B363B7"/>
    <w:rsid w:val="00B36AF1"/>
    <w:rsid w:val="00B36B34"/>
    <w:rsid w:val="00B36CDB"/>
    <w:rsid w:val="00B36EB6"/>
    <w:rsid w:val="00B36ECE"/>
    <w:rsid w:val="00B36F07"/>
    <w:rsid w:val="00B36FFA"/>
    <w:rsid w:val="00B37028"/>
    <w:rsid w:val="00B37034"/>
    <w:rsid w:val="00B371B5"/>
    <w:rsid w:val="00B3727C"/>
    <w:rsid w:val="00B37307"/>
    <w:rsid w:val="00B37364"/>
    <w:rsid w:val="00B373ED"/>
    <w:rsid w:val="00B375D1"/>
    <w:rsid w:val="00B3770C"/>
    <w:rsid w:val="00B3781D"/>
    <w:rsid w:val="00B37855"/>
    <w:rsid w:val="00B3799B"/>
    <w:rsid w:val="00B37A2C"/>
    <w:rsid w:val="00B37AA2"/>
    <w:rsid w:val="00B37AE9"/>
    <w:rsid w:val="00B37C5F"/>
    <w:rsid w:val="00B37D92"/>
    <w:rsid w:val="00B37F79"/>
    <w:rsid w:val="00B37FB8"/>
    <w:rsid w:val="00B39772"/>
    <w:rsid w:val="00B40639"/>
    <w:rsid w:val="00B408F2"/>
    <w:rsid w:val="00B409E4"/>
    <w:rsid w:val="00B40AA3"/>
    <w:rsid w:val="00B40AF4"/>
    <w:rsid w:val="00B40C6F"/>
    <w:rsid w:val="00B40CE3"/>
    <w:rsid w:val="00B40D70"/>
    <w:rsid w:val="00B40E1F"/>
    <w:rsid w:val="00B40F33"/>
    <w:rsid w:val="00B40F91"/>
    <w:rsid w:val="00B4112B"/>
    <w:rsid w:val="00B411C2"/>
    <w:rsid w:val="00B411D2"/>
    <w:rsid w:val="00B413DB"/>
    <w:rsid w:val="00B413F9"/>
    <w:rsid w:val="00B4154C"/>
    <w:rsid w:val="00B41570"/>
    <w:rsid w:val="00B4189D"/>
    <w:rsid w:val="00B418DA"/>
    <w:rsid w:val="00B41AC3"/>
    <w:rsid w:val="00B41C88"/>
    <w:rsid w:val="00B41D0C"/>
    <w:rsid w:val="00B41D51"/>
    <w:rsid w:val="00B41E71"/>
    <w:rsid w:val="00B41ECA"/>
    <w:rsid w:val="00B41ED6"/>
    <w:rsid w:val="00B41F3D"/>
    <w:rsid w:val="00B41FA3"/>
    <w:rsid w:val="00B41FBE"/>
    <w:rsid w:val="00B41FE5"/>
    <w:rsid w:val="00B420DB"/>
    <w:rsid w:val="00B421D7"/>
    <w:rsid w:val="00B421FD"/>
    <w:rsid w:val="00B421FE"/>
    <w:rsid w:val="00B4229A"/>
    <w:rsid w:val="00B423C3"/>
    <w:rsid w:val="00B423DE"/>
    <w:rsid w:val="00B426F0"/>
    <w:rsid w:val="00B42765"/>
    <w:rsid w:val="00B427CC"/>
    <w:rsid w:val="00B428C4"/>
    <w:rsid w:val="00B42AFE"/>
    <w:rsid w:val="00B42C4A"/>
    <w:rsid w:val="00B42D57"/>
    <w:rsid w:val="00B42DAD"/>
    <w:rsid w:val="00B42FA0"/>
    <w:rsid w:val="00B43002"/>
    <w:rsid w:val="00B4303C"/>
    <w:rsid w:val="00B430BF"/>
    <w:rsid w:val="00B430E5"/>
    <w:rsid w:val="00B4313A"/>
    <w:rsid w:val="00B43172"/>
    <w:rsid w:val="00B431F8"/>
    <w:rsid w:val="00B432DC"/>
    <w:rsid w:val="00B43308"/>
    <w:rsid w:val="00B43321"/>
    <w:rsid w:val="00B43343"/>
    <w:rsid w:val="00B43584"/>
    <w:rsid w:val="00B43A05"/>
    <w:rsid w:val="00B43A49"/>
    <w:rsid w:val="00B43A94"/>
    <w:rsid w:val="00B43AB8"/>
    <w:rsid w:val="00B43BC3"/>
    <w:rsid w:val="00B43C0E"/>
    <w:rsid w:val="00B43DC2"/>
    <w:rsid w:val="00B43F19"/>
    <w:rsid w:val="00B43F72"/>
    <w:rsid w:val="00B44065"/>
    <w:rsid w:val="00B44225"/>
    <w:rsid w:val="00B4424B"/>
    <w:rsid w:val="00B442CE"/>
    <w:rsid w:val="00B44418"/>
    <w:rsid w:val="00B444C3"/>
    <w:rsid w:val="00B445A3"/>
    <w:rsid w:val="00B447E1"/>
    <w:rsid w:val="00B44820"/>
    <w:rsid w:val="00B44A51"/>
    <w:rsid w:val="00B44B24"/>
    <w:rsid w:val="00B44D3E"/>
    <w:rsid w:val="00B44D84"/>
    <w:rsid w:val="00B44DDD"/>
    <w:rsid w:val="00B44E1E"/>
    <w:rsid w:val="00B44E56"/>
    <w:rsid w:val="00B44F75"/>
    <w:rsid w:val="00B44F8F"/>
    <w:rsid w:val="00B45011"/>
    <w:rsid w:val="00B4505A"/>
    <w:rsid w:val="00B45338"/>
    <w:rsid w:val="00B45414"/>
    <w:rsid w:val="00B4566E"/>
    <w:rsid w:val="00B456B8"/>
    <w:rsid w:val="00B45868"/>
    <w:rsid w:val="00B45876"/>
    <w:rsid w:val="00B45BA1"/>
    <w:rsid w:val="00B45D73"/>
    <w:rsid w:val="00B45DD1"/>
    <w:rsid w:val="00B45DF8"/>
    <w:rsid w:val="00B45EE8"/>
    <w:rsid w:val="00B45F06"/>
    <w:rsid w:val="00B45F6A"/>
    <w:rsid w:val="00B4622C"/>
    <w:rsid w:val="00B463E2"/>
    <w:rsid w:val="00B46413"/>
    <w:rsid w:val="00B46559"/>
    <w:rsid w:val="00B46617"/>
    <w:rsid w:val="00B4673A"/>
    <w:rsid w:val="00B46906"/>
    <w:rsid w:val="00B46A61"/>
    <w:rsid w:val="00B46A66"/>
    <w:rsid w:val="00B46A72"/>
    <w:rsid w:val="00B46AB4"/>
    <w:rsid w:val="00B46C0A"/>
    <w:rsid w:val="00B46DCA"/>
    <w:rsid w:val="00B471D8"/>
    <w:rsid w:val="00B475C7"/>
    <w:rsid w:val="00B47613"/>
    <w:rsid w:val="00B47743"/>
    <w:rsid w:val="00B477D9"/>
    <w:rsid w:val="00B478DF"/>
    <w:rsid w:val="00B479BC"/>
    <w:rsid w:val="00B47A05"/>
    <w:rsid w:val="00B47C50"/>
    <w:rsid w:val="00B47D56"/>
    <w:rsid w:val="00B47E16"/>
    <w:rsid w:val="00B47EFC"/>
    <w:rsid w:val="00B500DC"/>
    <w:rsid w:val="00B50348"/>
    <w:rsid w:val="00B503AE"/>
    <w:rsid w:val="00B503C2"/>
    <w:rsid w:val="00B5051E"/>
    <w:rsid w:val="00B50581"/>
    <w:rsid w:val="00B50989"/>
    <w:rsid w:val="00B50C7E"/>
    <w:rsid w:val="00B50F3B"/>
    <w:rsid w:val="00B50FED"/>
    <w:rsid w:val="00B51008"/>
    <w:rsid w:val="00B5117F"/>
    <w:rsid w:val="00B511A0"/>
    <w:rsid w:val="00B51362"/>
    <w:rsid w:val="00B515C2"/>
    <w:rsid w:val="00B51768"/>
    <w:rsid w:val="00B517E7"/>
    <w:rsid w:val="00B51981"/>
    <w:rsid w:val="00B51A17"/>
    <w:rsid w:val="00B51AF5"/>
    <w:rsid w:val="00B51C8A"/>
    <w:rsid w:val="00B51CA9"/>
    <w:rsid w:val="00B51E17"/>
    <w:rsid w:val="00B51E33"/>
    <w:rsid w:val="00B52057"/>
    <w:rsid w:val="00B52167"/>
    <w:rsid w:val="00B52372"/>
    <w:rsid w:val="00B523B7"/>
    <w:rsid w:val="00B52493"/>
    <w:rsid w:val="00B525BD"/>
    <w:rsid w:val="00B5266B"/>
    <w:rsid w:val="00B52852"/>
    <w:rsid w:val="00B52868"/>
    <w:rsid w:val="00B529B1"/>
    <w:rsid w:val="00B529DB"/>
    <w:rsid w:val="00B52A2E"/>
    <w:rsid w:val="00B52C2B"/>
    <w:rsid w:val="00B52F36"/>
    <w:rsid w:val="00B52F4E"/>
    <w:rsid w:val="00B53213"/>
    <w:rsid w:val="00B5323B"/>
    <w:rsid w:val="00B53326"/>
    <w:rsid w:val="00B53350"/>
    <w:rsid w:val="00B5337B"/>
    <w:rsid w:val="00B5338A"/>
    <w:rsid w:val="00B5370C"/>
    <w:rsid w:val="00B53779"/>
    <w:rsid w:val="00B53791"/>
    <w:rsid w:val="00B5384F"/>
    <w:rsid w:val="00B539B9"/>
    <w:rsid w:val="00B539D7"/>
    <w:rsid w:val="00B53C5E"/>
    <w:rsid w:val="00B53D29"/>
    <w:rsid w:val="00B53D45"/>
    <w:rsid w:val="00B53DF3"/>
    <w:rsid w:val="00B53E98"/>
    <w:rsid w:val="00B53F96"/>
    <w:rsid w:val="00B5412B"/>
    <w:rsid w:val="00B5439A"/>
    <w:rsid w:val="00B543DD"/>
    <w:rsid w:val="00B5454B"/>
    <w:rsid w:val="00B546DF"/>
    <w:rsid w:val="00B54756"/>
    <w:rsid w:val="00B548B7"/>
    <w:rsid w:val="00B5494C"/>
    <w:rsid w:val="00B54985"/>
    <w:rsid w:val="00B54A37"/>
    <w:rsid w:val="00B54B58"/>
    <w:rsid w:val="00B54C76"/>
    <w:rsid w:val="00B54DC5"/>
    <w:rsid w:val="00B54DFE"/>
    <w:rsid w:val="00B54F8D"/>
    <w:rsid w:val="00B54FAF"/>
    <w:rsid w:val="00B55226"/>
    <w:rsid w:val="00B552CA"/>
    <w:rsid w:val="00B552DB"/>
    <w:rsid w:val="00B55301"/>
    <w:rsid w:val="00B5537B"/>
    <w:rsid w:val="00B553FC"/>
    <w:rsid w:val="00B5542E"/>
    <w:rsid w:val="00B554F4"/>
    <w:rsid w:val="00B5566F"/>
    <w:rsid w:val="00B55777"/>
    <w:rsid w:val="00B5577D"/>
    <w:rsid w:val="00B5583B"/>
    <w:rsid w:val="00B559E4"/>
    <w:rsid w:val="00B559E6"/>
    <w:rsid w:val="00B55AC0"/>
    <w:rsid w:val="00B55AE1"/>
    <w:rsid w:val="00B55B63"/>
    <w:rsid w:val="00B55B9E"/>
    <w:rsid w:val="00B55C71"/>
    <w:rsid w:val="00B5607E"/>
    <w:rsid w:val="00B5623E"/>
    <w:rsid w:val="00B563FA"/>
    <w:rsid w:val="00B5649F"/>
    <w:rsid w:val="00B56576"/>
    <w:rsid w:val="00B565DD"/>
    <w:rsid w:val="00B5662A"/>
    <w:rsid w:val="00B56756"/>
    <w:rsid w:val="00B567DF"/>
    <w:rsid w:val="00B56990"/>
    <w:rsid w:val="00B56A87"/>
    <w:rsid w:val="00B56BAF"/>
    <w:rsid w:val="00B56C6A"/>
    <w:rsid w:val="00B56CD3"/>
    <w:rsid w:val="00B56E98"/>
    <w:rsid w:val="00B56F3B"/>
    <w:rsid w:val="00B56FBC"/>
    <w:rsid w:val="00B5703A"/>
    <w:rsid w:val="00B57081"/>
    <w:rsid w:val="00B57140"/>
    <w:rsid w:val="00B57144"/>
    <w:rsid w:val="00B57267"/>
    <w:rsid w:val="00B5759B"/>
    <w:rsid w:val="00B575A9"/>
    <w:rsid w:val="00B5768D"/>
    <w:rsid w:val="00B5771B"/>
    <w:rsid w:val="00B57A54"/>
    <w:rsid w:val="00B57BA0"/>
    <w:rsid w:val="00B57BEF"/>
    <w:rsid w:val="00B57C86"/>
    <w:rsid w:val="00B57D57"/>
    <w:rsid w:val="00B57D72"/>
    <w:rsid w:val="00B57DB0"/>
    <w:rsid w:val="00B57DE2"/>
    <w:rsid w:val="00B57F9A"/>
    <w:rsid w:val="00B60043"/>
    <w:rsid w:val="00B600E9"/>
    <w:rsid w:val="00B6012F"/>
    <w:rsid w:val="00B601E7"/>
    <w:rsid w:val="00B60209"/>
    <w:rsid w:val="00B6034C"/>
    <w:rsid w:val="00B60844"/>
    <w:rsid w:val="00B60B7F"/>
    <w:rsid w:val="00B60B92"/>
    <w:rsid w:val="00B60C5C"/>
    <w:rsid w:val="00B60C5F"/>
    <w:rsid w:val="00B60DCA"/>
    <w:rsid w:val="00B611AC"/>
    <w:rsid w:val="00B61264"/>
    <w:rsid w:val="00B61266"/>
    <w:rsid w:val="00B613C5"/>
    <w:rsid w:val="00B614AD"/>
    <w:rsid w:val="00B614D7"/>
    <w:rsid w:val="00B617AD"/>
    <w:rsid w:val="00B619D9"/>
    <w:rsid w:val="00B61AAD"/>
    <w:rsid w:val="00B61AE5"/>
    <w:rsid w:val="00B61BEB"/>
    <w:rsid w:val="00B61D11"/>
    <w:rsid w:val="00B61DDA"/>
    <w:rsid w:val="00B61E04"/>
    <w:rsid w:val="00B61E2D"/>
    <w:rsid w:val="00B61F0E"/>
    <w:rsid w:val="00B61F17"/>
    <w:rsid w:val="00B61F81"/>
    <w:rsid w:val="00B62008"/>
    <w:rsid w:val="00B620D3"/>
    <w:rsid w:val="00B6213C"/>
    <w:rsid w:val="00B62142"/>
    <w:rsid w:val="00B62351"/>
    <w:rsid w:val="00B62477"/>
    <w:rsid w:val="00B62478"/>
    <w:rsid w:val="00B624AC"/>
    <w:rsid w:val="00B62573"/>
    <w:rsid w:val="00B62932"/>
    <w:rsid w:val="00B62945"/>
    <w:rsid w:val="00B629EC"/>
    <w:rsid w:val="00B62A14"/>
    <w:rsid w:val="00B62BF9"/>
    <w:rsid w:val="00B62C81"/>
    <w:rsid w:val="00B62CB7"/>
    <w:rsid w:val="00B62D51"/>
    <w:rsid w:val="00B62E2C"/>
    <w:rsid w:val="00B62EF1"/>
    <w:rsid w:val="00B63326"/>
    <w:rsid w:val="00B63335"/>
    <w:rsid w:val="00B63410"/>
    <w:rsid w:val="00B63567"/>
    <w:rsid w:val="00B6356B"/>
    <w:rsid w:val="00B6357B"/>
    <w:rsid w:val="00B6370B"/>
    <w:rsid w:val="00B6371A"/>
    <w:rsid w:val="00B63801"/>
    <w:rsid w:val="00B63913"/>
    <w:rsid w:val="00B63AF4"/>
    <w:rsid w:val="00B63D11"/>
    <w:rsid w:val="00B63DE6"/>
    <w:rsid w:val="00B64160"/>
    <w:rsid w:val="00B64332"/>
    <w:rsid w:val="00B6439C"/>
    <w:rsid w:val="00B64656"/>
    <w:rsid w:val="00B64691"/>
    <w:rsid w:val="00B646AF"/>
    <w:rsid w:val="00B64921"/>
    <w:rsid w:val="00B649C6"/>
    <w:rsid w:val="00B649D2"/>
    <w:rsid w:val="00B64A44"/>
    <w:rsid w:val="00B64B5A"/>
    <w:rsid w:val="00B64CC3"/>
    <w:rsid w:val="00B64D00"/>
    <w:rsid w:val="00B64D7A"/>
    <w:rsid w:val="00B64D81"/>
    <w:rsid w:val="00B64DB4"/>
    <w:rsid w:val="00B65026"/>
    <w:rsid w:val="00B650BD"/>
    <w:rsid w:val="00B650C5"/>
    <w:rsid w:val="00B650F0"/>
    <w:rsid w:val="00B65222"/>
    <w:rsid w:val="00B652ED"/>
    <w:rsid w:val="00B655B7"/>
    <w:rsid w:val="00B656AF"/>
    <w:rsid w:val="00B656ED"/>
    <w:rsid w:val="00B65777"/>
    <w:rsid w:val="00B65925"/>
    <w:rsid w:val="00B6594E"/>
    <w:rsid w:val="00B6599E"/>
    <w:rsid w:val="00B659F4"/>
    <w:rsid w:val="00B65A07"/>
    <w:rsid w:val="00B65A25"/>
    <w:rsid w:val="00B65A31"/>
    <w:rsid w:val="00B65FD6"/>
    <w:rsid w:val="00B660AA"/>
    <w:rsid w:val="00B66226"/>
    <w:rsid w:val="00B663CF"/>
    <w:rsid w:val="00B663FD"/>
    <w:rsid w:val="00B6647C"/>
    <w:rsid w:val="00B6661A"/>
    <w:rsid w:val="00B66688"/>
    <w:rsid w:val="00B66900"/>
    <w:rsid w:val="00B66E72"/>
    <w:rsid w:val="00B66F65"/>
    <w:rsid w:val="00B66FDA"/>
    <w:rsid w:val="00B670A1"/>
    <w:rsid w:val="00B6713B"/>
    <w:rsid w:val="00B6719C"/>
    <w:rsid w:val="00B671BF"/>
    <w:rsid w:val="00B671F2"/>
    <w:rsid w:val="00B67220"/>
    <w:rsid w:val="00B6731E"/>
    <w:rsid w:val="00B67348"/>
    <w:rsid w:val="00B67418"/>
    <w:rsid w:val="00B67431"/>
    <w:rsid w:val="00B6772B"/>
    <w:rsid w:val="00B67AAB"/>
    <w:rsid w:val="00B67B0D"/>
    <w:rsid w:val="00B67C1D"/>
    <w:rsid w:val="00B67C33"/>
    <w:rsid w:val="00B67C5A"/>
    <w:rsid w:val="00B67C62"/>
    <w:rsid w:val="00B67C75"/>
    <w:rsid w:val="00B67D43"/>
    <w:rsid w:val="00B67D59"/>
    <w:rsid w:val="00B67DBF"/>
    <w:rsid w:val="00B7009C"/>
    <w:rsid w:val="00B70408"/>
    <w:rsid w:val="00B70434"/>
    <w:rsid w:val="00B70479"/>
    <w:rsid w:val="00B70557"/>
    <w:rsid w:val="00B70588"/>
    <w:rsid w:val="00B705E4"/>
    <w:rsid w:val="00B705F1"/>
    <w:rsid w:val="00B70658"/>
    <w:rsid w:val="00B70789"/>
    <w:rsid w:val="00B707DD"/>
    <w:rsid w:val="00B7081E"/>
    <w:rsid w:val="00B70868"/>
    <w:rsid w:val="00B70901"/>
    <w:rsid w:val="00B709D8"/>
    <w:rsid w:val="00B70DAA"/>
    <w:rsid w:val="00B70EA8"/>
    <w:rsid w:val="00B70EDC"/>
    <w:rsid w:val="00B70FC9"/>
    <w:rsid w:val="00B7101E"/>
    <w:rsid w:val="00B710F8"/>
    <w:rsid w:val="00B71349"/>
    <w:rsid w:val="00B713B1"/>
    <w:rsid w:val="00B7141C"/>
    <w:rsid w:val="00B7151B"/>
    <w:rsid w:val="00B71693"/>
    <w:rsid w:val="00B71761"/>
    <w:rsid w:val="00B71867"/>
    <w:rsid w:val="00B71992"/>
    <w:rsid w:val="00B71AE2"/>
    <w:rsid w:val="00B71B86"/>
    <w:rsid w:val="00B71E8E"/>
    <w:rsid w:val="00B71F58"/>
    <w:rsid w:val="00B722DF"/>
    <w:rsid w:val="00B72337"/>
    <w:rsid w:val="00B723A7"/>
    <w:rsid w:val="00B7282C"/>
    <w:rsid w:val="00B728A4"/>
    <w:rsid w:val="00B728CC"/>
    <w:rsid w:val="00B72931"/>
    <w:rsid w:val="00B72A30"/>
    <w:rsid w:val="00B72D1A"/>
    <w:rsid w:val="00B72E02"/>
    <w:rsid w:val="00B72E72"/>
    <w:rsid w:val="00B72F0B"/>
    <w:rsid w:val="00B72F60"/>
    <w:rsid w:val="00B72FF2"/>
    <w:rsid w:val="00B730BF"/>
    <w:rsid w:val="00B7326B"/>
    <w:rsid w:val="00B732CB"/>
    <w:rsid w:val="00B7333F"/>
    <w:rsid w:val="00B7339C"/>
    <w:rsid w:val="00B733C7"/>
    <w:rsid w:val="00B733F7"/>
    <w:rsid w:val="00B73402"/>
    <w:rsid w:val="00B738B3"/>
    <w:rsid w:val="00B73C11"/>
    <w:rsid w:val="00B73C78"/>
    <w:rsid w:val="00B73DBA"/>
    <w:rsid w:val="00B74072"/>
    <w:rsid w:val="00B740BD"/>
    <w:rsid w:val="00B740F1"/>
    <w:rsid w:val="00B740F4"/>
    <w:rsid w:val="00B7412E"/>
    <w:rsid w:val="00B741BB"/>
    <w:rsid w:val="00B74481"/>
    <w:rsid w:val="00B744C1"/>
    <w:rsid w:val="00B748BE"/>
    <w:rsid w:val="00B748DE"/>
    <w:rsid w:val="00B74A57"/>
    <w:rsid w:val="00B74A5B"/>
    <w:rsid w:val="00B74B88"/>
    <w:rsid w:val="00B74C8D"/>
    <w:rsid w:val="00B74D78"/>
    <w:rsid w:val="00B74DE7"/>
    <w:rsid w:val="00B74E3E"/>
    <w:rsid w:val="00B75459"/>
    <w:rsid w:val="00B75491"/>
    <w:rsid w:val="00B7553F"/>
    <w:rsid w:val="00B75723"/>
    <w:rsid w:val="00B757FA"/>
    <w:rsid w:val="00B758A8"/>
    <w:rsid w:val="00B75938"/>
    <w:rsid w:val="00B7598C"/>
    <w:rsid w:val="00B75A97"/>
    <w:rsid w:val="00B75B56"/>
    <w:rsid w:val="00B75DB6"/>
    <w:rsid w:val="00B75E98"/>
    <w:rsid w:val="00B7603D"/>
    <w:rsid w:val="00B762BC"/>
    <w:rsid w:val="00B762D9"/>
    <w:rsid w:val="00B7654B"/>
    <w:rsid w:val="00B76586"/>
    <w:rsid w:val="00B7670B"/>
    <w:rsid w:val="00B76769"/>
    <w:rsid w:val="00B76775"/>
    <w:rsid w:val="00B767EE"/>
    <w:rsid w:val="00B767FC"/>
    <w:rsid w:val="00B76CA9"/>
    <w:rsid w:val="00B76E4F"/>
    <w:rsid w:val="00B77138"/>
    <w:rsid w:val="00B77150"/>
    <w:rsid w:val="00B77248"/>
    <w:rsid w:val="00B773C4"/>
    <w:rsid w:val="00B77563"/>
    <w:rsid w:val="00B775B6"/>
    <w:rsid w:val="00B7767D"/>
    <w:rsid w:val="00B776AE"/>
    <w:rsid w:val="00B77903"/>
    <w:rsid w:val="00B77B75"/>
    <w:rsid w:val="00B77DCA"/>
    <w:rsid w:val="00B77DCB"/>
    <w:rsid w:val="00B77E5C"/>
    <w:rsid w:val="00B77E6D"/>
    <w:rsid w:val="00B77FBA"/>
    <w:rsid w:val="00B800A7"/>
    <w:rsid w:val="00B800D3"/>
    <w:rsid w:val="00B80165"/>
    <w:rsid w:val="00B8028D"/>
    <w:rsid w:val="00B8028F"/>
    <w:rsid w:val="00B80722"/>
    <w:rsid w:val="00B80755"/>
    <w:rsid w:val="00B80893"/>
    <w:rsid w:val="00B8094F"/>
    <w:rsid w:val="00B809CE"/>
    <w:rsid w:val="00B80A37"/>
    <w:rsid w:val="00B80BA3"/>
    <w:rsid w:val="00B8105B"/>
    <w:rsid w:val="00B81100"/>
    <w:rsid w:val="00B81311"/>
    <w:rsid w:val="00B8136A"/>
    <w:rsid w:val="00B8138E"/>
    <w:rsid w:val="00B8143E"/>
    <w:rsid w:val="00B8152E"/>
    <w:rsid w:val="00B81594"/>
    <w:rsid w:val="00B81629"/>
    <w:rsid w:val="00B818B4"/>
    <w:rsid w:val="00B819D2"/>
    <w:rsid w:val="00B81A1E"/>
    <w:rsid w:val="00B81B99"/>
    <w:rsid w:val="00B81B9D"/>
    <w:rsid w:val="00B81DF2"/>
    <w:rsid w:val="00B81E9A"/>
    <w:rsid w:val="00B81F66"/>
    <w:rsid w:val="00B81F9B"/>
    <w:rsid w:val="00B820A5"/>
    <w:rsid w:val="00B820C5"/>
    <w:rsid w:val="00B82125"/>
    <w:rsid w:val="00B821C0"/>
    <w:rsid w:val="00B821CC"/>
    <w:rsid w:val="00B822C6"/>
    <w:rsid w:val="00B823B5"/>
    <w:rsid w:val="00B823E1"/>
    <w:rsid w:val="00B82564"/>
    <w:rsid w:val="00B82621"/>
    <w:rsid w:val="00B82835"/>
    <w:rsid w:val="00B82A09"/>
    <w:rsid w:val="00B82AF3"/>
    <w:rsid w:val="00B82AFD"/>
    <w:rsid w:val="00B82B9C"/>
    <w:rsid w:val="00B82CAB"/>
    <w:rsid w:val="00B82DC4"/>
    <w:rsid w:val="00B82F44"/>
    <w:rsid w:val="00B82F4C"/>
    <w:rsid w:val="00B83032"/>
    <w:rsid w:val="00B830EA"/>
    <w:rsid w:val="00B8311C"/>
    <w:rsid w:val="00B831A0"/>
    <w:rsid w:val="00B832DC"/>
    <w:rsid w:val="00B833C9"/>
    <w:rsid w:val="00B8341F"/>
    <w:rsid w:val="00B83649"/>
    <w:rsid w:val="00B83793"/>
    <w:rsid w:val="00B837D6"/>
    <w:rsid w:val="00B8384C"/>
    <w:rsid w:val="00B838B2"/>
    <w:rsid w:val="00B838B5"/>
    <w:rsid w:val="00B838BA"/>
    <w:rsid w:val="00B83B8E"/>
    <w:rsid w:val="00B83BF2"/>
    <w:rsid w:val="00B83C82"/>
    <w:rsid w:val="00B83C86"/>
    <w:rsid w:val="00B83D95"/>
    <w:rsid w:val="00B83DB5"/>
    <w:rsid w:val="00B83E60"/>
    <w:rsid w:val="00B83F2D"/>
    <w:rsid w:val="00B840F2"/>
    <w:rsid w:val="00B8415E"/>
    <w:rsid w:val="00B84334"/>
    <w:rsid w:val="00B8444D"/>
    <w:rsid w:val="00B84475"/>
    <w:rsid w:val="00B8455D"/>
    <w:rsid w:val="00B846DD"/>
    <w:rsid w:val="00B84804"/>
    <w:rsid w:val="00B84916"/>
    <w:rsid w:val="00B84A63"/>
    <w:rsid w:val="00B84AD6"/>
    <w:rsid w:val="00B84B74"/>
    <w:rsid w:val="00B84BC3"/>
    <w:rsid w:val="00B84F44"/>
    <w:rsid w:val="00B85007"/>
    <w:rsid w:val="00B8502B"/>
    <w:rsid w:val="00B8516E"/>
    <w:rsid w:val="00B85219"/>
    <w:rsid w:val="00B8531A"/>
    <w:rsid w:val="00B853BC"/>
    <w:rsid w:val="00B855ED"/>
    <w:rsid w:val="00B858CC"/>
    <w:rsid w:val="00B859FA"/>
    <w:rsid w:val="00B85A8D"/>
    <w:rsid w:val="00B85AB3"/>
    <w:rsid w:val="00B85AB9"/>
    <w:rsid w:val="00B85AC8"/>
    <w:rsid w:val="00B85ACE"/>
    <w:rsid w:val="00B85CC8"/>
    <w:rsid w:val="00B85CF8"/>
    <w:rsid w:val="00B85D47"/>
    <w:rsid w:val="00B85D62"/>
    <w:rsid w:val="00B85DCF"/>
    <w:rsid w:val="00B85DFF"/>
    <w:rsid w:val="00B85E33"/>
    <w:rsid w:val="00B85F61"/>
    <w:rsid w:val="00B86001"/>
    <w:rsid w:val="00B860A7"/>
    <w:rsid w:val="00B86180"/>
    <w:rsid w:val="00B8624B"/>
    <w:rsid w:val="00B86751"/>
    <w:rsid w:val="00B86761"/>
    <w:rsid w:val="00B8681B"/>
    <w:rsid w:val="00B868BD"/>
    <w:rsid w:val="00B869C8"/>
    <w:rsid w:val="00B86A11"/>
    <w:rsid w:val="00B86B02"/>
    <w:rsid w:val="00B86B05"/>
    <w:rsid w:val="00B86C4E"/>
    <w:rsid w:val="00B86C6E"/>
    <w:rsid w:val="00B86DC4"/>
    <w:rsid w:val="00B86FFD"/>
    <w:rsid w:val="00B8706B"/>
    <w:rsid w:val="00B8720C"/>
    <w:rsid w:val="00B872DC"/>
    <w:rsid w:val="00B877F6"/>
    <w:rsid w:val="00B87A4F"/>
    <w:rsid w:val="00B87BBD"/>
    <w:rsid w:val="00B87BE9"/>
    <w:rsid w:val="00B87D32"/>
    <w:rsid w:val="00B87DDC"/>
    <w:rsid w:val="00B87E15"/>
    <w:rsid w:val="00B87E17"/>
    <w:rsid w:val="00B87F3D"/>
    <w:rsid w:val="00B90039"/>
    <w:rsid w:val="00B901A6"/>
    <w:rsid w:val="00B901B1"/>
    <w:rsid w:val="00B90251"/>
    <w:rsid w:val="00B9030B"/>
    <w:rsid w:val="00B9034A"/>
    <w:rsid w:val="00B903EF"/>
    <w:rsid w:val="00B90661"/>
    <w:rsid w:val="00B90777"/>
    <w:rsid w:val="00B9082A"/>
    <w:rsid w:val="00B90969"/>
    <w:rsid w:val="00B90A1C"/>
    <w:rsid w:val="00B90A79"/>
    <w:rsid w:val="00B90AF1"/>
    <w:rsid w:val="00B90E97"/>
    <w:rsid w:val="00B90F6B"/>
    <w:rsid w:val="00B91011"/>
    <w:rsid w:val="00B910E2"/>
    <w:rsid w:val="00B91142"/>
    <w:rsid w:val="00B91226"/>
    <w:rsid w:val="00B91376"/>
    <w:rsid w:val="00B914CA"/>
    <w:rsid w:val="00B91538"/>
    <w:rsid w:val="00B9158F"/>
    <w:rsid w:val="00B91765"/>
    <w:rsid w:val="00B91777"/>
    <w:rsid w:val="00B91A42"/>
    <w:rsid w:val="00B91B5D"/>
    <w:rsid w:val="00B91C0E"/>
    <w:rsid w:val="00B91C4F"/>
    <w:rsid w:val="00B91C90"/>
    <w:rsid w:val="00B91D67"/>
    <w:rsid w:val="00B91E46"/>
    <w:rsid w:val="00B91F6A"/>
    <w:rsid w:val="00B9211E"/>
    <w:rsid w:val="00B92178"/>
    <w:rsid w:val="00B9218A"/>
    <w:rsid w:val="00B921AF"/>
    <w:rsid w:val="00B92218"/>
    <w:rsid w:val="00B92386"/>
    <w:rsid w:val="00B9246C"/>
    <w:rsid w:val="00B92481"/>
    <w:rsid w:val="00B92595"/>
    <w:rsid w:val="00B925B7"/>
    <w:rsid w:val="00B9276B"/>
    <w:rsid w:val="00B928E7"/>
    <w:rsid w:val="00B92909"/>
    <w:rsid w:val="00B92979"/>
    <w:rsid w:val="00B92A43"/>
    <w:rsid w:val="00B92B37"/>
    <w:rsid w:val="00B92CCF"/>
    <w:rsid w:val="00B92CF7"/>
    <w:rsid w:val="00B93095"/>
    <w:rsid w:val="00B931D0"/>
    <w:rsid w:val="00B9330E"/>
    <w:rsid w:val="00B9338D"/>
    <w:rsid w:val="00B934FF"/>
    <w:rsid w:val="00B93585"/>
    <w:rsid w:val="00B936DB"/>
    <w:rsid w:val="00B937AA"/>
    <w:rsid w:val="00B938D1"/>
    <w:rsid w:val="00B9394D"/>
    <w:rsid w:val="00B939D4"/>
    <w:rsid w:val="00B93A36"/>
    <w:rsid w:val="00B93A40"/>
    <w:rsid w:val="00B93C2C"/>
    <w:rsid w:val="00B93CFE"/>
    <w:rsid w:val="00B93D60"/>
    <w:rsid w:val="00B93E31"/>
    <w:rsid w:val="00B93FD8"/>
    <w:rsid w:val="00B94031"/>
    <w:rsid w:val="00B9408F"/>
    <w:rsid w:val="00B9414E"/>
    <w:rsid w:val="00B9432A"/>
    <w:rsid w:val="00B94378"/>
    <w:rsid w:val="00B9439B"/>
    <w:rsid w:val="00B946E9"/>
    <w:rsid w:val="00B94737"/>
    <w:rsid w:val="00B94817"/>
    <w:rsid w:val="00B94913"/>
    <w:rsid w:val="00B94985"/>
    <w:rsid w:val="00B949DD"/>
    <w:rsid w:val="00B94C57"/>
    <w:rsid w:val="00B94CB8"/>
    <w:rsid w:val="00B94CD8"/>
    <w:rsid w:val="00B94DC9"/>
    <w:rsid w:val="00B94F7D"/>
    <w:rsid w:val="00B95001"/>
    <w:rsid w:val="00B95011"/>
    <w:rsid w:val="00B9502E"/>
    <w:rsid w:val="00B9503F"/>
    <w:rsid w:val="00B95079"/>
    <w:rsid w:val="00B950C8"/>
    <w:rsid w:val="00B95569"/>
    <w:rsid w:val="00B95621"/>
    <w:rsid w:val="00B957BE"/>
    <w:rsid w:val="00B957FC"/>
    <w:rsid w:val="00B95A50"/>
    <w:rsid w:val="00B95AA6"/>
    <w:rsid w:val="00B95BC6"/>
    <w:rsid w:val="00B95BD1"/>
    <w:rsid w:val="00B95C25"/>
    <w:rsid w:val="00B95C46"/>
    <w:rsid w:val="00B95DD8"/>
    <w:rsid w:val="00B95DE6"/>
    <w:rsid w:val="00B95E59"/>
    <w:rsid w:val="00B95E67"/>
    <w:rsid w:val="00B96565"/>
    <w:rsid w:val="00B96649"/>
    <w:rsid w:val="00B96662"/>
    <w:rsid w:val="00B96690"/>
    <w:rsid w:val="00B96815"/>
    <w:rsid w:val="00B9683D"/>
    <w:rsid w:val="00B96934"/>
    <w:rsid w:val="00B96982"/>
    <w:rsid w:val="00B969CE"/>
    <w:rsid w:val="00B96C88"/>
    <w:rsid w:val="00B96D22"/>
    <w:rsid w:val="00B96D40"/>
    <w:rsid w:val="00B96DDB"/>
    <w:rsid w:val="00B96EF9"/>
    <w:rsid w:val="00B96FB7"/>
    <w:rsid w:val="00B96FEB"/>
    <w:rsid w:val="00B971FC"/>
    <w:rsid w:val="00B972B2"/>
    <w:rsid w:val="00B9733A"/>
    <w:rsid w:val="00B97444"/>
    <w:rsid w:val="00B97496"/>
    <w:rsid w:val="00B974BA"/>
    <w:rsid w:val="00B9752B"/>
    <w:rsid w:val="00B97798"/>
    <w:rsid w:val="00B97830"/>
    <w:rsid w:val="00B9786B"/>
    <w:rsid w:val="00B978B7"/>
    <w:rsid w:val="00B97A06"/>
    <w:rsid w:val="00B97A85"/>
    <w:rsid w:val="00B97AA7"/>
    <w:rsid w:val="00B97C05"/>
    <w:rsid w:val="00B97C8D"/>
    <w:rsid w:val="00B97CDD"/>
    <w:rsid w:val="00B97CE6"/>
    <w:rsid w:val="00B97D8E"/>
    <w:rsid w:val="00B97DC4"/>
    <w:rsid w:val="00B97F00"/>
    <w:rsid w:val="00B97FDD"/>
    <w:rsid w:val="00BA0015"/>
    <w:rsid w:val="00BA007A"/>
    <w:rsid w:val="00BA00C9"/>
    <w:rsid w:val="00BA00D3"/>
    <w:rsid w:val="00BA00F3"/>
    <w:rsid w:val="00BA01C6"/>
    <w:rsid w:val="00BA04A0"/>
    <w:rsid w:val="00BA04C7"/>
    <w:rsid w:val="00BA0558"/>
    <w:rsid w:val="00BA0654"/>
    <w:rsid w:val="00BA07BE"/>
    <w:rsid w:val="00BA0969"/>
    <w:rsid w:val="00BA0973"/>
    <w:rsid w:val="00BA0AD5"/>
    <w:rsid w:val="00BA0B24"/>
    <w:rsid w:val="00BA0B50"/>
    <w:rsid w:val="00BA0D1F"/>
    <w:rsid w:val="00BA0EB2"/>
    <w:rsid w:val="00BA1158"/>
    <w:rsid w:val="00BA11D7"/>
    <w:rsid w:val="00BA123E"/>
    <w:rsid w:val="00BA1500"/>
    <w:rsid w:val="00BA1855"/>
    <w:rsid w:val="00BA19C8"/>
    <w:rsid w:val="00BA1A45"/>
    <w:rsid w:val="00BA1B36"/>
    <w:rsid w:val="00BA1CA0"/>
    <w:rsid w:val="00BA1DB3"/>
    <w:rsid w:val="00BA1EB0"/>
    <w:rsid w:val="00BA1EF8"/>
    <w:rsid w:val="00BA1F58"/>
    <w:rsid w:val="00BA2048"/>
    <w:rsid w:val="00BA211A"/>
    <w:rsid w:val="00BA21FE"/>
    <w:rsid w:val="00BA22C0"/>
    <w:rsid w:val="00BA232C"/>
    <w:rsid w:val="00BA249F"/>
    <w:rsid w:val="00BA28B4"/>
    <w:rsid w:val="00BA2D1E"/>
    <w:rsid w:val="00BA2E71"/>
    <w:rsid w:val="00BA2F47"/>
    <w:rsid w:val="00BA2FB1"/>
    <w:rsid w:val="00BA2FBA"/>
    <w:rsid w:val="00BA304B"/>
    <w:rsid w:val="00BA30C9"/>
    <w:rsid w:val="00BA31D4"/>
    <w:rsid w:val="00BA328A"/>
    <w:rsid w:val="00BA32CB"/>
    <w:rsid w:val="00BA3430"/>
    <w:rsid w:val="00BA3460"/>
    <w:rsid w:val="00BA3492"/>
    <w:rsid w:val="00BA3547"/>
    <w:rsid w:val="00BA382E"/>
    <w:rsid w:val="00BA386F"/>
    <w:rsid w:val="00BA39E9"/>
    <w:rsid w:val="00BA3A28"/>
    <w:rsid w:val="00BA3DF2"/>
    <w:rsid w:val="00BA3E90"/>
    <w:rsid w:val="00BA3F86"/>
    <w:rsid w:val="00BA4363"/>
    <w:rsid w:val="00BA4385"/>
    <w:rsid w:val="00BA4411"/>
    <w:rsid w:val="00BA449B"/>
    <w:rsid w:val="00BA44AA"/>
    <w:rsid w:val="00BA45E5"/>
    <w:rsid w:val="00BA460B"/>
    <w:rsid w:val="00BA4662"/>
    <w:rsid w:val="00BA473E"/>
    <w:rsid w:val="00BA484C"/>
    <w:rsid w:val="00BA4895"/>
    <w:rsid w:val="00BA489E"/>
    <w:rsid w:val="00BA494B"/>
    <w:rsid w:val="00BA4AC8"/>
    <w:rsid w:val="00BA4F36"/>
    <w:rsid w:val="00BA50F6"/>
    <w:rsid w:val="00BA540A"/>
    <w:rsid w:val="00BA547D"/>
    <w:rsid w:val="00BA54EB"/>
    <w:rsid w:val="00BA5545"/>
    <w:rsid w:val="00BA5725"/>
    <w:rsid w:val="00BA5827"/>
    <w:rsid w:val="00BA5871"/>
    <w:rsid w:val="00BA5978"/>
    <w:rsid w:val="00BA59F7"/>
    <w:rsid w:val="00BA5A26"/>
    <w:rsid w:val="00BA5BE8"/>
    <w:rsid w:val="00BA5C14"/>
    <w:rsid w:val="00BA5C4C"/>
    <w:rsid w:val="00BA5C73"/>
    <w:rsid w:val="00BA5DE0"/>
    <w:rsid w:val="00BA5E2A"/>
    <w:rsid w:val="00BA5E92"/>
    <w:rsid w:val="00BA5EA1"/>
    <w:rsid w:val="00BA5F2D"/>
    <w:rsid w:val="00BA5F33"/>
    <w:rsid w:val="00BA602B"/>
    <w:rsid w:val="00BA61BC"/>
    <w:rsid w:val="00BA61C2"/>
    <w:rsid w:val="00BA6204"/>
    <w:rsid w:val="00BA6245"/>
    <w:rsid w:val="00BA6270"/>
    <w:rsid w:val="00BA62BE"/>
    <w:rsid w:val="00BA6574"/>
    <w:rsid w:val="00BA65CB"/>
    <w:rsid w:val="00BA6715"/>
    <w:rsid w:val="00BA6758"/>
    <w:rsid w:val="00BA67ED"/>
    <w:rsid w:val="00BA6805"/>
    <w:rsid w:val="00BA684A"/>
    <w:rsid w:val="00BA697E"/>
    <w:rsid w:val="00BA6A15"/>
    <w:rsid w:val="00BA6ADF"/>
    <w:rsid w:val="00BA6AE6"/>
    <w:rsid w:val="00BA6B01"/>
    <w:rsid w:val="00BA6BB0"/>
    <w:rsid w:val="00BA6C7D"/>
    <w:rsid w:val="00BA6D0E"/>
    <w:rsid w:val="00BA6D6C"/>
    <w:rsid w:val="00BA6EFE"/>
    <w:rsid w:val="00BA6FCC"/>
    <w:rsid w:val="00BA7202"/>
    <w:rsid w:val="00BA72CE"/>
    <w:rsid w:val="00BA72E9"/>
    <w:rsid w:val="00BA72F1"/>
    <w:rsid w:val="00BA7386"/>
    <w:rsid w:val="00BA7447"/>
    <w:rsid w:val="00BA7558"/>
    <w:rsid w:val="00BA7699"/>
    <w:rsid w:val="00BA7700"/>
    <w:rsid w:val="00BA78E5"/>
    <w:rsid w:val="00BA7C4F"/>
    <w:rsid w:val="00BA7C7C"/>
    <w:rsid w:val="00BA7C9F"/>
    <w:rsid w:val="00BA7D4B"/>
    <w:rsid w:val="00BA7E1C"/>
    <w:rsid w:val="00BA7F74"/>
    <w:rsid w:val="00BA7F88"/>
    <w:rsid w:val="00BA7F8F"/>
    <w:rsid w:val="00BB001C"/>
    <w:rsid w:val="00BB0023"/>
    <w:rsid w:val="00BB0099"/>
    <w:rsid w:val="00BB0145"/>
    <w:rsid w:val="00BB01B4"/>
    <w:rsid w:val="00BB02E0"/>
    <w:rsid w:val="00BB03CD"/>
    <w:rsid w:val="00BB0456"/>
    <w:rsid w:val="00BB04A6"/>
    <w:rsid w:val="00BB050E"/>
    <w:rsid w:val="00BB067C"/>
    <w:rsid w:val="00BB06EF"/>
    <w:rsid w:val="00BB0A4C"/>
    <w:rsid w:val="00BB0C9E"/>
    <w:rsid w:val="00BB0D91"/>
    <w:rsid w:val="00BB0DD4"/>
    <w:rsid w:val="00BB0EBD"/>
    <w:rsid w:val="00BB0EC1"/>
    <w:rsid w:val="00BB0ECE"/>
    <w:rsid w:val="00BB0EFF"/>
    <w:rsid w:val="00BB0F66"/>
    <w:rsid w:val="00BB11BB"/>
    <w:rsid w:val="00BB1203"/>
    <w:rsid w:val="00BB120A"/>
    <w:rsid w:val="00BB14A8"/>
    <w:rsid w:val="00BB14A9"/>
    <w:rsid w:val="00BB1535"/>
    <w:rsid w:val="00BB15C5"/>
    <w:rsid w:val="00BB1629"/>
    <w:rsid w:val="00BB1655"/>
    <w:rsid w:val="00BB1656"/>
    <w:rsid w:val="00BB18D0"/>
    <w:rsid w:val="00BB1924"/>
    <w:rsid w:val="00BB1994"/>
    <w:rsid w:val="00BB19A5"/>
    <w:rsid w:val="00BB1A30"/>
    <w:rsid w:val="00BB1A3E"/>
    <w:rsid w:val="00BB1A8C"/>
    <w:rsid w:val="00BB1DE2"/>
    <w:rsid w:val="00BB1E1C"/>
    <w:rsid w:val="00BB1E5B"/>
    <w:rsid w:val="00BB1EB4"/>
    <w:rsid w:val="00BB21D8"/>
    <w:rsid w:val="00BB23A2"/>
    <w:rsid w:val="00BB23CB"/>
    <w:rsid w:val="00BB249B"/>
    <w:rsid w:val="00BB272B"/>
    <w:rsid w:val="00BB2AD2"/>
    <w:rsid w:val="00BB2C1B"/>
    <w:rsid w:val="00BB2D09"/>
    <w:rsid w:val="00BB3032"/>
    <w:rsid w:val="00BB3179"/>
    <w:rsid w:val="00BB3285"/>
    <w:rsid w:val="00BB32B6"/>
    <w:rsid w:val="00BB3642"/>
    <w:rsid w:val="00BB37AC"/>
    <w:rsid w:val="00BB3819"/>
    <w:rsid w:val="00BB382D"/>
    <w:rsid w:val="00BB3B5F"/>
    <w:rsid w:val="00BB3B89"/>
    <w:rsid w:val="00BB3B9B"/>
    <w:rsid w:val="00BB3E8F"/>
    <w:rsid w:val="00BB3FBF"/>
    <w:rsid w:val="00BB3FDA"/>
    <w:rsid w:val="00BB41AF"/>
    <w:rsid w:val="00BB41BA"/>
    <w:rsid w:val="00BB41C3"/>
    <w:rsid w:val="00BB4320"/>
    <w:rsid w:val="00BB43E1"/>
    <w:rsid w:val="00BB4425"/>
    <w:rsid w:val="00BB4467"/>
    <w:rsid w:val="00BB454E"/>
    <w:rsid w:val="00BB457C"/>
    <w:rsid w:val="00BB4585"/>
    <w:rsid w:val="00BB4682"/>
    <w:rsid w:val="00BB4769"/>
    <w:rsid w:val="00BB49E4"/>
    <w:rsid w:val="00BB4ABC"/>
    <w:rsid w:val="00BB4D82"/>
    <w:rsid w:val="00BB4F21"/>
    <w:rsid w:val="00BB4F54"/>
    <w:rsid w:val="00BB4FC9"/>
    <w:rsid w:val="00BB5008"/>
    <w:rsid w:val="00BB5189"/>
    <w:rsid w:val="00BB52CB"/>
    <w:rsid w:val="00BB5498"/>
    <w:rsid w:val="00BB5502"/>
    <w:rsid w:val="00BB5765"/>
    <w:rsid w:val="00BB576B"/>
    <w:rsid w:val="00BB58EC"/>
    <w:rsid w:val="00BB5C1D"/>
    <w:rsid w:val="00BB5C5E"/>
    <w:rsid w:val="00BB5CD2"/>
    <w:rsid w:val="00BB5D98"/>
    <w:rsid w:val="00BB5DC2"/>
    <w:rsid w:val="00BB5ECC"/>
    <w:rsid w:val="00BB5F8E"/>
    <w:rsid w:val="00BB5FC6"/>
    <w:rsid w:val="00BB5FEE"/>
    <w:rsid w:val="00BB62B3"/>
    <w:rsid w:val="00BB62F5"/>
    <w:rsid w:val="00BB6571"/>
    <w:rsid w:val="00BB6577"/>
    <w:rsid w:val="00BB65C1"/>
    <w:rsid w:val="00BB66AF"/>
    <w:rsid w:val="00BB6744"/>
    <w:rsid w:val="00BB6791"/>
    <w:rsid w:val="00BB6876"/>
    <w:rsid w:val="00BB68AC"/>
    <w:rsid w:val="00BB6A46"/>
    <w:rsid w:val="00BB6A56"/>
    <w:rsid w:val="00BB6B55"/>
    <w:rsid w:val="00BB6F86"/>
    <w:rsid w:val="00BB704F"/>
    <w:rsid w:val="00BB70EB"/>
    <w:rsid w:val="00BB7124"/>
    <w:rsid w:val="00BB7580"/>
    <w:rsid w:val="00BB75F7"/>
    <w:rsid w:val="00BB7677"/>
    <w:rsid w:val="00BB76D6"/>
    <w:rsid w:val="00BB77A2"/>
    <w:rsid w:val="00BB7822"/>
    <w:rsid w:val="00BB7AA7"/>
    <w:rsid w:val="00BB7AB4"/>
    <w:rsid w:val="00BB7AF8"/>
    <w:rsid w:val="00BB7BC6"/>
    <w:rsid w:val="00BB7BE2"/>
    <w:rsid w:val="00BB7C5A"/>
    <w:rsid w:val="00BB7D2D"/>
    <w:rsid w:val="00BC003C"/>
    <w:rsid w:val="00BC0106"/>
    <w:rsid w:val="00BC017B"/>
    <w:rsid w:val="00BC0264"/>
    <w:rsid w:val="00BC039B"/>
    <w:rsid w:val="00BC0424"/>
    <w:rsid w:val="00BC04F7"/>
    <w:rsid w:val="00BC0521"/>
    <w:rsid w:val="00BC05B0"/>
    <w:rsid w:val="00BC05D9"/>
    <w:rsid w:val="00BC0752"/>
    <w:rsid w:val="00BC0819"/>
    <w:rsid w:val="00BC0985"/>
    <w:rsid w:val="00BC09DB"/>
    <w:rsid w:val="00BC0A2F"/>
    <w:rsid w:val="00BC0B76"/>
    <w:rsid w:val="00BC0B81"/>
    <w:rsid w:val="00BC0B8E"/>
    <w:rsid w:val="00BC0B9E"/>
    <w:rsid w:val="00BC0C54"/>
    <w:rsid w:val="00BC0D51"/>
    <w:rsid w:val="00BC0E0A"/>
    <w:rsid w:val="00BC0EFD"/>
    <w:rsid w:val="00BC0F9F"/>
    <w:rsid w:val="00BC11C0"/>
    <w:rsid w:val="00BC11EC"/>
    <w:rsid w:val="00BC1201"/>
    <w:rsid w:val="00BC1269"/>
    <w:rsid w:val="00BC1368"/>
    <w:rsid w:val="00BC1375"/>
    <w:rsid w:val="00BC13B2"/>
    <w:rsid w:val="00BC14BB"/>
    <w:rsid w:val="00BC14F1"/>
    <w:rsid w:val="00BC15AC"/>
    <w:rsid w:val="00BC15EA"/>
    <w:rsid w:val="00BC1642"/>
    <w:rsid w:val="00BC1729"/>
    <w:rsid w:val="00BC1752"/>
    <w:rsid w:val="00BC183A"/>
    <w:rsid w:val="00BC19D4"/>
    <w:rsid w:val="00BC1BBF"/>
    <w:rsid w:val="00BC1BC0"/>
    <w:rsid w:val="00BC1C11"/>
    <w:rsid w:val="00BC1D9A"/>
    <w:rsid w:val="00BC1E15"/>
    <w:rsid w:val="00BC1EE7"/>
    <w:rsid w:val="00BC1F98"/>
    <w:rsid w:val="00BC200C"/>
    <w:rsid w:val="00BC20F7"/>
    <w:rsid w:val="00BC21BD"/>
    <w:rsid w:val="00BC228C"/>
    <w:rsid w:val="00BC243E"/>
    <w:rsid w:val="00BC26AC"/>
    <w:rsid w:val="00BC26FC"/>
    <w:rsid w:val="00BC2764"/>
    <w:rsid w:val="00BC2793"/>
    <w:rsid w:val="00BC2795"/>
    <w:rsid w:val="00BC27A9"/>
    <w:rsid w:val="00BC285D"/>
    <w:rsid w:val="00BC28CD"/>
    <w:rsid w:val="00BC28ED"/>
    <w:rsid w:val="00BC2929"/>
    <w:rsid w:val="00BC29A6"/>
    <w:rsid w:val="00BC2A71"/>
    <w:rsid w:val="00BC2CCD"/>
    <w:rsid w:val="00BC2E97"/>
    <w:rsid w:val="00BC2F33"/>
    <w:rsid w:val="00BC2FCA"/>
    <w:rsid w:val="00BC3033"/>
    <w:rsid w:val="00BC32B9"/>
    <w:rsid w:val="00BC32F4"/>
    <w:rsid w:val="00BC3322"/>
    <w:rsid w:val="00BC347C"/>
    <w:rsid w:val="00BC34A4"/>
    <w:rsid w:val="00BC34D1"/>
    <w:rsid w:val="00BC353A"/>
    <w:rsid w:val="00BC354B"/>
    <w:rsid w:val="00BC369C"/>
    <w:rsid w:val="00BC3726"/>
    <w:rsid w:val="00BC37ED"/>
    <w:rsid w:val="00BC3983"/>
    <w:rsid w:val="00BC3B97"/>
    <w:rsid w:val="00BC3D65"/>
    <w:rsid w:val="00BC414A"/>
    <w:rsid w:val="00BC4190"/>
    <w:rsid w:val="00BC4310"/>
    <w:rsid w:val="00BC4571"/>
    <w:rsid w:val="00BC459C"/>
    <w:rsid w:val="00BC4870"/>
    <w:rsid w:val="00BC4996"/>
    <w:rsid w:val="00BC4C53"/>
    <w:rsid w:val="00BC4C56"/>
    <w:rsid w:val="00BC4D5B"/>
    <w:rsid w:val="00BC4DA4"/>
    <w:rsid w:val="00BC4DD7"/>
    <w:rsid w:val="00BC4DDC"/>
    <w:rsid w:val="00BC4E3C"/>
    <w:rsid w:val="00BC4E61"/>
    <w:rsid w:val="00BC4EE4"/>
    <w:rsid w:val="00BC4FBE"/>
    <w:rsid w:val="00BC5071"/>
    <w:rsid w:val="00BC5193"/>
    <w:rsid w:val="00BC51AA"/>
    <w:rsid w:val="00BC54C1"/>
    <w:rsid w:val="00BC54EB"/>
    <w:rsid w:val="00BC55A0"/>
    <w:rsid w:val="00BC5A8D"/>
    <w:rsid w:val="00BC5AF4"/>
    <w:rsid w:val="00BC5B03"/>
    <w:rsid w:val="00BC5B2A"/>
    <w:rsid w:val="00BC5BFC"/>
    <w:rsid w:val="00BC5C6A"/>
    <w:rsid w:val="00BC5DDD"/>
    <w:rsid w:val="00BC5DEF"/>
    <w:rsid w:val="00BC5E17"/>
    <w:rsid w:val="00BC5E33"/>
    <w:rsid w:val="00BC609A"/>
    <w:rsid w:val="00BC60D3"/>
    <w:rsid w:val="00BC6109"/>
    <w:rsid w:val="00BC62A0"/>
    <w:rsid w:val="00BC62F2"/>
    <w:rsid w:val="00BC630A"/>
    <w:rsid w:val="00BC647E"/>
    <w:rsid w:val="00BC65A0"/>
    <w:rsid w:val="00BC6646"/>
    <w:rsid w:val="00BC6670"/>
    <w:rsid w:val="00BC6702"/>
    <w:rsid w:val="00BC6842"/>
    <w:rsid w:val="00BC6926"/>
    <w:rsid w:val="00BC6B4B"/>
    <w:rsid w:val="00BC6B73"/>
    <w:rsid w:val="00BC6BF4"/>
    <w:rsid w:val="00BC6C00"/>
    <w:rsid w:val="00BC6DEF"/>
    <w:rsid w:val="00BC6E79"/>
    <w:rsid w:val="00BC6EC1"/>
    <w:rsid w:val="00BC702A"/>
    <w:rsid w:val="00BC70F6"/>
    <w:rsid w:val="00BC71B5"/>
    <w:rsid w:val="00BC71F5"/>
    <w:rsid w:val="00BC7231"/>
    <w:rsid w:val="00BC7288"/>
    <w:rsid w:val="00BC7307"/>
    <w:rsid w:val="00BC738B"/>
    <w:rsid w:val="00BC73C2"/>
    <w:rsid w:val="00BC748D"/>
    <w:rsid w:val="00BC752F"/>
    <w:rsid w:val="00BC7A8C"/>
    <w:rsid w:val="00BC7BFE"/>
    <w:rsid w:val="00BC7C1C"/>
    <w:rsid w:val="00BC7CCC"/>
    <w:rsid w:val="00BC7EAA"/>
    <w:rsid w:val="00BC7FEB"/>
    <w:rsid w:val="00BCA1FC"/>
    <w:rsid w:val="00BD0144"/>
    <w:rsid w:val="00BD014F"/>
    <w:rsid w:val="00BD0190"/>
    <w:rsid w:val="00BD02F0"/>
    <w:rsid w:val="00BD0413"/>
    <w:rsid w:val="00BD0515"/>
    <w:rsid w:val="00BD056F"/>
    <w:rsid w:val="00BD059A"/>
    <w:rsid w:val="00BD05FF"/>
    <w:rsid w:val="00BD0678"/>
    <w:rsid w:val="00BD075A"/>
    <w:rsid w:val="00BD0781"/>
    <w:rsid w:val="00BD088C"/>
    <w:rsid w:val="00BD08E4"/>
    <w:rsid w:val="00BD0A7D"/>
    <w:rsid w:val="00BD0BD3"/>
    <w:rsid w:val="00BD0F56"/>
    <w:rsid w:val="00BD0FAE"/>
    <w:rsid w:val="00BD1055"/>
    <w:rsid w:val="00BD1061"/>
    <w:rsid w:val="00BD10AD"/>
    <w:rsid w:val="00BD10E7"/>
    <w:rsid w:val="00BD10FA"/>
    <w:rsid w:val="00BD1138"/>
    <w:rsid w:val="00BD1227"/>
    <w:rsid w:val="00BD1515"/>
    <w:rsid w:val="00BD16C2"/>
    <w:rsid w:val="00BD1870"/>
    <w:rsid w:val="00BD1C48"/>
    <w:rsid w:val="00BD1C67"/>
    <w:rsid w:val="00BD1C9E"/>
    <w:rsid w:val="00BD1D81"/>
    <w:rsid w:val="00BD2000"/>
    <w:rsid w:val="00BD206B"/>
    <w:rsid w:val="00BD206D"/>
    <w:rsid w:val="00BD2230"/>
    <w:rsid w:val="00BD2311"/>
    <w:rsid w:val="00BD232D"/>
    <w:rsid w:val="00BD2678"/>
    <w:rsid w:val="00BD26E4"/>
    <w:rsid w:val="00BD270E"/>
    <w:rsid w:val="00BD2755"/>
    <w:rsid w:val="00BD27E8"/>
    <w:rsid w:val="00BD28D0"/>
    <w:rsid w:val="00BD28DC"/>
    <w:rsid w:val="00BD292C"/>
    <w:rsid w:val="00BD2941"/>
    <w:rsid w:val="00BD2984"/>
    <w:rsid w:val="00BD2A0D"/>
    <w:rsid w:val="00BD2B1B"/>
    <w:rsid w:val="00BD2C0B"/>
    <w:rsid w:val="00BD2CA9"/>
    <w:rsid w:val="00BD2D6B"/>
    <w:rsid w:val="00BD2DB6"/>
    <w:rsid w:val="00BD2FA8"/>
    <w:rsid w:val="00BD3033"/>
    <w:rsid w:val="00BD3041"/>
    <w:rsid w:val="00BD3131"/>
    <w:rsid w:val="00BD3224"/>
    <w:rsid w:val="00BD3227"/>
    <w:rsid w:val="00BD32B2"/>
    <w:rsid w:val="00BD35B3"/>
    <w:rsid w:val="00BD3622"/>
    <w:rsid w:val="00BD3989"/>
    <w:rsid w:val="00BD39B0"/>
    <w:rsid w:val="00BD39E4"/>
    <w:rsid w:val="00BD3A72"/>
    <w:rsid w:val="00BD3B36"/>
    <w:rsid w:val="00BD3C2A"/>
    <w:rsid w:val="00BD3C92"/>
    <w:rsid w:val="00BD3CE3"/>
    <w:rsid w:val="00BD3D50"/>
    <w:rsid w:val="00BD3DC8"/>
    <w:rsid w:val="00BD401B"/>
    <w:rsid w:val="00BD40E9"/>
    <w:rsid w:val="00BD4101"/>
    <w:rsid w:val="00BD4219"/>
    <w:rsid w:val="00BD4291"/>
    <w:rsid w:val="00BD444C"/>
    <w:rsid w:val="00BD4491"/>
    <w:rsid w:val="00BD45F7"/>
    <w:rsid w:val="00BD47A4"/>
    <w:rsid w:val="00BD4B5C"/>
    <w:rsid w:val="00BD4B99"/>
    <w:rsid w:val="00BD4D53"/>
    <w:rsid w:val="00BD4D93"/>
    <w:rsid w:val="00BD4DA9"/>
    <w:rsid w:val="00BD4E2E"/>
    <w:rsid w:val="00BD4E60"/>
    <w:rsid w:val="00BD4E6E"/>
    <w:rsid w:val="00BD4EBD"/>
    <w:rsid w:val="00BD50B7"/>
    <w:rsid w:val="00BD51A0"/>
    <w:rsid w:val="00BD51CF"/>
    <w:rsid w:val="00BD51D4"/>
    <w:rsid w:val="00BD52CA"/>
    <w:rsid w:val="00BD52E7"/>
    <w:rsid w:val="00BD531E"/>
    <w:rsid w:val="00BD53DE"/>
    <w:rsid w:val="00BD53F0"/>
    <w:rsid w:val="00BD5479"/>
    <w:rsid w:val="00BD548B"/>
    <w:rsid w:val="00BD5634"/>
    <w:rsid w:val="00BD564E"/>
    <w:rsid w:val="00BD565A"/>
    <w:rsid w:val="00BD57B6"/>
    <w:rsid w:val="00BD57E0"/>
    <w:rsid w:val="00BD58A5"/>
    <w:rsid w:val="00BD593D"/>
    <w:rsid w:val="00BD59BC"/>
    <w:rsid w:val="00BD5A04"/>
    <w:rsid w:val="00BD5A1B"/>
    <w:rsid w:val="00BD5B62"/>
    <w:rsid w:val="00BD5BAE"/>
    <w:rsid w:val="00BD5D67"/>
    <w:rsid w:val="00BD5DC3"/>
    <w:rsid w:val="00BD5E88"/>
    <w:rsid w:val="00BD6111"/>
    <w:rsid w:val="00BD6128"/>
    <w:rsid w:val="00BD6132"/>
    <w:rsid w:val="00BD618B"/>
    <w:rsid w:val="00BD62F2"/>
    <w:rsid w:val="00BD64D6"/>
    <w:rsid w:val="00BD69BA"/>
    <w:rsid w:val="00BD69E3"/>
    <w:rsid w:val="00BD6A10"/>
    <w:rsid w:val="00BD6ACD"/>
    <w:rsid w:val="00BD6ACE"/>
    <w:rsid w:val="00BD6B71"/>
    <w:rsid w:val="00BD6BEC"/>
    <w:rsid w:val="00BD6D28"/>
    <w:rsid w:val="00BD6D54"/>
    <w:rsid w:val="00BD6DB3"/>
    <w:rsid w:val="00BD71CE"/>
    <w:rsid w:val="00BD7281"/>
    <w:rsid w:val="00BD73DD"/>
    <w:rsid w:val="00BD7422"/>
    <w:rsid w:val="00BD7593"/>
    <w:rsid w:val="00BD76A5"/>
    <w:rsid w:val="00BD78DA"/>
    <w:rsid w:val="00BD7949"/>
    <w:rsid w:val="00BD7A29"/>
    <w:rsid w:val="00BD7AF5"/>
    <w:rsid w:val="00BD7B97"/>
    <w:rsid w:val="00BD7BAA"/>
    <w:rsid w:val="00BD7BFA"/>
    <w:rsid w:val="00BD7C67"/>
    <w:rsid w:val="00BD7D47"/>
    <w:rsid w:val="00BD7DC2"/>
    <w:rsid w:val="00BD7EA9"/>
    <w:rsid w:val="00BD7F6D"/>
    <w:rsid w:val="00BD7F7E"/>
    <w:rsid w:val="00BD7FA6"/>
    <w:rsid w:val="00BDBD5E"/>
    <w:rsid w:val="00BE00B7"/>
    <w:rsid w:val="00BE012F"/>
    <w:rsid w:val="00BE0166"/>
    <w:rsid w:val="00BE02A7"/>
    <w:rsid w:val="00BE0320"/>
    <w:rsid w:val="00BE0328"/>
    <w:rsid w:val="00BE0344"/>
    <w:rsid w:val="00BE0467"/>
    <w:rsid w:val="00BE047E"/>
    <w:rsid w:val="00BE0565"/>
    <w:rsid w:val="00BE05AC"/>
    <w:rsid w:val="00BE0715"/>
    <w:rsid w:val="00BE07CF"/>
    <w:rsid w:val="00BE07E9"/>
    <w:rsid w:val="00BE0990"/>
    <w:rsid w:val="00BE0BCA"/>
    <w:rsid w:val="00BE0BD1"/>
    <w:rsid w:val="00BE0E66"/>
    <w:rsid w:val="00BE101B"/>
    <w:rsid w:val="00BE10C0"/>
    <w:rsid w:val="00BE142F"/>
    <w:rsid w:val="00BE14AE"/>
    <w:rsid w:val="00BE1511"/>
    <w:rsid w:val="00BE16B7"/>
    <w:rsid w:val="00BE170D"/>
    <w:rsid w:val="00BE18D1"/>
    <w:rsid w:val="00BE1A5E"/>
    <w:rsid w:val="00BE1AEB"/>
    <w:rsid w:val="00BE1B65"/>
    <w:rsid w:val="00BE1B8A"/>
    <w:rsid w:val="00BE1BD8"/>
    <w:rsid w:val="00BE1BEA"/>
    <w:rsid w:val="00BE1BEB"/>
    <w:rsid w:val="00BE1DAE"/>
    <w:rsid w:val="00BE1E09"/>
    <w:rsid w:val="00BE1E95"/>
    <w:rsid w:val="00BE212B"/>
    <w:rsid w:val="00BE2213"/>
    <w:rsid w:val="00BE22D1"/>
    <w:rsid w:val="00BE241C"/>
    <w:rsid w:val="00BE2466"/>
    <w:rsid w:val="00BE248F"/>
    <w:rsid w:val="00BE27C2"/>
    <w:rsid w:val="00BE2992"/>
    <w:rsid w:val="00BE2ADF"/>
    <w:rsid w:val="00BE2C94"/>
    <w:rsid w:val="00BE2D48"/>
    <w:rsid w:val="00BE2EC1"/>
    <w:rsid w:val="00BE3441"/>
    <w:rsid w:val="00BE3492"/>
    <w:rsid w:val="00BE3661"/>
    <w:rsid w:val="00BE36AC"/>
    <w:rsid w:val="00BE36F8"/>
    <w:rsid w:val="00BE3759"/>
    <w:rsid w:val="00BE37A3"/>
    <w:rsid w:val="00BE388F"/>
    <w:rsid w:val="00BE38E3"/>
    <w:rsid w:val="00BE397F"/>
    <w:rsid w:val="00BE3B09"/>
    <w:rsid w:val="00BE3C7E"/>
    <w:rsid w:val="00BE3E09"/>
    <w:rsid w:val="00BE3E4F"/>
    <w:rsid w:val="00BE3E53"/>
    <w:rsid w:val="00BE3FD0"/>
    <w:rsid w:val="00BE40B9"/>
    <w:rsid w:val="00BE41DA"/>
    <w:rsid w:val="00BE4604"/>
    <w:rsid w:val="00BE4973"/>
    <w:rsid w:val="00BE4BE4"/>
    <w:rsid w:val="00BE4EA5"/>
    <w:rsid w:val="00BE4FED"/>
    <w:rsid w:val="00BE501C"/>
    <w:rsid w:val="00BE5156"/>
    <w:rsid w:val="00BE5162"/>
    <w:rsid w:val="00BE521D"/>
    <w:rsid w:val="00BE52E5"/>
    <w:rsid w:val="00BE5318"/>
    <w:rsid w:val="00BE532C"/>
    <w:rsid w:val="00BE53B9"/>
    <w:rsid w:val="00BE53D0"/>
    <w:rsid w:val="00BE5439"/>
    <w:rsid w:val="00BE5457"/>
    <w:rsid w:val="00BE54F6"/>
    <w:rsid w:val="00BE5516"/>
    <w:rsid w:val="00BE55C6"/>
    <w:rsid w:val="00BE5790"/>
    <w:rsid w:val="00BE597F"/>
    <w:rsid w:val="00BE5AC3"/>
    <w:rsid w:val="00BE5BB6"/>
    <w:rsid w:val="00BE5C3A"/>
    <w:rsid w:val="00BE5C4A"/>
    <w:rsid w:val="00BE5E3F"/>
    <w:rsid w:val="00BE5F23"/>
    <w:rsid w:val="00BE6003"/>
    <w:rsid w:val="00BE6097"/>
    <w:rsid w:val="00BE6112"/>
    <w:rsid w:val="00BE6136"/>
    <w:rsid w:val="00BE6143"/>
    <w:rsid w:val="00BE6172"/>
    <w:rsid w:val="00BE61A4"/>
    <w:rsid w:val="00BE6219"/>
    <w:rsid w:val="00BE6411"/>
    <w:rsid w:val="00BE64C8"/>
    <w:rsid w:val="00BE65B3"/>
    <w:rsid w:val="00BE6732"/>
    <w:rsid w:val="00BE6A05"/>
    <w:rsid w:val="00BE6B34"/>
    <w:rsid w:val="00BE6BD9"/>
    <w:rsid w:val="00BE6CFD"/>
    <w:rsid w:val="00BE6DBD"/>
    <w:rsid w:val="00BE6E29"/>
    <w:rsid w:val="00BE6E41"/>
    <w:rsid w:val="00BE6FDC"/>
    <w:rsid w:val="00BE6FDD"/>
    <w:rsid w:val="00BE7000"/>
    <w:rsid w:val="00BE71FD"/>
    <w:rsid w:val="00BE7302"/>
    <w:rsid w:val="00BE75A4"/>
    <w:rsid w:val="00BE761E"/>
    <w:rsid w:val="00BE7882"/>
    <w:rsid w:val="00BE791F"/>
    <w:rsid w:val="00BE7967"/>
    <w:rsid w:val="00BE79A6"/>
    <w:rsid w:val="00BE7EC9"/>
    <w:rsid w:val="00BEFC89"/>
    <w:rsid w:val="00BF000B"/>
    <w:rsid w:val="00BF0036"/>
    <w:rsid w:val="00BF011E"/>
    <w:rsid w:val="00BF01B3"/>
    <w:rsid w:val="00BF01DE"/>
    <w:rsid w:val="00BF027C"/>
    <w:rsid w:val="00BF02F1"/>
    <w:rsid w:val="00BF03D9"/>
    <w:rsid w:val="00BF044B"/>
    <w:rsid w:val="00BF04E4"/>
    <w:rsid w:val="00BF057D"/>
    <w:rsid w:val="00BF0598"/>
    <w:rsid w:val="00BF05B7"/>
    <w:rsid w:val="00BF060B"/>
    <w:rsid w:val="00BF0753"/>
    <w:rsid w:val="00BF081B"/>
    <w:rsid w:val="00BF086F"/>
    <w:rsid w:val="00BF0884"/>
    <w:rsid w:val="00BF0937"/>
    <w:rsid w:val="00BF0967"/>
    <w:rsid w:val="00BF0C3F"/>
    <w:rsid w:val="00BF0E36"/>
    <w:rsid w:val="00BF108E"/>
    <w:rsid w:val="00BF10D2"/>
    <w:rsid w:val="00BF10DF"/>
    <w:rsid w:val="00BF119F"/>
    <w:rsid w:val="00BF1421"/>
    <w:rsid w:val="00BF1549"/>
    <w:rsid w:val="00BF1B75"/>
    <w:rsid w:val="00BF1C9E"/>
    <w:rsid w:val="00BF1CAE"/>
    <w:rsid w:val="00BF1EFC"/>
    <w:rsid w:val="00BF1FCE"/>
    <w:rsid w:val="00BF2365"/>
    <w:rsid w:val="00BF2590"/>
    <w:rsid w:val="00BF27BF"/>
    <w:rsid w:val="00BF287E"/>
    <w:rsid w:val="00BF2908"/>
    <w:rsid w:val="00BF2B70"/>
    <w:rsid w:val="00BF2C3E"/>
    <w:rsid w:val="00BF2C74"/>
    <w:rsid w:val="00BF2CDE"/>
    <w:rsid w:val="00BF2CE3"/>
    <w:rsid w:val="00BF310E"/>
    <w:rsid w:val="00BF3133"/>
    <w:rsid w:val="00BF33CA"/>
    <w:rsid w:val="00BF372E"/>
    <w:rsid w:val="00BF38ED"/>
    <w:rsid w:val="00BF3938"/>
    <w:rsid w:val="00BF3AB4"/>
    <w:rsid w:val="00BF3C36"/>
    <w:rsid w:val="00BF3C5A"/>
    <w:rsid w:val="00BF3CAF"/>
    <w:rsid w:val="00BF3EB4"/>
    <w:rsid w:val="00BF3F1B"/>
    <w:rsid w:val="00BF4019"/>
    <w:rsid w:val="00BF40F7"/>
    <w:rsid w:val="00BF4166"/>
    <w:rsid w:val="00BF41FE"/>
    <w:rsid w:val="00BF422C"/>
    <w:rsid w:val="00BF4283"/>
    <w:rsid w:val="00BF4322"/>
    <w:rsid w:val="00BF434B"/>
    <w:rsid w:val="00BF439E"/>
    <w:rsid w:val="00BF4440"/>
    <w:rsid w:val="00BF445B"/>
    <w:rsid w:val="00BF4519"/>
    <w:rsid w:val="00BF4537"/>
    <w:rsid w:val="00BF46B5"/>
    <w:rsid w:val="00BF470C"/>
    <w:rsid w:val="00BF492E"/>
    <w:rsid w:val="00BF49E8"/>
    <w:rsid w:val="00BF4A4F"/>
    <w:rsid w:val="00BF4AE6"/>
    <w:rsid w:val="00BF4DBA"/>
    <w:rsid w:val="00BF4DEF"/>
    <w:rsid w:val="00BF4FE8"/>
    <w:rsid w:val="00BF530E"/>
    <w:rsid w:val="00BF5312"/>
    <w:rsid w:val="00BF5320"/>
    <w:rsid w:val="00BF535E"/>
    <w:rsid w:val="00BF55D6"/>
    <w:rsid w:val="00BF563D"/>
    <w:rsid w:val="00BF5740"/>
    <w:rsid w:val="00BF5AA1"/>
    <w:rsid w:val="00BF5B67"/>
    <w:rsid w:val="00BF5B68"/>
    <w:rsid w:val="00BF5C5E"/>
    <w:rsid w:val="00BF5CE8"/>
    <w:rsid w:val="00BF5E28"/>
    <w:rsid w:val="00BF5E5C"/>
    <w:rsid w:val="00BF5FE9"/>
    <w:rsid w:val="00BF60ED"/>
    <w:rsid w:val="00BF61CF"/>
    <w:rsid w:val="00BF61F0"/>
    <w:rsid w:val="00BF61FB"/>
    <w:rsid w:val="00BF63C6"/>
    <w:rsid w:val="00BF63F2"/>
    <w:rsid w:val="00BF6454"/>
    <w:rsid w:val="00BF6463"/>
    <w:rsid w:val="00BF648E"/>
    <w:rsid w:val="00BF64A1"/>
    <w:rsid w:val="00BF64AE"/>
    <w:rsid w:val="00BF65A1"/>
    <w:rsid w:val="00BF669E"/>
    <w:rsid w:val="00BF66C0"/>
    <w:rsid w:val="00BF6981"/>
    <w:rsid w:val="00BF6A01"/>
    <w:rsid w:val="00BF6ADF"/>
    <w:rsid w:val="00BF6AE6"/>
    <w:rsid w:val="00BF6B56"/>
    <w:rsid w:val="00BF6C2C"/>
    <w:rsid w:val="00BF6E06"/>
    <w:rsid w:val="00BF6E5C"/>
    <w:rsid w:val="00BF6F0D"/>
    <w:rsid w:val="00BF7021"/>
    <w:rsid w:val="00BF7482"/>
    <w:rsid w:val="00BF7511"/>
    <w:rsid w:val="00BF75DF"/>
    <w:rsid w:val="00BF76C9"/>
    <w:rsid w:val="00BF77CB"/>
    <w:rsid w:val="00BF780A"/>
    <w:rsid w:val="00BF7916"/>
    <w:rsid w:val="00BF7967"/>
    <w:rsid w:val="00BF79D3"/>
    <w:rsid w:val="00BF7A64"/>
    <w:rsid w:val="00BF7B49"/>
    <w:rsid w:val="00BF7B4F"/>
    <w:rsid w:val="00BF7BDA"/>
    <w:rsid w:val="00BF7C5E"/>
    <w:rsid w:val="00BF7DAF"/>
    <w:rsid w:val="00BF7E36"/>
    <w:rsid w:val="00BF7E9D"/>
    <w:rsid w:val="00BFC8B4"/>
    <w:rsid w:val="00C00032"/>
    <w:rsid w:val="00C00179"/>
    <w:rsid w:val="00C001F1"/>
    <w:rsid w:val="00C00386"/>
    <w:rsid w:val="00C00576"/>
    <w:rsid w:val="00C006AE"/>
    <w:rsid w:val="00C006D3"/>
    <w:rsid w:val="00C00931"/>
    <w:rsid w:val="00C0097B"/>
    <w:rsid w:val="00C00A17"/>
    <w:rsid w:val="00C00AA5"/>
    <w:rsid w:val="00C00B83"/>
    <w:rsid w:val="00C00C51"/>
    <w:rsid w:val="00C00CA8"/>
    <w:rsid w:val="00C00CD3"/>
    <w:rsid w:val="00C00D52"/>
    <w:rsid w:val="00C00D9E"/>
    <w:rsid w:val="00C00F0D"/>
    <w:rsid w:val="00C011F9"/>
    <w:rsid w:val="00C0139A"/>
    <w:rsid w:val="00C013F1"/>
    <w:rsid w:val="00C0141D"/>
    <w:rsid w:val="00C0143D"/>
    <w:rsid w:val="00C015D5"/>
    <w:rsid w:val="00C0171D"/>
    <w:rsid w:val="00C017F1"/>
    <w:rsid w:val="00C01870"/>
    <w:rsid w:val="00C018E8"/>
    <w:rsid w:val="00C01A90"/>
    <w:rsid w:val="00C01ACE"/>
    <w:rsid w:val="00C01AF3"/>
    <w:rsid w:val="00C01B89"/>
    <w:rsid w:val="00C01B9A"/>
    <w:rsid w:val="00C01BC7"/>
    <w:rsid w:val="00C01E1F"/>
    <w:rsid w:val="00C01E34"/>
    <w:rsid w:val="00C01E57"/>
    <w:rsid w:val="00C01F51"/>
    <w:rsid w:val="00C02159"/>
    <w:rsid w:val="00C021CF"/>
    <w:rsid w:val="00C02428"/>
    <w:rsid w:val="00C02640"/>
    <w:rsid w:val="00C02753"/>
    <w:rsid w:val="00C02766"/>
    <w:rsid w:val="00C027B0"/>
    <w:rsid w:val="00C0281A"/>
    <w:rsid w:val="00C02821"/>
    <w:rsid w:val="00C0293E"/>
    <w:rsid w:val="00C029FE"/>
    <w:rsid w:val="00C02B7E"/>
    <w:rsid w:val="00C02CE6"/>
    <w:rsid w:val="00C02DB0"/>
    <w:rsid w:val="00C02F1E"/>
    <w:rsid w:val="00C02F71"/>
    <w:rsid w:val="00C02FB3"/>
    <w:rsid w:val="00C02FD0"/>
    <w:rsid w:val="00C0303D"/>
    <w:rsid w:val="00C030A4"/>
    <w:rsid w:val="00C03154"/>
    <w:rsid w:val="00C0319A"/>
    <w:rsid w:val="00C03255"/>
    <w:rsid w:val="00C033E5"/>
    <w:rsid w:val="00C03451"/>
    <w:rsid w:val="00C03689"/>
    <w:rsid w:val="00C037A2"/>
    <w:rsid w:val="00C0389D"/>
    <w:rsid w:val="00C038DB"/>
    <w:rsid w:val="00C03921"/>
    <w:rsid w:val="00C0392A"/>
    <w:rsid w:val="00C039C5"/>
    <w:rsid w:val="00C039D3"/>
    <w:rsid w:val="00C03B4C"/>
    <w:rsid w:val="00C03C65"/>
    <w:rsid w:val="00C03CFA"/>
    <w:rsid w:val="00C03E4B"/>
    <w:rsid w:val="00C03ECA"/>
    <w:rsid w:val="00C03F56"/>
    <w:rsid w:val="00C03FA6"/>
    <w:rsid w:val="00C03FCE"/>
    <w:rsid w:val="00C041C3"/>
    <w:rsid w:val="00C04307"/>
    <w:rsid w:val="00C043F5"/>
    <w:rsid w:val="00C044FC"/>
    <w:rsid w:val="00C045B1"/>
    <w:rsid w:val="00C045DB"/>
    <w:rsid w:val="00C045ED"/>
    <w:rsid w:val="00C047B1"/>
    <w:rsid w:val="00C0486E"/>
    <w:rsid w:val="00C04A5F"/>
    <w:rsid w:val="00C04C31"/>
    <w:rsid w:val="00C04E23"/>
    <w:rsid w:val="00C04E2C"/>
    <w:rsid w:val="00C04EA0"/>
    <w:rsid w:val="00C04EFC"/>
    <w:rsid w:val="00C04F26"/>
    <w:rsid w:val="00C04FA9"/>
    <w:rsid w:val="00C050AA"/>
    <w:rsid w:val="00C0516E"/>
    <w:rsid w:val="00C051DB"/>
    <w:rsid w:val="00C05451"/>
    <w:rsid w:val="00C055BF"/>
    <w:rsid w:val="00C05724"/>
    <w:rsid w:val="00C0581F"/>
    <w:rsid w:val="00C0583F"/>
    <w:rsid w:val="00C058F9"/>
    <w:rsid w:val="00C05D4E"/>
    <w:rsid w:val="00C05DDF"/>
    <w:rsid w:val="00C05E54"/>
    <w:rsid w:val="00C05F84"/>
    <w:rsid w:val="00C05FC2"/>
    <w:rsid w:val="00C06130"/>
    <w:rsid w:val="00C06131"/>
    <w:rsid w:val="00C06280"/>
    <w:rsid w:val="00C06342"/>
    <w:rsid w:val="00C06498"/>
    <w:rsid w:val="00C06683"/>
    <w:rsid w:val="00C06920"/>
    <w:rsid w:val="00C06A0A"/>
    <w:rsid w:val="00C06ADA"/>
    <w:rsid w:val="00C06ADD"/>
    <w:rsid w:val="00C06B65"/>
    <w:rsid w:val="00C06C20"/>
    <w:rsid w:val="00C06CE5"/>
    <w:rsid w:val="00C06D08"/>
    <w:rsid w:val="00C06D84"/>
    <w:rsid w:val="00C06DD6"/>
    <w:rsid w:val="00C06E82"/>
    <w:rsid w:val="00C070C8"/>
    <w:rsid w:val="00C070D7"/>
    <w:rsid w:val="00C07368"/>
    <w:rsid w:val="00C07429"/>
    <w:rsid w:val="00C07574"/>
    <w:rsid w:val="00C07A8C"/>
    <w:rsid w:val="00C07E94"/>
    <w:rsid w:val="00C07EC6"/>
    <w:rsid w:val="00C10003"/>
    <w:rsid w:val="00C10010"/>
    <w:rsid w:val="00C10160"/>
    <w:rsid w:val="00C10331"/>
    <w:rsid w:val="00C10488"/>
    <w:rsid w:val="00C10519"/>
    <w:rsid w:val="00C1053B"/>
    <w:rsid w:val="00C105A1"/>
    <w:rsid w:val="00C105B1"/>
    <w:rsid w:val="00C106CD"/>
    <w:rsid w:val="00C1083B"/>
    <w:rsid w:val="00C10889"/>
    <w:rsid w:val="00C1093A"/>
    <w:rsid w:val="00C1093D"/>
    <w:rsid w:val="00C10C29"/>
    <w:rsid w:val="00C10D07"/>
    <w:rsid w:val="00C10DBC"/>
    <w:rsid w:val="00C10E14"/>
    <w:rsid w:val="00C10E37"/>
    <w:rsid w:val="00C10E4F"/>
    <w:rsid w:val="00C10EFE"/>
    <w:rsid w:val="00C10F36"/>
    <w:rsid w:val="00C10FCC"/>
    <w:rsid w:val="00C10FDB"/>
    <w:rsid w:val="00C11089"/>
    <w:rsid w:val="00C110F4"/>
    <w:rsid w:val="00C11162"/>
    <w:rsid w:val="00C11306"/>
    <w:rsid w:val="00C1139F"/>
    <w:rsid w:val="00C114CD"/>
    <w:rsid w:val="00C114F4"/>
    <w:rsid w:val="00C114F8"/>
    <w:rsid w:val="00C11526"/>
    <w:rsid w:val="00C11601"/>
    <w:rsid w:val="00C116A6"/>
    <w:rsid w:val="00C116FB"/>
    <w:rsid w:val="00C118DE"/>
    <w:rsid w:val="00C11A0D"/>
    <w:rsid w:val="00C11A39"/>
    <w:rsid w:val="00C11BA7"/>
    <w:rsid w:val="00C11C55"/>
    <w:rsid w:val="00C11E20"/>
    <w:rsid w:val="00C11E6E"/>
    <w:rsid w:val="00C11FD1"/>
    <w:rsid w:val="00C1217D"/>
    <w:rsid w:val="00C12240"/>
    <w:rsid w:val="00C12265"/>
    <w:rsid w:val="00C122D1"/>
    <w:rsid w:val="00C12371"/>
    <w:rsid w:val="00C125E2"/>
    <w:rsid w:val="00C12620"/>
    <w:rsid w:val="00C12667"/>
    <w:rsid w:val="00C1267C"/>
    <w:rsid w:val="00C126F5"/>
    <w:rsid w:val="00C1276A"/>
    <w:rsid w:val="00C128A4"/>
    <w:rsid w:val="00C12B18"/>
    <w:rsid w:val="00C12C14"/>
    <w:rsid w:val="00C12DBD"/>
    <w:rsid w:val="00C12DC7"/>
    <w:rsid w:val="00C12E4B"/>
    <w:rsid w:val="00C12F1A"/>
    <w:rsid w:val="00C12F1C"/>
    <w:rsid w:val="00C12FA3"/>
    <w:rsid w:val="00C12FBB"/>
    <w:rsid w:val="00C12FE8"/>
    <w:rsid w:val="00C12FED"/>
    <w:rsid w:val="00C1300D"/>
    <w:rsid w:val="00C13024"/>
    <w:rsid w:val="00C130AD"/>
    <w:rsid w:val="00C13458"/>
    <w:rsid w:val="00C13543"/>
    <w:rsid w:val="00C136E5"/>
    <w:rsid w:val="00C1381F"/>
    <w:rsid w:val="00C13931"/>
    <w:rsid w:val="00C13A38"/>
    <w:rsid w:val="00C13A68"/>
    <w:rsid w:val="00C13A94"/>
    <w:rsid w:val="00C13C0E"/>
    <w:rsid w:val="00C1405F"/>
    <w:rsid w:val="00C140AB"/>
    <w:rsid w:val="00C14147"/>
    <w:rsid w:val="00C141CE"/>
    <w:rsid w:val="00C14241"/>
    <w:rsid w:val="00C1428E"/>
    <w:rsid w:val="00C14418"/>
    <w:rsid w:val="00C1447F"/>
    <w:rsid w:val="00C144C2"/>
    <w:rsid w:val="00C14605"/>
    <w:rsid w:val="00C14627"/>
    <w:rsid w:val="00C1472C"/>
    <w:rsid w:val="00C1479F"/>
    <w:rsid w:val="00C1482A"/>
    <w:rsid w:val="00C14990"/>
    <w:rsid w:val="00C14B87"/>
    <w:rsid w:val="00C14BF1"/>
    <w:rsid w:val="00C14C1B"/>
    <w:rsid w:val="00C14C69"/>
    <w:rsid w:val="00C14CF8"/>
    <w:rsid w:val="00C14D1E"/>
    <w:rsid w:val="00C14D2A"/>
    <w:rsid w:val="00C14F13"/>
    <w:rsid w:val="00C15108"/>
    <w:rsid w:val="00C15175"/>
    <w:rsid w:val="00C15377"/>
    <w:rsid w:val="00C15497"/>
    <w:rsid w:val="00C15513"/>
    <w:rsid w:val="00C1569E"/>
    <w:rsid w:val="00C15704"/>
    <w:rsid w:val="00C158E1"/>
    <w:rsid w:val="00C15A18"/>
    <w:rsid w:val="00C15B42"/>
    <w:rsid w:val="00C15E8E"/>
    <w:rsid w:val="00C15F8B"/>
    <w:rsid w:val="00C15FAA"/>
    <w:rsid w:val="00C16063"/>
    <w:rsid w:val="00C161BF"/>
    <w:rsid w:val="00C163C5"/>
    <w:rsid w:val="00C16451"/>
    <w:rsid w:val="00C164C3"/>
    <w:rsid w:val="00C16564"/>
    <w:rsid w:val="00C16604"/>
    <w:rsid w:val="00C166C6"/>
    <w:rsid w:val="00C1675D"/>
    <w:rsid w:val="00C167B1"/>
    <w:rsid w:val="00C167B5"/>
    <w:rsid w:val="00C16895"/>
    <w:rsid w:val="00C1690D"/>
    <w:rsid w:val="00C16A87"/>
    <w:rsid w:val="00C16AEB"/>
    <w:rsid w:val="00C16B12"/>
    <w:rsid w:val="00C16B2C"/>
    <w:rsid w:val="00C16C98"/>
    <w:rsid w:val="00C16E34"/>
    <w:rsid w:val="00C16F70"/>
    <w:rsid w:val="00C170DE"/>
    <w:rsid w:val="00C172DC"/>
    <w:rsid w:val="00C173CA"/>
    <w:rsid w:val="00C173E3"/>
    <w:rsid w:val="00C17541"/>
    <w:rsid w:val="00C1754C"/>
    <w:rsid w:val="00C175A8"/>
    <w:rsid w:val="00C1770E"/>
    <w:rsid w:val="00C17748"/>
    <w:rsid w:val="00C17766"/>
    <w:rsid w:val="00C17774"/>
    <w:rsid w:val="00C177D5"/>
    <w:rsid w:val="00C17918"/>
    <w:rsid w:val="00C17923"/>
    <w:rsid w:val="00C179F0"/>
    <w:rsid w:val="00C17A7E"/>
    <w:rsid w:val="00C17AA6"/>
    <w:rsid w:val="00C17B07"/>
    <w:rsid w:val="00C17C36"/>
    <w:rsid w:val="00C17E79"/>
    <w:rsid w:val="00C1D35B"/>
    <w:rsid w:val="00C1D811"/>
    <w:rsid w:val="00C20088"/>
    <w:rsid w:val="00C20094"/>
    <w:rsid w:val="00C2035D"/>
    <w:rsid w:val="00C2042D"/>
    <w:rsid w:val="00C20485"/>
    <w:rsid w:val="00C204C5"/>
    <w:rsid w:val="00C20525"/>
    <w:rsid w:val="00C2053B"/>
    <w:rsid w:val="00C205D1"/>
    <w:rsid w:val="00C205DF"/>
    <w:rsid w:val="00C20627"/>
    <w:rsid w:val="00C20640"/>
    <w:rsid w:val="00C2067F"/>
    <w:rsid w:val="00C20706"/>
    <w:rsid w:val="00C2077C"/>
    <w:rsid w:val="00C20832"/>
    <w:rsid w:val="00C20867"/>
    <w:rsid w:val="00C208B0"/>
    <w:rsid w:val="00C208BE"/>
    <w:rsid w:val="00C20985"/>
    <w:rsid w:val="00C20A33"/>
    <w:rsid w:val="00C20CA5"/>
    <w:rsid w:val="00C20CC5"/>
    <w:rsid w:val="00C20D88"/>
    <w:rsid w:val="00C20D89"/>
    <w:rsid w:val="00C20DC1"/>
    <w:rsid w:val="00C20E03"/>
    <w:rsid w:val="00C2101A"/>
    <w:rsid w:val="00C210BF"/>
    <w:rsid w:val="00C211D6"/>
    <w:rsid w:val="00C212D0"/>
    <w:rsid w:val="00C21359"/>
    <w:rsid w:val="00C21840"/>
    <w:rsid w:val="00C21907"/>
    <w:rsid w:val="00C2195A"/>
    <w:rsid w:val="00C21AAC"/>
    <w:rsid w:val="00C21B85"/>
    <w:rsid w:val="00C21CDB"/>
    <w:rsid w:val="00C21D04"/>
    <w:rsid w:val="00C21ED8"/>
    <w:rsid w:val="00C21F4D"/>
    <w:rsid w:val="00C220AC"/>
    <w:rsid w:val="00C220B9"/>
    <w:rsid w:val="00C221BC"/>
    <w:rsid w:val="00C22230"/>
    <w:rsid w:val="00C222D3"/>
    <w:rsid w:val="00C22313"/>
    <w:rsid w:val="00C2256D"/>
    <w:rsid w:val="00C22714"/>
    <w:rsid w:val="00C22BEF"/>
    <w:rsid w:val="00C22BFF"/>
    <w:rsid w:val="00C22C1C"/>
    <w:rsid w:val="00C22C81"/>
    <w:rsid w:val="00C23434"/>
    <w:rsid w:val="00C2344E"/>
    <w:rsid w:val="00C234D9"/>
    <w:rsid w:val="00C236DF"/>
    <w:rsid w:val="00C23897"/>
    <w:rsid w:val="00C23923"/>
    <w:rsid w:val="00C239F2"/>
    <w:rsid w:val="00C23A12"/>
    <w:rsid w:val="00C23B2A"/>
    <w:rsid w:val="00C23C4A"/>
    <w:rsid w:val="00C23C59"/>
    <w:rsid w:val="00C23F9C"/>
    <w:rsid w:val="00C2400B"/>
    <w:rsid w:val="00C2404E"/>
    <w:rsid w:val="00C2408D"/>
    <w:rsid w:val="00C243C2"/>
    <w:rsid w:val="00C245C3"/>
    <w:rsid w:val="00C246A2"/>
    <w:rsid w:val="00C24713"/>
    <w:rsid w:val="00C2475B"/>
    <w:rsid w:val="00C24821"/>
    <w:rsid w:val="00C24854"/>
    <w:rsid w:val="00C24860"/>
    <w:rsid w:val="00C248DC"/>
    <w:rsid w:val="00C24931"/>
    <w:rsid w:val="00C2495C"/>
    <w:rsid w:val="00C249AB"/>
    <w:rsid w:val="00C24B2B"/>
    <w:rsid w:val="00C24D68"/>
    <w:rsid w:val="00C24D95"/>
    <w:rsid w:val="00C24F79"/>
    <w:rsid w:val="00C24F83"/>
    <w:rsid w:val="00C250B5"/>
    <w:rsid w:val="00C25340"/>
    <w:rsid w:val="00C25406"/>
    <w:rsid w:val="00C25668"/>
    <w:rsid w:val="00C25671"/>
    <w:rsid w:val="00C25998"/>
    <w:rsid w:val="00C259E8"/>
    <w:rsid w:val="00C25ABD"/>
    <w:rsid w:val="00C25AD3"/>
    <w:rsid w:val="00C25B4E"/>
    <w:rsid w:val="00C25C0B"/>
    <w:rsid w:val="00C25EBB"/>
    <w:rsid w:val="00C25EDA"/>
    <w:rsid w:val="00C25F44"/>
    <w:rsid w:val="00C25F94"/>
    <w:rsid w:val="00C26036"/>
    <w:rsid w:val="00C260A7"/>
    <w:rsid w:val="00C260CF"/>
    <w:rsid w:val="00C2622C"/>
    <w:rsid w:val="00C26301"/>
    <w:rsid w:val="00C26325"/>
    <w:rsid w:val="00C264BE"/>
    <w:rsid w:val="00C26586"/>
    <w:rsid w:val="00C26788"/>
    <w:rsid w:val="00C26914"/>
    <w:rsid w:val="00C26ABB"/>
    <w:rsid w:val="00C26B89"/>
    <w:rsid w:val="00C26BA9"/>
    <w:rsid w:val="00C26BB5"/>
    <w:rsid w:val="00C26F48"/>
    <w:rsid w:val="00C27042"/>
    <w:rsid w:val="00C270A2"/>
    <w:rsid w:val="00C271A8"/>
    <w:rsid w:val="00C2741E"/>
    <w:rsid w:val="00C27631"/>
    <w:rsid w:val="00C27746"/>
    <w:rsid w:val="00C27792"/>
    <w:rsid w:val="00C27837"/>
    <w:rsid w:val="00C27839"/>
    <w:rsid w:val="00C27A7D"/>
    <w:rsid w:val="00C27FD8"/>
    <w:rsid w:val="00C301B2"/>
    <w:rsid w:val="00C301D6"/>
    <w:rsid w:val="00C3023B"/>
    <w:rsid w:val="00C305E7"/>
    <w:rsid w:val="00C3062F"/>
    <w:rsid w:val="00C3083B"/>
    <w:rsid w:val="00C30ABB"/>
    <w:rsid w:val="00C30B66"/>
    <w:rsid w:val="00C30BA7"/>
    <w:rsid w:val="00C30CDC"/>
    <w:rsid w:val="00C30D9B"/>
    <w:rsid w:val="00C30EC8"/>
    <w:rsid w:val="00C30FB4"/>
    <w:rsid w:val="00C30FE0"/>
    <w:rsid w:val="00C310FD"/>
    <w:rsid w:val="00C31116"/>
    <w:rsid w:val="00C3119D"/>
    <w:rsid w:val="00C31318"/>
    <w:rsid w:val="00C31390"/>
    <w:rsid w:val="00C313CA"/>
    <w:rsid w:val="00C3140D"/>
    <w:rsid w:val="00C314E7"/>
    <w:rsid w:val="00C315A4"/>
    <w:rsid w:val="00C315CD"/>
    <w:rsid w:val="00C315D2"/>
    <w:rsid w:val="00C3161C"/>
    <w:rsid w:val="00C3167C"/>
    <w:rsid w:val="00C3182D"/>
    <w:rsid w:val="00C31A4A"/>
    <w:rsid w:val="00C31AC8"/>
    <w:rsid w:val="00C31B40"/>
    <w:rsid w:val="00C31B69"/>
    <w:rsid w:val="00C31C51"/>
    <w:rsid w:val="00C31C7F"/>
    <w:rsid w:val="00C31CA7"/>
    <w:rsid w:val="00C31E23"/>
    <w:rsid w:val="00C31E99"/>
    <w:rsid w:val="00C31EED"/>
    <w:rsid w:val="00C320B0"/>
    <w:rsid w:val="00C3214A"/>
    <w:rsid w:val="00C3216E"/>
    <w:rsid w:val="00C32238"/>
    <w:rsid w:val="00C322AC"/>
    <w:rsid w:val="00C322EE"/>
    <w:rsid w:val="00C324B9"/>
    <w:rsid w:val="00C32583"/>
    <w:rsid w:val="00C32619"/>
    <w:rsid w:val="00C3269A"/>
    <w:rsid w:val="00C32722"/>
    <w:rsid w:val="00C32953"/>
    <w:rsid w:val="00C32A4A"/>
    <w:rsid w:val="00C32A97"/>
    <w:rsid w:val="00C32BF4"/>
    <w:rsid w:val="00C32CC9"/>
    <w:rsid w:val="00C32D26"/>
    <w:rsid w:val="00C32DEF"/>
    <w:rsid w:val="00C32E1D"/>
    <w:rsid w:val="00C32E53"/>
    <w:rsid w:val="00C330A3"/>
    <w:rsid w:val="00C3313C"/>
    <w:rsid w:val="00C332AF"/>
    <w:rsid w:val="00C33404"/>
    <w:rsid w:val="00C334FA"/>
    <w:rsid w:val="00C33544"/>
    <w:rsid w:val="00C33555"/>
    <w:rsid w:val="00C3373D"/>
    <w:rsid w:val="00C3378C"/>
    <w:rsid w:val="00C337DA"/>
    <w:rsid w:val="00C337F6"/>
    <w:rsid w:val="00C33828"/>
    <w:rsid w:val="00C339B4"/>
    <w:rsid w:val="00C339E3"/>
    <w:rsid w:val="00C33A34"/>
    <w:rsid w:val="00C33A92"/>
    <w:rsid w:val="00C33AE4"/>
    <w:rsid w:val="00C33B9A"/>
    <w:rsid w:val="00C33BE2"/>
    <w:rsid w:val="00C33F91"/>
    <w:rsid w:val="00C34057"/>
    <w:rsid w:val="00C340FC"/>
    <w:rsid w:val="00C3413A"/>
    <w:rsid w:val="00C3415D"/>
    <w:rsid w:val="00C342AF"/>
    <w:rsid w:val="00C3430A"/>
    <w:rsid w:val="00C343E5"/>
    <w:rsid w:val="00C343EC"/>
    <w:rsid w:val="00C34403"/>
    <w:rsid w:val="00C348A1"/>
    <w:rsid w:val="00C34986"/>
    <w:rsid w:val="00C34A79"/>
    <w:rsid w:val="00C34AEB"/>
    <w:rsid w:val="00C34AFF"/>
    <w:rsid w:val="00C34DD0"/>
    <w:rsid w:val="00C34E90"/>
    <w:rsid w:val="00C34EB0"/>
    <w:rsid w:val="00C34EEC"/>
    <w:rsid w:val="00C3500A"/>
    <w:rsid w:val="00C3503A"/>
    <w:rsid w:val="00C35126"/>
    <w:rsid w:val="00C351ED"/>
    <w:rsid w:val="00C35216"/>
    <w:rsid w:val="00C354AD"/>
    <w:rsid w:val="00C3551A"/>
    <w:rsid w:val="00C35685"/>
    <w:rsid w:val="00C357DA"/>
    <w:rsid w:val="00C358AC"/>
    <w:rsid w:val="00C358D6"/>
    <w:rsid w:val="00C35C46"/>
    <w:rsid w:val="00C35E9B"/>
    <w:rsid w:val="00C35ECA"/>
    <w:rsid w:val="00C35FCD"/>
    <w:rsid w:val="00C360C9"/>
    <w:rsid w:val="00C36253"/>
    <w:rsid w:val="00C3625A"/>
    <w:rsid w:val="00C365F9"/>
    <w:rsid w:val="00C367A4"/>
    <w:rsid w:val="00C367D2"/>
    <w:rsid w:val="00C36882"/>
    <w:rsid w:val="00C368AC"/>
    <w:rsid w:val="00C368D2"/>
    <w:rsid w:val="00C36923"/>
    <w:rsid w:val="00C369F6"/>
    <w:rsid w:val="00C36D9F"/>
    <w:rsid w:val="00C36DA6"/>
    <w:rsid w:val="00C36DD2"/>
    <w:rsid w:val="00C36F7C"/>
    <w:rsid w:val="00C36F97"/>
    <w:rsid w:val="00C36F98"/>
    <w:rsid w:val="00C36FA4"/>
    <w:rsid w:val="00C370B0"/>
    <w:rsid w:val="00C3712B"/>
    <w:rsid w:val="00C3727E"/>
    <w:rsid w:val="00C37323"/>
    <w:rsid w:val="00C37470"/>
    <w:rsid w:val="00C37471"/>
    <w:rsid w:val="00C374C3"/>
    <w:rsid w:val="00C375FD"/>
    <w:rsid w:val="00C37620"/>
    <w:rsid w:val="00C3767E"/>
    <w:rsid w:val="00C376DC"/>
    <w:rsid w:val="00C37756"/>
    <w:rsid w:val="00C3789D"/>
    <w:rsid w:val="00C37930"/>
    <w:rsid w:val="00C37A12"/>
    <w:rsid w:val="00C37A13"/>
    <w:rsid w:val="00C37BB1"/>
    <w:rsid w:val="00C37E8F"/>
    <w:rsid w:val="00C39BF3"/>
    <w:rsid w:val="00C3DC3F"/>
    <w:rsid w:val="00C40105"/>
    <w:rsid w:val="00C4011E"/>
    <w:rsid w:val="00C4021D"/>
    <w:rsid w:val="00C40418"/>
    <w:rsid w:val="00C4041B"/>
    <w:rsid w:val="00C404E5"/>
    <w:rsid w:val="00C405CF"/>
    <w:rsid w:val="00C405F7"/>
    <w:rsid w:val="00C4071F"/>
    <w:rsid w:val="00C40792"/>
    <w:rsid w:val="00C4088F"/>
    <w:rsid w:val="00C40958"/>
    <w:rsid w:val="00C40977"/>
    <w:rsid w:val="00C409B7"/>
    <w:rsid w:val="00C40B55"/>
    <w:rsid w:val="00C40C37"/>
    <w:rsid w:val="00C40E2F"/>
    <w:rsid w:val="00C40E39"/>
    <w:rsid w:val="00C40F6F"/>
    <w:rsid w:val="00C40FEA"/>
    <w:rsid w:val="00C40FFA"/>
    <w:rsid w:val="00C41061"/>
    <w:rsid w:val="00C41126"/>
    <w:rsid w:val="00C4122A"/>
    <w:rsid w:val="00C4127A"/>
    <w:rsid w:val="00C41327"/>
    <w:rsid w:val="00C415E3"/>
    <w:rsid w:val="00C41707"/>
    <w:rsid w:val="00C41774"/>
    <w:rsid w:val="00C418B1"/>
    <w:rsid w:val="00C41A90"/>
    <w:rsid w:val="00C41BB4"/>
    <w:rsid w:val="00C41C65"/>
    <w:rsid w:val="00C41E7D"/>
    <w:rsid w:val="00C41F2B"/>
    <w:rsid w:val="00C421BB"/>
    <w:rsid w:val="00C42209"/>
    <w:rsid w:val="00C4233B"/>
    <w:rsid w:val="00C42360"/>
    <w:rsid w:val="00C4238A"/>
    <w:rsid w:val="00C4259E"/>
    <w:rsid w:val="00C42968"/>
    <w:rsid w:val="00C429AF"/>
    <w:rsid w:val="00C429D6"/>
    <w:rsid w:val="00C42A55"/>
    <w:rsid w:val="00C42C43"/>
    <w:rsid w:val="00C42C81"/>
    <w:rsid w:val="00C42D8A"/>
    <w:rsid w:val="00C42E6E"/>
    <w:rsid w:val="00C42FFA"/>
    <w:rsid w:val="00C43221"/>
    <w:rsid w:val="00C432C1"/>
    <w:rsid w:val="00C432D4"/>
    <w:rsid w:val="00C43394"/>
    <w:rsid w:val="00C433DE"/>
    <w:rsid w:val="00C4343B"/>
    <w:rsid w:val="00C4348B"/>
    <w:rsid w:val="00C4351A"/>
    <w:rsid w:val="00C436C0"/>
    <w:rsid w:val="00C43751"/>
    <w:rsid w:val="00C437AA"/>
    <w:rsid w:val="00C43833"/>
    <w:rsid w:val="00C43866"/>
    <w:rsid w:val="00C438FA"/>
    <w:rsid w:val="00C43A65"/>
    <w:rsid w:val="00C43B27"/>
    <w:rsid w:val="00C43B4F"/>
    <w:rsid w:val="00C43BEE"/>
    <w:rsid w:val="00C43C61"/>
    <w:rsid w:val="00C43F4C"/>
    <w:rsid w:val="00C43FA9"/>
    <w:rsid w:val="00C4404C"/>
    <w:rsid w:val="00C44272"/>
    <w:rsid w:val="00C44297"/>
    <w:rsid w:val="00C442D3"/>
    <w:rsid w:val="00C44317"/>
    <w:rsid w:val="00C4452E"/>
    <w:rsid w:val="00C445BF"/>
    <w:rsid w:val="00C44641"/>
    <w:rsid w:val="00C44713"/>
    <w:rsid w:val="00C4487C"/>
    <w:rsid w:val="00C44E28"/>
    <w:rsid w:val="00C44EB1"/>
    <w:rsid w:val="00C44F0C"/>
    <w:rsid w:val="00C44F6A"/>
    <w:rsid w:val="00C45031"/>
    <w:rsid w:val="00C450D1"/>
    <w:rsid w:val="00C450D3"/>
    <w:rsid w:val="00C451EA"/>
    <w:rsid w:val="00C453A6"/>
    <w:rsid w:val="00C45403"/>
    <w:rsid w:val="00C45494"/>
    <w:rsid w:val="00C454B2"/>
    <w:rsid w:val="00C4550D"/>
    <w:rsid w:val="00C455D1"/>
    <w:rsid w:val="00C45652"/>
    <w:rsid w:val="00C457F6"/>
    <w:rsid w:val="00C4587A"/>
    <w:rsid w:val="00C45936"/>
    <w:rsid w:val="00C4594D"/>
    <w:rsid w:val="00C45BBA"/>
    <w:rsid w:val="00C45BBB"/>
    <w:rsid w:val="00C45C2A"/>
    <w:rsid w:val="00C45E4A"/>
    <w:rsid w:val="00C45F86"/>
    <w:rsid w:val="00C461C8"/>
    <w:rsid w:val="00C4624B"/>
    <w:rsid w:val="00C462B6"/>
    <w:rsid w:val="00C4643D"/>
    <w:rsid w:val="00C46518"/>
    <w:rsid w:val="00C466DF"/>
    <w:rsid w:val="00C468C4"/>
    <w:rsid w:val="00C46E79"/>
    <w:rsid w:val="00C470C2"/>
    <w:rsid w:val="00C471DE"/>
    <w:rsid w:val="00C47408"/>
    <w:rsid w:val="00C4745E"/>
    <w:rsid w:val="00C476E0"/>
    <w:rsid w:val="00C476E2"/>
    <w:rsid w:val="00C478DD"/>
    <w:rsid w:val="00C479F2"/>
    <w:rsid w:val="00C47BD9"/>
    <w:rsid w:val="00C47D8B"/>
    <w:rsid w:val="00C47DBC"/>
    <w:rsid w:val="00C47DC1"/>
    <w:rsid w:val="00C47F44"/>
    <w:rsid w:val="00C4CB81"/>
    <w:rsid w:val="00C5009A"/>
    <w:rsid w:val="00C502CA"/>
    <w:rsid w:val="00C50464"/>
    <w:rsid w:val="00C504FF"/>
    <w:rsid w:val="00C5055C"/>
    <w:rsid w:val="00C50620"/>
    <w:rsid w:val="00C50663"/>
    <w:rsid w:val="00C5071B"/>
    <w:rsid w:val="00C5082D"/>
    <w:rsid w:val="00C50A36"/>
    <w:rsid w:val="00C50A82"/>
    <w:rsid w:val="00C50AD0"/>
    <w:rsid w:val="00C50C00"/>
    <w:rsid w:val="00C50C1B"/>
    <w:rsid w:val="00C50C36"/>
    <w:rsid w:val="00C50D2A"/>
    <w:rsid w:val="00C50DE6"/>
    <w:rsid w:val="00C50E18"/>
    <w:rsid w:val="00C50E6A"/>
    <w:rsid w:val="00C50FD2"/>
    <w:rsid w:val="00C510B4"/>
    <w:rsid w:val="00C51130"/>
    <w:rsid w:val="00C511D3"/>
    <w:rsid w:val="00C512DE"/>
    <w:rsid w:val="00C513DC"/>
    <w:rsid w:val="00C5167C"/>
    <w:rsid w:val="00C51738"/>
    <w:rsid w:val="00C517AE"/>
    <w:rsid w:val="00C5181D"/>
    <w:rsid w:val="00C518A0"/>
    <w:rsid w:val="00C518FA"/>
    <w:rsid w:val="00C5194F"/>
    <w:rsid w:val="00C51982"/>
    <w:rsid w:val="00C51AFF"/>
    <w:rsid w:val="00C51C06"/>
    <w:rsid w:val="00C51C3C"/>
    <w:rsid w:val="00C51C88"/>
    <w:rsid w:val="00C51D46"/>
    <w:rsid w:val="00C51DC4"/>
    <w:rsid w:val="00C51E03"/>
    <w:rsid w:val="00C51EB0"/>
    <w:rsid w:val="00C51EF0"/>
    <w:rsid w:val="00C52025"/>
    <w:rsid w:val="00C52190"/>
    <w:rsid w:val="00C5239D"/>
    <w:rsid w:val="00C52410"/>
    <w:rsid w:val="00C524F9"/>
    <w:rsid w:val="00C52577"/>
    <w:rsid w:val="00C527DA"/>
    <w:rsid w:val="00C52819"/>
    <w:rsid w:val="00C52834"/>
    <w:rsid w:val="00C52A06"/>
    <w:rsid w:val="00C52AE8"/>
    <w:rsid w:val="00C52B2A"/>
    <w:rsid w:val="00C52B8E"/>
    <w:rsid w:val="00C52D15"/>
    <w:rsid w:val="00C52D1A"/>
    <w:rsid w:val="00C52D41"/>
    <w:rsid w:val="00C52EC3"/>
    <w:rsid w:val="00C52ED1"/>
    <w:rsid w:val="00C52F11"/>
    <w:rsid w:val="00C532DF"/>
    <w:rsid w:val="00C53315"/>
    <w:rsid w:val="00C53374"/>
    <w:rsid w:val="00C533B3"/>
    <w:rsid w:val="00C53438"/>
    <w:rsid w:val="00C534F3"/>
    <w:rsid w:val="00C5351E"/>
    <w:rsid w:val="00C535DA"/>
    <w:rsid w:val="00C535F7"/>
    <w:rsid w:val="00C536BC"/>
    <w:rsid w:val="00C53761"/>
    <w:rsid w:val="00C537CF"/>
    <w:rsid w:val="00C53885"/>
    <w:rsid w:val="00C538F6"/>
    <w:rsid w:val="00C53974"/>
    <w:rsid w:val="00C53AB9"/>
    <w:rsid w:val="00C53B87"/>
    <w:rsid w:val="00C53BC2"/>
    <w:rsid w:val="00C53C88"/>
    <w:rsid w:val="00C53CC0"/>
    <w:rsid w:val="00C53D31"/>
    <w:rsid w:val="00C53FF5"/>
    <w:rsid w:val="00C54113"/>
    <w:rsid w:val="00C5433A"/>
    <w:rsid w:val="00C54471"/>
    <w:rsid w:val="00C544AE"/>
    <w:rsid w:val="00C5457D"/>
    <w:rsid w:val="00C5477F"/>
    <w:rsid w:val="00C5483F"/>
    <w:rsid w:val="00C54A78"/>
    <w:rsid w:val="00C54CCF"/>
    <w:rsid w:val="00C54D6E"/>
    <w:rsid w:val="00C55076"/>
    <w:rsid w:val="00C55208"/>
    <w:rsid w:val="00C55288"/>
    <w:rsid w:val="00C552B8"/>
    <w:rsid w:val="00C5534C"/>
    <w:rsid w:val="00C5538B"/>
    <w:rsid w:val="00C5545E"/>
    <w:rsid w:val="00C55670"/>
    <w:rsid w:val="00C5568D"/>
    <w:rsid w:val="00C55725"/>
    <w:rsid w:val="00C5573A"/>
    <w:rsid w:val="00C557AF"/>
    <w:rsid w:val="00C559CD"/>
    <w:rsid w:val="00C55BB0"/>
    <w:rsid w:val="00C55CFF"/>
    <w:rsid w:val="00C55E5A"/>
    <w:rsid w:val="00C5603A"/>
    <w:rsid w:val="00C560DC"/>
    <w:rsid w:val="00C5630D"/>
    <w:rsid w:val="00C563BB"/>
    <w:rsid w:val="00C564C0"/>
    <w:rsid w:val="00C5651E"/>
    <w:rsid w:val="00C565E1"/>
    <w:rsid w:val="00C567C3"/>
    <w:rsid w:val="00C5688A"/>
    <w:rsid w:val="00C568F6"/>
    <w:rsid w:val="00C56998"/>
    <w:rsid w:val="00C569D8"/>
    <w:rsid w:val="00C56E45"/>
    <w:rsid w:val="00C56E4C"/>
    <w:rsid w:val="00C56ECB"/>
    <w:rsid w:val="00C56EEF"/>
    <w:rsid w:val="00C57177"/>
    <w:rsid w:val="00C5719F"/>
    <w:rsid w:val="00C57247"/>
    <w:rsid w:val="00C57261"/>
    <w:rsid w:val="00C57328"/>
    <w:rsid w:val="00C573C9"/>
    <w:rsid w:val="00C5748A"/>
    <w:rsid w:val="00C57653"/>
    <w:rsid w:val="00C5768F"/>
    <w:rsid w:val="00C5778B"/>
    <w:rsid w:val="00C577B5"/>
    <w:rsid w:val="00C57870"/>
    <w:rsid w:val="00C57919"/>
    <w:rsid w:val="00C57BEE"/>
    <w:rsid w:val="00C57C46"/>
    <w:rsid w:val="00C57CE7"/>
    <w:rsid w:val="00C57D7A"/>
    <w:rsid w:val="00C57FEE"/>
    <w:rsid w:val="00C6025B"/>
    <w:rsid w:val="00C603B3"/>
    <w:rsid w:val="00C6041B"/>
    <w:rsid w:val="00C6042B"/>
    <w:rsid w:val="00C6056D"/>
    <w:rsid w:val="00C60645"/>
    <w:rsid w:val="00C606CB"/>
    <w:rsid w:val="00C6080B"/>
    <w:rsid w:val="00C60815"/>
    <w:rsid w:val="00C608B3"/>
    <w:rsid w:val="00C609B9"/>
    <w:rsid w:val="00C60AC9"/>
    <w:rsid w:val="00C60B15"/>
    <w:rsid w:val="00C60B38"/>
    <w:rsid w:val="00C60B90"/>
    <w:rsid w:val="00C60CD0"/>
    <w:rsid w:val="00C610C8"/>
    <w:rsid w:val="00C61161"/>
    <w:rsid w:val="00C61192"/>
    <w:rsid w:val="00C61220"/>
    <w:rsid w:val="00C613A7"/>
    <w:rsid w:val="00C614AC"/>
    <w:rsid w:val="00C614DC"/>
    <w:rsid w:val="00C61589"/>
    <w:rsid w:val="00C61675"/>
    <w:rsid w:val="00C616D9"/>
    <w:rsid w:val="00C616E2"/>
    <w:rsid w:val="00C61941"/>
    <w:rsid w:val="00C619A4"/>
    <w:rsid w:val="00C61AAC"/>
    <w:rsid w:val="00C61AD8"/>
    <w:rsid w:val="00C61BCA"/>
    <w:rsid w:val="00C61CDF"/>
    <w:rsid w:val="00C61E6F"/>
    <w:rsid w:val="00C61EA6"/>
    <w:rsid w:val="00C61FBD"/>
    <w:rsid w:val="00C61FE0"/>
    <w:rsid w:val="00C61FE6"/>
    <w:rsid w:val="00C6221B"/>
    <w:rsid w:val="00C62419"/>
    <w:rsid w:val="00C624AC"/>
    <w:rsid w:val="00C624BC"/>
    <w:rsid w:val="00C6250E"/>
    <w:rsid w:val="00C626F5"/>
    <w:rsid w:val="00C626FF"/>
    <w:rsid w:val="00C627A7"/>
    <w:rsid w:val="00C629B4"/>
    <w:rsid w:val="00C62A11"/>
    <w:rsid w:val="00C62AED"/>
    <w:rsid w:val="00C62AFF"/>
    <w:rsid w:val="00C62ED3"/>
    <w:rsid w:val="00C6315E"/>
    <w:rsid w:val="00C631FD"/>
    <w:rsid w:val="00C63229"/>
    <w:rsid w:val="00C6329A"/>
    <w:rsid w:val="00C63396"/>
    <w:rsid w:val="00C6340A"/>
    <w:rsid w:val="00C6345C"/>
    <w:rsid w:val="00C6350B"/>
    <w:rsid w:val="00C63622"/>
    <w:rsid w:val="00C6387F"/>
    <w:rsid w:val="00C63969"/>
    <w:rsid w:val="00C63BEC"/>
    <w:rsid w:val="00C63C8B"/>
    <w:rsid w:val="00C63CF1"/>
    <w:rsid w:val="00C63DCD"/>
    <w:rsid w:val="00C63DE6"/>
    <w:rsid w:val="00C63E25"/>
    <w:rsid w:val="00C63E6B"/>
    <w:rsid w:val="00C63F05"/>
    <w:rsid w:val="00C6405D"/>
    <w:rsid w:val="00C640C2"/>
    <w:rsid w:val="00C641D4"/>
    <w:rsid w:val="00C642C8"/>
    <w:rsid w:val="00C642EB"/>
    <w:rsid w:val="00C64442"/>
    <w:rsid w:val="00C644FD"/>
    <w:rsid w:val="00C64520"/>
    <w:rsid w:val="00C6459C"/>
    <w:rsid w:val="00C64653"/>
    <w:rsid w:val="00C64690"/>
    <w:rsid w:val="00C64714"/>
    <w:rsid w:val="00C64733"/>
    <w:rsid w:val="00C647BD"/>
    <w:rsid w:val="00C64DCB"/>
    <w:rsid w:val="00C64DFA"/>
    <w:rsid w:val="00C64E2B"/>
    <w:rsid w:val="00C64F4A"/>
    <w:rsid w:val="00C64F55"/>
    <w:rsid w:val="00C64FA8"/>
    <w:rsid w:val="00C65048"/>
    <w:rsid w:val="00C651E9"/>
    <w:rsid w:val="00C6539D"/>
    <w:rsid w:val="00C653D2"/>
    <w:rsid w:val="00C655BD"/>
    <w:rsid w:val="00C657DA"/>
    <w:rsid w:val="00C65882"/>
    <w:rsid w:val="00C65A72"/>
    <w:rsid w:val="00C65B1C"/>
    <w:rsid w:val="00C65BC3"/>
    <w:rsid w:val="00C65DA2"/>
    <w:rsid w:val="00C66054"/>
    <w:rsid w:val="00C66118"/>
    <w:rsid w:val="00C66124"/>
    <w:rsid w:val="00C661D2"/>
    <w:rsid w:val="00C66204"/>
    <w:rsid w:val="00C663D3"/>
    <w:rsid w:val="00C663EA"/>
    <w:rsid w:val="00C66571"/>
    <w:rsid w:val="00C666F1"/>
    <w:rsid w:val="00C66709"/>
    <w:rsid w:val="00C668DA"/>
    <w:rsid w:val="00C668F1"/>
    <w:rsid w:val="00C66A0C"/>
    <w:rsid w:val="00C66B87"/>
    <w:rsid w:val="00C66BD5"/>
    <w:rsid w:val="00C66C79"/>
    <w:rsid w:val="00C66CFB"/>
    <w:rsid w:val="00C66D3D"/>
    <w:rsid w:val="00C66D71"/>
    <w:rsid w:val="00C66F01"/>
    <w:rsid w:val="00C6702A"/>
    <w:rsid w:val="00C670D7"/>
    <w:rsid w:val="00C671D1"/>
    <w:rsid w:val="00C67341"/>
    <w:rsid w:val="00C673E8"/>
    <w:rsid w:val="00C6750A"/>
    <w:rsid w:val="00C67526"/>
    <w:rsid w:val="00C67581"/>
    <w:rsid w:val="00C679A1"/>
    <w:rsid w:val="00C679CF"/>
    <w:rsid w:val="00C67A55"/>
    <w:rsid w:val="00C67A94"/>
    <w:rsid w:val="00C67B22"/>
    <w:rsid w:val="00C67D2A"/>
    <w:rsid w:val="00C67DCD"/>
    <w:rsid w:val="00C67FDA"/>
    <w:rsid w:val="00C702E4"/>
    <w:rsid w:val="00C70509"/>
    <w:rsid w:val="00C7052B"/>
    <w:rsid w:val="00C70551"/>
    <w:rsid w:val="00C705F4"/>
    <w:rsid w:val="00C7074A"/>
    <w:rsid w:val="00C707E6"/>
    <w:rsid w:val="00C7088E"/>
    <w:rsid w:val="00C708F0"/>
    <w:rsid w:val="00C7090A"/>
    <w:rsid w:val="00C70A4D"/>
    <w:rsid w:val="00C70A6E"/>
    <w:rsid w:val="00C70AC6"/>
    <w:rsid w:val="00C70B52"/>
    <w:rsid w:val="00C70B72"/>
    <w:rsid w:val="00C70FD4"/>
    <w:rsid w:val="00C71073"/>
    <w:rsid w:val="00C71234"/>
    <w:rsid w:val="00C712A9"/>
    <w:rsid w:val="00C712DF"/>
    <w:rsid w:val="00C7133B"/>
    <w:rsid w:val="00C71367"/>
    <w:rsid w:val="00C713C7"/>
    <w:rsid w:val="00C7142C"/>
    <w:rsid w:val="00C714AA"/>
    <w:rsid w:val="00C716B0"/>
    <w:rsid w:val="00C71705"/>
    <w:rsid w:val="00C71870"/>
    <w:rsid w:val="00C71989"/>
    <w:rsid w:val="00C71A3D"/>
    <w:rsid w:val="00C71C3B"/>
    <w:rsid w:val="00C71DA7"/>
    <w:rsid w:val="00C71DD9"/>
    <w:rsid w:val="00C71EF3"/>
    <w:rsid w:val="00C71F43"/>
    <w:rsid w:val="00C71F63"/>
    <w:rsid w:val="00C72339"/>
    <w:rsid w:val="00C723B4"/>
    <w:rsid w:val="00C7260A"/>
    <w:rsid w:val="00C7273C"/>
    <w:rsid w:val="00C728FA"/>
    <w:rsid w:val="00C72A1B"/>
    <w:rsid w:val="00C72B0A"/>
    <w:rsid w:val="00C72B80"/>
    <w:rsid w:val="00C72BE3"/>
    <w:rsid w:val="00C72C0C"/>
    <w:rsid w:val="00C72C56"/>
    <w:rsid w:val="00C72C9A"/>
    <w:rsid w:val="00C72D70"/>
    <w:rsid w:val="00C72E39"/>
    <w:rsid w:val="00C73032"/>
    <w:rsid w:val="00C7325E"/>
    <w:rsid w:val="00C732A4"/>
    <w:rsid w:val="00C733D5"/>
    <w:rsid w:val="00C73651"/>
    <w:rsid w:val="00C73678"/>
    <w:rsid w:val="00C738AC"/>
    <w:rsid w:val="00C738F6"/>
    <w:rsid w:val="00C73A50"/>
    <w:rsid w:val="00C73B5C"/>
    <w:rsid w:val="00C73C27"/>
    <w:rsid w:val="00C73C8D"/>
    <w:rsid w:val="00C74100"/>
    <w:rsid w:val="00C74176"/>
    <w:rsid w:val="00C741CA"/>
    <w:rsid w:val="00C7448D"/>
    <w:rsid w:val="00C744B7"/>
    <w:rsid w:val="00C7453D"/>
    <w:rsid w:val="00C745B9"/>
    <w:rsid w:val="00C74621"/>
    <w:rsid w:val="00C7474D"/>
    <w:rsid w:val="00C74820"/>
    <w:rsid w:val="00C74919"/>
    <w:rsid w:val="00C7491C"/>
    <w:rsid w:val="00C74972"/>
    <w:rsid w:val="00C74B1B"/>
    <w:rsid w:val="00C74BD7"/>
    <w:rsid w:val="00C74BD9"/>
    <w:rsid w:val="00C74C5E"/>
    <w:rsid w:val="00C74DDC"/>
    <w:rsid w:val="00C74DE8"/>
    <w:rsid w:val="00C74ECF"/>
    <w:rsid w:val="00C74EE2"/>
    <w:rsid w:val="00C74F3B"/>
    <w:rsid w:val="00C75370"/>
    <w:rsid w:val="00C753E0"/>
    <w:rsid w:val="00C753FC"/>
    <w:rsid w:val="00C75786"/>
    <w:rsid w:val="00C759C6"/>
    <w:rsid w:val="00C75B77"/>
    <w:rsid w:val="00C75B8D"/>
    <w:rsid w:val="00C75BA0"/>
    <w:rsid w:val="00C75BAD"/>
    <w:rsid w:val="00C75CA9"/>
    <w:rsid w:val="00C75CB7"/>
    <w:rsid w:val="00C75CC7"/>
    <w:rsid w:val="00C75DF8"/>
    <w:rsid w:val="00C75FC4"/>
    <w:rsid w:val="00C7618D"/>
    <w:rsid w:val="00C7654B"/>
    <w:rsid w:val="00C76601"/>
    <w:rsid w:val="00C76758"/>
    <w:rsid w:val="00C7678C"/>
    <w:rsid w:val="00C767FF"/>
    <w:rsid w:val="00C7684F"/>
    <w:rsid w:val="00C76A09"/>
    <w:rsid w:val="00C76A4C"/>
    <w:rsid w:val="00C76AD6"/>
    <w:rsid w:val="00C76B27"/>
    <w:rsid w:val="00C76E28"/>
    <w:rsid w:val="00C76FAD"/>
    <w:rsid w:val="00C77085"/>
    <w:rsid w:val="00C770BA"/>
    <w:rsid w:val="00C77155"/>
    <w:rsid w:val="00C7725C"/>
    <w:rsid w:val="00C77343"/>
    <w:rsid w:val="00C773C9"/>
    <w:rsid w:val="00C7743F"/>
    <w:rsid w:val="00C77563"/>
    <w:rsid w:val="00C77569"/>
    <w:rsid w:val="00C77603"/>
    <w:rsid w:val="00C77686"/>
    <w:rsid w:val="00C778D9"/>
    <w:rsid w:val="00C778E1"/>
    <w:rsid w:val="00C778F8"/>
    <w:rsid w:val="00C7793B"/>
    <w:rsid w:val="00C77998"/>
    <w:rsid w:val="00C779E3"/>
    <w:rsid w:val="00C779E5"/>
    <w:rsid w:val="00C77B51"/>
    <w:rsid w:val="00C77BCE"/>
    <w:rsid w:val="00C77C68"/>
    <w:rsid w:val="00C77C8F"/>
    <w:rsid w:val="00C77C99"/>
    <w:rsid w:val="00C77CB3"/>
    <w:rsid w:val="00C77F0B"/>
    <w:rsid w:val="00C77F2C"/>
    <w:rsid w:val="00C77F8F"/>
    <w:rsid w:val="00C80085"/>
    <w:rsid w:val="00C800A0"/>
    <w:rsid w:val="00C80156"/>
    <w:rsid w:val="00C801C9"/>
    <w:rsid w:val="00C8024A"/>
    <w:rsid w:val="00C802BF"/>
    <w:rsid w:val="00C80315"/>
    <w:rsid w:val="00C803DC"/>
    <w:rsid w:val="00C8046A"/>
    <w:rsid w:val="00C80502"/>
    <w:rsid w:val="00C8050B"/>
    <w:rsid w:val="00C80636"/>
    <w:rsid w:val="00C8073B"/>
    <w:rsid w:val="00C808FB"/>
    <w:rsid w:val="00C809E2"/>
    <w:rsid w:val="00C80A23"/>
    <w:rsid w:val="00C80B46"/>
    <w:rsid w:val="00C80DA9"/>
    <w:rsid w:val="00C80EEE"/>
    <w:rsid w:val="00C810AD"/>
    <w:rsid w:val="00C81155"/>
    <w:rsid w:val="00C81213"/>
    <w:rsid w:val="00C8151C"/>
    <w:rsid w:val="00C815BF"/>
    <w:rsid w:val="00C818C1"/>
    <w:rsid w:val="00C81918"/>
    <w:rsid w:val="00C81B70"/>
    <w:rsid w:val="00C81BC3"/>
    <w:rsid w:val="00C81BE0"/>
    <w:rsid w:val="00C81C17"/>
    <w:rsid w:val="00C81C55"/>
    <w:rsid w:val="00C81C86"/>
    <w:rsid w:val="00C81D76"/>
    <w:rsid w:val="00C81DFF"/>
    <w:rsid w:val="00C81EFD"/>
    <w:rsid w:val="00C81FFE"/>
    <w:rsid w:val="00C82035"/>
    <w:rsid w:val="00C821E7"/>
    <w:rsid w:val="00C822C1"/>
    <w:rsid w:val="00C8241A"/>
    <w:rsid w:val="00C825A5"/>
    <w:rsid w:val="00C82939"/>
    <w:rsid w:val="00C82955"/>
    <w:rsid w:val="00C8299A"/>
    <w:rsid w:val="00C829CE"/>
    <w:rsid w:val="00C82B96"/>
    <w:rsid w:val="00C82DC5"/>
    <w:rsid w:val="00C82E90"/>
    <w:rsid w:val="00C82FEC"/>
    <w:rsid w:val="00C831C1"/>
    <w:rsid w:val="00C831D9"/>
    <w:rsid w:val="00C8328C"/>
    <w:rsid w:val="00C833D4"/>
    <w:rsid w:val="00C83497"/>
    <w:rsid w:val="00C83589"/>
    <w:rsid w:val="00C835AF"/>
    <w:rsid w:val="00C83656"/>
    <w:rsid w:val="00C83922"/>
    <w:rsid w:val="00C83997"/>
    <w:rsid w:val="00C83A14"/>
    <w:rsid w:val="00C83D89"/>
    <w:rsid w:val="00C83F2B"/>
    <w:rsid w:val="00C83F44"/>
    <w:rsid w:val="00C84000"/>
    <w:rsid w:val="00C8414A"/>
    <w:rsid w:val="00C8417F"/>
    <w:rsid w:val="00C841E0"/>
    <w:rsid w:val="00C84530"/>
    <w:rsid w:val="00C845DC"/>
    <w:rsid w:val="00C8477E"/>
    <w:rsid w:val="00C848C6"/>
    <w:rsid w:val="00C84AA1"/>
    <w:rsid w:val="00C84B36"/>
    <w:rsid w:val="00C84E6C"/>
    <w:rsid w:val="00C84EAE"/>
    <w:rsid w:val="00C84EC3"/>
    <w:rsid w:val="00C84F44"/>
    <w:rsid w:val="00C84FB1"/>
    <w:rsid w:val="00C85098"/>
    <w:rsid w:val="00C851AB"/>
    <w:rsid w:val="00C8527D"/>
    <w:rsid w:val="00C852A8"/>
    <w:rsid w:val="00C85307"/>
    <w:rsid w:val="00C85453"/>
    <w:rsid w:val="00C8558E"/>
    <w:rsid w:val="00C855E0"/>
    <w:rsid w:val="00C85602"/>
    <w:rsid w:val="00C85606"/>
    <w:rsid w:val="00C85621"/>
    <w:rsid w:val="00C8569E"/>
    <w:rsid w:val="00C85829"/>
    <w:rsid w:val="00C85A1C"/>
    <w:rsid w:val="00C85B4B"/>
    <w:rsid w:val="00C85C00"/>
    <w:rsid w:val="00C85DBF"/>
    <w:rsid w:val="00C85E65"/>
    <w:rsid w:val="00C862D7"/>
    <w:rsid w:val="00C8633F"/>
    <w:rsid w:val="00C86360"/>
    <w:rsid w:val="00C864B2"/>
    <w:rsid w:val="00C86640"/>
    <w:rsid w:val="00C86733"/>
    <w:rsid w:val="00C8677A"/>
    <w:rsid w:val="00C86937"/>
    <w:rsid w:val="00C869F5"/>
    <w:rsid w:val="00C86A3B"/>
    <w:rsid w:val="00C86AC9"/>
    <w:rsid w:val="00C86AFB"/>
    <w:rsid w:val="00C86B6D"/>
    <w:rsid w:val="00C86B9B"/>
    <w:rsid w:val="00C86D84"/>
    <w:rsid w:val="00C86DC1"/>
    <w:rsid w:val="00C86DFF"/>
    <w:rsid w:val="00C86F60"/>
    <w:rsid w:val="00C871B8"/>
    <w:rsid w:val="00C87350"/>
    <w:rsid w:val="00C873B5"/>
    <w:rsid w:val="00C8745F"/>
    <w:rsid w:val="00C874CE"/>
    <w:rsid w:val="00C874CF"/>
    <w:rsid w:val="00C87573"/>
    <w:rsid w:val="00C875AD"/>
    <w:rsid w:val="00C875B6"/>
    <w:rsid w:val="00C87648"/>
    <w:rsid w:val="00C8790E"/>
    <w:rsid w:val="00C879A0"/>
    <w:rsid w:val="00C87ADF"/>
    <w:rsid w:val="00C87CFB"/>
    <w:rsid w:val="00C87ED8"/>
    <w:rsid w:val="00C900D1"/>
    <w:rsid w:val="00C90267"/>
    <w:rsid w:val="00C90449"/>
    <w:rsid w:val="00C904CE"/>
    <w:rsid w:val="00C90613"/>
    <w:rsid w:val="00C90723"/>
    <w:rsid w:val="00C908BC"/>
    <w:rsid w:val="00C908F6"/>
    <w:rsid w:val="00C90A13"/>
    <w:rsid w:val="00C90AC2"/>
    <w:rsid w:val="00C90B7B"/>
    <w:rsid w:val="00C90BDE"/>
    <w:rsid w:val="00C90BDF"/>
    <w:rsid w:val="00C90C96"/>
    <w:rsid w:val="00C90E8E"/>
    <w:rsid w:val="00C90F03"/>
    <w:rsid w:val="00C910FA"/>
    <w:rsid w:val="00C912F3"/>
    <w:rsid w:val="00C9135F"/>
    <w:rsid w:val="00C9141C"/>
    <w:rsid w:val="00C91427"/>
    <w:rsid w:val="00C91454"/>
    <w:rsid w:val="00C91788"/>
    <w:rsid w:val="00C91A76"/>
    <w:rsid w:val="00C91AC9"/>
    <w:rsid w:val="00C91B2F"/>
    <w:rsid w:val="00C91B51"/>
    <w:rsid w:val="00C91E56"/>
    <w:rsid w:val="00C91EEA"/>
    <w:rsid w:val="00C91F31"/>
    <w:rsid w:val="00C91F9C"/>
    <w:rsid w:val="00C9202D"/>
    <w:rsid w:val="00C9203C"/>
    <w:rsid w:val="00C9206F"/>
    <w:rsid w:val="00C92273"/>
    <w:rsid w:val="00C923DE"/>
    <w:rsid w:val="00C92460"/>
    <w:rsid w:val="00C92556"/>
    <w:rsid w:val="00C92766"/>
    <w:rsid w:val="00C9285E"/>
    <w:rsid w:val="00C928C2"/>
    <w:rsid w:val="00C92AB8"/>
    <w:rsid w:val="00C92AD6"/>
    <w:rsid w:val="00C92B9E"/>
    <w:rsid w:val="00C92C1A"/>
    <w:rsid w:val="00C92CBD"/>
    <w:rsid w:val="00C92FC7"/>
    <w:rsid w:val="00C93007"/>
    <w:rsid w:val="00C9328A"/>
    <w:rsid w:val="00C932DC"/>
    <w:rsid w:val="00C93336"/>
    <w:rsid w:val="00C933E2"/>
    <w:rsid w:val="00C934E5"/>
    <w:rsid w:val="00C935E5"/>
    <w:rsid w:val="00C936ED"/>
    <w:rsid w:val="00C93766"/>
    <w:rsid w:val="00C93780"/>
    <w:rsid w:val="00C938E8"/>
    <w:rsid w:val="00C93B51"/>
    <w:rsid w:val="00C93DB8"/>
    <w:rsid w:val="00C93E98"/>
    <w:rsid w:val="00C93FA2"/>
    <w:rsid w:val="00C94198"/>
    <w:rsid w:val="00C94380"/>
    <w:rsid w:val="00C943FD"/>
    <w:rsid w:val="00C9442C"/>
    <w:rsid w:val="00C944A0"/>
    <w:rsid w:val="00C945A9"/>
    <w:rsid w:val="00C94752"/>
    <w:rsid w:val="00C9491E"/>
    <w:rsid w:val="00C949AF"/>
    <w:rsid w:val="00C949BB"/>
    <w:rsid w:val="00C949C4"/>
    <w:rsid w:val="00C949F1"/>
    <w:rsid w:val="00C94ACF"/>
    <w:rsid w:val="00C94AD6"/>
    <w:rsid w:val="00C94B03"/>
    <w:rsid w:val="00C94B8B"/>
    <w:rsid w:val="00C94CF0"/>
    <w:rsid w:val="00C94D62"/>
    <w:rsid w:val="00C94F6E"/>
    <w:rsid w:val="00C9508B"/>
    <w:rsid w:val="00C95111"/>
    <w:rsid w:val="00C95193"/>
    <w:rsid w:val="00C951F9"/>
    <w:rsid w:val="00C95270"/>
    <w:rsid w:val="00C953C0"/>
    <w:rsid w:val="00C956C6"/>
    <w:rsid w:val="00C957B0"/>
    <w:rsid w:val="00C95A72"/>
    <w:rsid w:val="00C95B2B"/>
    <w:rsid w:val="00C95C71"/>
    <w:rsid w:val="00C95EA7"/>
    <w:rsid w:val="00C95F2F"/>
    <w:rsid w:val="00C961FD"/>
    <w:rsid w:val="00C96310"/>
    <w:rsid w:val="00C963F7"/>
    <w:rsid w:val="00C96452"/>
    <w:rsid w:val="00C96538"/>
    <w:rsid w:val="00C965EC"/>
    <w:rsid w:val="00C9664E"/>
    <w:rsid w:val="00C967F5"/>
    <w:rsid w:val="00C96941"/>
    <w:rsid w:val="00C969BB"/>
    <w:rsid w:val="00C96A1D"/>
    <w:rsid w:val="00C96A7D"/>
    <w:rsid w:val="00C96B1B"/>
    <w:rsid w:val="00C96D81"/>
    <w:rsid w:val="00C96E31"/>
    <w:rsid w:val="00C96F37"/>
    <w:rsid w:val="00C971D5"/>
    <w:rsid w:val="00C97206"/>
    <w:rsid w:val="00C97264"/>
    <w:rsid w:val="00C9737E"/>
    <w:rsid w:val="00C9742E"/>
    <w:rsid w:val="00C974BB"/>
    <w:rsid w:val="00C9750F"/>
    <w:rsid w:val="00C9756D"/>
    <w:rsid w:val="00C97693"/>
    <w:rsid w:val="00C976BD"/>
    <w:rsid w:val="00C97707"/>
    <w:rsid w:val="00C9771D"/>
    <w:rsid w:val="00C97930"/>
    <w:rsid w:val="00C979E0"/>
    <w:rsid w:val="00C97A07"/>
    <w:rsid w:val="00C97E2D"/>
    <w:rsid w:val="00C97E48"/>
    <w:rsid w:val="00C97E56"/>
    <w:rsid w:val="00C97FDB"/>
    <w:rsid w:val="00CA002E"/>
    <w:rsid w:val="00CA00E9"/>
    <w:rsid w:val="00CA010F"/>
    <w:rsid w:val="00CA01A5"/>
    <w:rsid w:val="00CA01D0"/>
    <w:rsid w:val="00CA0357"/>
    <w:rsid w:val="00CA036F"/>
    <w:rsid w:val="00CA0567"/>
    <w:rsid w:val="00CA060A"/>
    <w:rsid w:val="00CA0718"/>
    <w:rsid w:val="00CA0797"/>
    <w:rsid w:val="00CA07DB"/>
    <w:rsid w:val="00CA0854"/>
    <w:rsid w:val="00CA0A42"/>
    <w:rsid w:val="00CA0AC7"/>
    <w:rsid w:val="00CA0B9F"/>
    <w:rsid w:val="00CA0BC5"/>
    <w:rsid w:val="00CA0CB2"/>
    <w:rsid w:val="00CA0D8B"/>
    <w:rsid w:val="00CA0E07"/>
    <w:rsid w:val="00CA0EAF"/>
    <w:rsid w:val="00CA100B"/>
    <w:rsid w:val="00CA10C8"/>
    <w:rsid w:val="00CA10DD"/>
    <w:rsid w:val="00CA11A4"/>
    <w:rsid w:val="00CA1274"/>
    <w:rsid w:val="00CA12B3"/>
    <w:rsid w:val="00CA1544"/>
    <w:rsid w:val="00CA1573"/>
    <w:rsid w:val="00CA15DB"/>
    <w:rsid w:val="00CA15E4"/>
    <w:rsid w:val="00CA169B"/>
    <w:rsid w:val="00CA17FF"/>
    <w:rsid w:val="00CA1C83"/>
    <w:rsid w:val="00CA1C86"/>
    <w:rsid w:val="00CA1CA9"/>
    <w:rsid w:val="00CA1DAE"/>
    <w:rsid w:val="00CA209B"/>
    <w:rsid w:val="00CA225D"/>
    <w:rsid w:val="00CA24DC"/>
    <w:rsid w:val="00CA24E5"/>
    <w:rsid w:val="00CA2529"/>
    <w:rsid w:val="00CA2558"/>
    <w:rsid w:val="00CA260B"/>
    <w:rsid w:val="00CA271E"/>
    <w:rsid w:val="00CA2818"/>
    <w:rsid w:val="00CA2898"/>
    <w:rsid w:val="00CA2AF5"/>
    <w:rsid w:val="00CA2C4C"/>
    <w:rsid w:val="00CA2D3B"/>
    <w:rsid w:val="00CA2EFF"/>
    <w:rsid w:val="00CA2F65"/>
    <w:rsid w:val="00CA3088"/>
    <w:rsid w:val="00CA3115"/>
    <w:rsid w:val="00CA3231"/>
    <w:rsid w:val="00CA33EF"/>
    <w:rsid w:val="00CA34DA"/>
    <w:rsid w:val="00CA34DB"/>
    <w:rsid w:val="00CA35DE"/>
    <w:rsid w:val="00CA36BB"/>
    <w:rsid w:val="00CA37CB"/>
    <w:rsid w:val="00CA3B06"/>
    <w:rsid w:val="00CA3E2D"/>
    <w:rsid w:val="00CA3F0B"/>
    <w:rsid w:val="00CA40CB"/>
    <w:rsid w:val="00CA40DD"/>
    <w:rsid w:val="00CA42FC"/>
    <w:rsid w:val="00CA4309"/>
    <w:rsid w:val="00CA431E"/>
    <w:rsid w:val="00CA4502"/>
    <w:rsid w:val="00CA4605"/>
    <w:rsid w:val="00CA465F"/>
    <w:rsid w:val="00CA4767"/>
    <w:rsid w:val="00CA482F"/>
    <w:rsid w:val="00CA48F1"/>
    <w:rsid w:val="00CA493A"/>
    <w:rsid w:val="00CA497E"/>
    <w:rsid w:val="00CA49DB"/>
    <w:rsid w:val="00CA4AB2"/>
    <w:rsid w:val="00CA4C29"/>
    <w:rsid w:val="00CA4C8E"/>
    <w:rsid w:val="00CA4C96"/>
    <w:rsid w:val="00CA4D9B"/>
    <w:rsid w:val="00CA4DC4"/>
    <w:rsid w:val="00CA4E5A"/>
    <w:rsid w:val="00CA5082"/>
    <w:rsid w:val="00CA518F"/>
    <w:rsid w:val="00CA5240"/>
    <w:rsid w:val="00CA5393"/>
    <w:rsid w:val="00CA5428"/>
    <w:rsid w:val="00CA54C2"/>
    <w:rsid w:val="00CA54C7"/>
    <w:rsid w:val="00CA5536"/>
    <w:rsid w:val="00CA555F"/>
    <w:rsid w:val="00CA56C2"/>
    <w:rsid w:val="00CA5849"/>
    <w:rsid w:val="00CA58DA"/>
    <w:rsid w:val="00CA59C0"/>
    <w:rsid w:val="00CA59C1"/>
    <w:rsid w:val="00CA5A9E"/>
    <w:rsid w:val="00CA5AE5"/>
    <w:rsid w:val="00CA5B73"/>
    <w:rsid w:val="00CA5C04"/>
    <w:rsid w:val="00CA5DBA"/>
    <w:rsid w:val="00CA5EB0"/>
    <w:rsid w:val="00CA5EFB"/>
    <w:rsid w:val="00CA620E"/>
    <w:rsid w:val="00CA6223"/>
    <w:rsid w:val="00CA62D6"/>
    <w:rsid w:val="00CA6334"/>
    <w:rsid w:val="00CA6452"/>
    <w:rsid w:val="00CA6567"/>
    <w:rsid w:val="00CA6593"/>
    <w:rsid w:val="00CA6689"/>
    <w:rsid w:val="00CA672A"/>
    <w:rsid w:val="00CA68A0"/>
    <w:rsid w:val="00CA6A61"/>
    <w:rsid w:val="00CA6D7B"/>
    <w:rsid w:val="00CA6DB5"/>
    <w:rsid w:val="00CA6E42"/>
    <w:rsid w:val="00CA7081"/>
    <w:rsid w:val="00CA71FD"/>
    <w:rsid w:val="00CA7341"/>
    <w:rsid w:val="00CA7388"/>
    <w:rsid w:val="00CA745D"/>
    <w:rsid w:val="00CA747A"/>
    <w:rsid w:val="00CA7571"/>
    <w:rsid w:val="00CA75C1"/>
    <w:rsid w:val="00CA7716"/>
    <w:rsid w:val="00CA789A"/>
    <w:rsid w:val="00CA78CD"/>
    <w:rsid w:val="00CA7A48"/>
    <w:rsid w:val="00CA7AB2"/>
    <w:rsid w:val="00CA7B5A"/>
    <w:rsid w:val="00CA7C37"/>
    <w:rsid w:val="00CA7D14"/>
    <w:rsid w:val="00CA7D62"/>
    <w:rsid w:val="00CA7FCF"/>
    <w:rsid w:val="00CB018A"/>
    <w:rsid w:val="00CB01F0"/>
    <w:rsid w:val="00CB0230"/>
    <w:rsid w:val="00CB027E"/>
    <w:rsid w:val="00CB028A"/>
    <w:rsid w:val="00CB02DE"/>
    <w:rsid w:val="00CB030F"/>
    <w:rsid w:val="00CB0489"/>
    <w:rsid w:val="00CB04BA"/>
    <w:rsid w:val="00CB04FF"/>
    <w:rsid w:val="00CB05A5"/>
    <w:rsid w:val="00CB05FF"/>
    <w:rsid w:val="00CB0635"/>
    <w:rsid w:val="00CB0648"/>
    <w:rsid w:val="00CB068D"/>
    <w:rsid w:val="00CB0719"/>
    <w:rsid w:val="00CB0A05"/>
    <w:rsid w:val="00CB0B2B"/>
    <w:rsid w:val="00CB0B4C"/>
    <w:rsid w:val="00CB0BDD"/>
    <w:rsid w:val="00CB0DBE"/>
    <w:rsid w:val="00CB0F1F"/>
    <w:rsid w:val="00CB0F2E"/>
    <w:rsid w:val="00CB0FF8"/>
    <w:rsid w:val="00CB1011"/>
    <w:rsid w:val="00CB105D"/>
    <w:rsid w:val="00CB10B1"/>
    <w:rsid w:val="00CB10D3"/>
    <w:rsid w:val="00CB14D6"/>
    <w:rsid w:val="00CB14DF"/>
    <w:rsid w:val="00CB1613"/>
    <w:rsid w:val="00CB172F"/>
    <w:rsid w:val="00CB1787"/>
    <w:rsid w:val="00CB188B"/>
    <w:rsid w:val="00CB18D9"/>
    <w:rsid w:val="00CB1A35"/>
    <w:rsid w:val="00CB1B43"/>
    <w:rsid w:val="00CB1EE1"/>
    <w:rsid w:val="00CB1FBE"/>
    <w:rsid w:val="00CB1FE5"/>
    <w:rsid w:val="00CB212D"/>
    <w:rsid w:val="00CB217A"/>
    <w:rsid w:val="00CB224E"/>
    <w:rsid w:val="00CB225A"/>
    <w:rsid w:val="00CB2363"/>
    <w:rsid w:val="00CB2406"/>
    <w:rsid w:val="00CB2498"/>
    <w:rsid w:val="00CB2537"/>
    <w:rsid w:val="00CB2639"/>
    <w:rsid w:val="00CB2676"/>
    <w:rsid w:val="00CB2849"/>
    <w:rsid w:val="00CB2A28"/>
    <w:rsid w:val="00CB2AF1"/>
    <w:rsid w:val="00CB2BAB"/>
    <w:rsid w:val="00CB2C89"/>
    <w:rsid w:val="00CB2D22"/>
    <w:rsid w:val="00CB2EF4"/>
    <w:rsid w:val="00CB31A6"/>
    <w:rsid w:val="00CB321E"/>
    <w:rsid w:val="00CB3308"/>
    <w:rsid w:val="00CB33DB"/>
    <w:rsid w:val="00CB33F4"/>
    <w:rsid w:val="00CB379D"/>
    <w:rsid w:val="00CB388B"/>
    <w:rsid w:val="00CB38A7"/>
    <w:rsid w:val="00CB39C8"/>
    <w:rsid w:val="00CB3A03"/>
    <w:rsid w:val="00CB3A64"/>
    <w:rsid w:val="00CB3ACC"/>
    <w:rsid w:val="00CB3C28"/>
    <w:rsid w:val="00CB42DC"/>
    <w:rsid w:val="00CB438B"/>
    <w:rsid w:val="00CB43A0"/>
    <w:rsid w:val="00CB4556"/>
    <w:rsid w:val="00CB47E8"/>
    <w:rsid w:val="00CB4AF8"/>
    <w:rsid w:val="00CB4B56"/>
    <w:rsid w:val="00CB5180"/>
    <w:rsid w:val="00CB51E6"/>
    <w:rsid w:val="00CB520B"/>
    <w:rsid w:val="00CB5240"/>
    <w:rsid w:val="00CB5591"/>
    <w:rsid w:val="00CB55E9"/>
    <w:rsid w:val="00CB5760"/>
    <w:rsid w:val="00CB57B7"/>
    <w:rsid w:val="00CB57CD"/>
    <w:rsid w:val="00CB581D"/>
    <w:rsid w:val="00CB5881"/>
    <w:rsid w:val="00CB590D"/>
    <w:rsid w:val="00CB5D51"/>
    <w:rsid w:val="00CB5D73"/>
    <w:rsid w:val="00CB5DE2"/>
    <w:rsid w:val="00CB5EB1"/>
    <w:rsid w:val="00CB5F6D"/>
    <w:rsid w:val="00CB5FE2"/>
    <w:rsid w:val="00CB605C"/>
    <w:rsid w:val="00CB60F0"/>
    <w:rsid w:val="00CB6307"/>
    <w:rsid w:val="00CB63F0"/>
    <w:rsid w:val="00CB640B"/>
    <w:rsid w:val="00CB6466"/>
    <w:rsid w:val="00CB64EA"/>
    <w:rsid w:val="00CB657D"/>
    <w:rsid w:val="00CB67E5"/>
    <w:rsid w:val="00CB6847"/>
    <w:rsid w:val="00CB6912"/>
    <w:rsid w:val="00CB6928"/>
    <w:rsid w:val="00CB6954"/>
    <w:rsid w:val="00CB6B4E"/>
    <w:rsid w:val="00CB6E0D"/>
    <w:rsid w:val="00CB6EE5"/>
    <w:rsid w:val="00CB7037"/>
    <w:rsid w:val="00CB70F0"/>
    <w:rsid w:val="00CB7176"/>
    <w:rsid w:val="00CB7300"/>
    <w:rsid w:val="00CB737F"/>
    <w:rsid w:val="00CB73E1"/>
    <w:rsid w:val="00CB7538"/>
    <w:rsid w:val="00CB76CA"/>
    <w:rsid w:val="00CB77B9"/>
    <w:rsid w:val="00CB7838"/>
    <w:rsid w:val="00CB78BA"/>
    <w:rsid w:val="00CB7963"/>
    <w:rsid w:val="00CB7987"/>
    <w:rsid w:val="00CB79FB"/>
    <w:rsid w:val="00CB7A23"/>
    <w:rsid w:val="00CB7ABD"/>
    <w:rsid w:val="00CB7AE6"/>
    <w:rsid w:val="00CB7B46"/>
    <w:rsid w:val="00CB7B95"/>
    <w:rsid w:val="00CB7BCC"/>
    <w:rsid w:val="00CB7CF6"/>
    <w:rsid w:val="00CB7DA7"/>
    <w:rsid w:val="00CB7FA7"/>
    <w:rsid w:val="00CBCE68"/>
    <w:rsid w:val="00CC0059"/>
    <w:rsid w:val="00CC008C"/>
    <w:rsid w:val="00CC012D"/>
    <w:rsid w:val="00CC0194"/>
    <w:rsid w:val="00CC02CA"/>
    <w:rsid w:val="00CC02F3"/>
    <w:rsid w:val="00CC036D"/>
    <w:rsid w:val="00CC049F"/>
    <w:rsid w:val="00CC0818"/>
    <w:rsid w:val="00CC08D5"/>
    <w:rsid w:val="00CC08F4"/>
    <w:rsid w:val="00CC09C8"/>
    <w:rsid w:val="00CC09D1"/>
    <w:rsid w:val="00CC0A02"/>
    <w:rsid w:val="00CC0A31"/>
    <w:rsid w:val="00CC0A3C"/>
    <w:rsid w:val="00CC0AC9"/>
    <w:rsid w:val="00CC0BB7"/>
    <w:rsid w:val="00CC0C1B"/>
    <w:rsid w:val="00CC0C79"/>
    <w:rsid w:val="00CC0D1B"/>
    <w:rsid w:val="00CC0F20"/>
    <w:rsid w:val="00CC100B"/>
    <w:rsid w:val="00CC1032"/>
    <w:rsid w:val="00CC11CE"/>
    <w:rsid w:val="00CC1221"/>
    <w:rsid w:val="00CC127E"/>
    <w:rsid w:val="00CC127F"/>
    <w:rsid w:val="00CC129F"/>
    <w:rsid w:val="00CC12DD"/>
    <w:rsid w:val="00CC12F0"/>
    <w:rsid w:val="00CC14B5"/>
    <w:rsid w:val="00CC14CD"/>
    <w:rsid w:val="00CC15DB"/>
    <w:rsid w:val="00CC1965"/>
    <w:rsid w:val="00CC19DD"/>
    <w:rsid w:val="00CC1A59"/>
    <w:rsid w:val="00CC1AC9"/>
    <w:rsid w:val="00CC1BE8"/>
    <w:rsid w:val="00CC1D8E"/>
    <w:rsid w:val="00CC1D98"/>
    <w:rsid w:val="00CC1E02"/>
    <w:rsid w:val="00CC2008"/>
    <w:rsid w:val="00CC220C"/>
    <w:rsid w:val="00CC22C2"/>
    <w:rsid w:val="00CC24A1"/>
    <w:rsid w:val="00CC24BD"/>
    <w:rsid w:val="00CC24C0"/>
    <w:rsid w:val="00CC24E1"/>
    <w:rsid w:val="00CC2514"/>
    <w:rsid w:val="00CC2530"/>
    <w:rsid w:val="00CC2616"/>
    <w:rsid w:val="00CC278C"/>
    <w:rsid w:val="00CC27C7"/>
    <w:rsid w:val="00CC27D9"/>
    <w:rsid w:val="00CC2946"/>
    <w:rsid w:val="00CC29E6"/>
    <w:rsid w:val="00CC2B84"/>
    <w:rsid w:val="00CC2BD0"/>
    <w:rsid w:val="00CC2C30"/>
    <w:rsid w:val="00CC2CD9"/>
    <w:rsid w:val="00CC2CEA"/>
    <w:rsid w:val="00CC2EFF"/>
    <w:rsid w:val="00CC2F07"/>
    <w:rsid w:val="00CC301C"/>
    <w:rsid w:val="00CC3168"/>
    <w:rsid w:val="00CC3238"/>
    <w:rsid w:val="00CC3267"/>
    <w:rsid w:val="00CC35C8"/>
    <w:rsid w:val="00CC36F7"/>
    <w:rsid w:val="00CC3747"/>
    <w:rsid w:val="00CC3780"/>
    <w:rsid w:val="00CC384B"/>
    <w:rsid w:val="00CC3906"/>
    <w:rsid w:val="00CC3A03"/>
    <w:rsid w:val="00CC3A5F"/>
    <w:rsid w:val="00CC3A93"/>
    <w:rsid w:val="00CC3FCA"/>
    <w:rsid w:val="00CC4011"/>
    <w:rsid w:val="00CC40C2"/>
    <w:rsid w:val="00CC416F"/>
    <w:rsid w:val="00CC4325"/>
    <w:rsid w:val="00CC43F5"/>
    <w:rsid w:val="00CC451E"/>
    <w:rsid w:val="00CC463F"/>
    <w:rsid w:val="00CC47CD"/>
    <w:rsid w:val="00CC47D5"/>
    <w:rsid w:val="00CC4BED"/>
    <w:rsid w:val="00CC4D5E"/>
    <w:rsid w:val="00CC4E70"/>
    <w:rsid w:val="00CC4F75"/>
    <w:rsid w:val="00CC4F78"/>
    <w:rsid w:val="00CC4FBE"/>
    <w:rsid w:val="00CC5042"/>
    <w:rsid w:val="00CC50C1"/>
    <w:rsid w:val="00CC5262"/>
    <w:rsid w:val="00CC52F8"/>
    <w:rsid w:val="00CC5343"/>
    <w:rsid w:val="00CC53CC"/>
    <w:rsid w:val="00CC53EE"/>
    <w:rsid w:val="00CC544E"/>
    <w:rsid w:val="00CC547F"/>
    <w:rsid w:val="00CC563E"/>
    <w:rsid w:val="00CC572F"/>
    <w:rsid w:val="00CC5759"/>
    <w:rsid w:val="00CC5B6B"/>
    <w:rsid w:val="00CC5C74"/>
    <w:rsid w:val="00CC5C90"/>
    <w:rsid w:val="00CC5CDD"/>
    <w:rsid w:val="00CC5D68"/>
    <w:rsid w:val="00CC5E2E"/>
    <w:rsid w:val="00CC617B"/>
    <w:rsid w:val="00CC61FA"/>
    <w:rsid w:val="00CC6284"/>
    <w:rsid w:val="00CC62B7"/>
    <w:rsid w:val="00CC6350"/>
    <w:rsid w:val="00CC637C"/>
    <w:rsid w:val="00CC6388"/>
    <w:rsid w:val="00CC6392"/>
    <w:rsid w:val="00CC639C"/>
    <w:rsid w:val="00CC6694"/>
    <w:rsid w:val="00CC66A5"/>
    <w:rsid w:val="00CC66D5"/>
    <w:rsid w:val="00CC6709"/>
    <w:rsid w:val="00CC67B7"/>
    <w:rsid w:val="00CC6849"/>
    <w:rsid w:val="00CC68A4"/>
    <w:rsid w:val="00CC6B3B"/>
    <w:rsid w:val="00CC6B8A"/>
    <w:rsid w:val="00CC6DEC"/>
    <w:rsid w:val="00CC6E2F"/>
    <w:rsid w:val="00CC6E94"/>
    <w:rsid w:val="00CC6F6D"/>
    <w:rsid w:val="00CC708F"/>
    <w:rsid w:val="00CC7221"/>
    <w:rsid w:val="00CC723A"/>
    <w:rsid w:val="00CC7302"/>
    <w:rsid w:val="00CC738D"/>
    <w:rsid w:val="00CC7470"/>
    <w:rsid w:val="00CC756F"/>
    <w:rsid w:val="00CC764F"/>
    <w:rsid w:val="00CC76C3"/>
    <w:rsid w:val="00CC7A53"/>
    <w:rsid w:val="00CC7AB3"/>
    <w:rsid w:val="00CC7ACA"/>
    <w:rsid w:val="00CC7BD2"/>
    <w:rsid w:val="00CC7C2F"/>
    <w:rsid w:val="00CC7DA6"/>
    <w:rsid w:val="00CC7E5B"/>
    <w:rsid w:val="00CC7FB1"/>
    <w:rsid w:val="00CD010F"/>
    <w:rsid w:val="00CD018A"/>
    <w:rsid w:val="00CD018B"/>
    <w:rsid w:val="00CD03C9"/>
    <w:rsid w:val="00CD05A3"/>
    <w:rsid w:val="00CD08DE"/>
    <w:rsid w:val="00CD0D07"/>
    <w:rsid w:val="00CD0F40"/>
    <w:rsid w:val="00CD0F5C"/>
    <w:rsid w:val="00CD13DA"/>
    <w:rsid w:val="00CD1494"/>
    <w:rsid w:val="00CD1570"/>
    <w:rsid w:val="00CD175D"/>
    <w:rsid w:val="00CD19CE"/>
    <w:rsid w:val="00CD1A32"/>
    <w:rsid w:val="00CD1BBC"/>
    <w:rsid w:val="00CD1BCB"/>
    <w:rsid w:val="00CD1C21"/>
    <w:rsid w:val="00CD1CC5"/>
    <w:rsid w:val="00CD1E55"/>
    <w:rsid w:val="00CD1EE0"/>
    <w:rsid w:val="00CD1F5B"/>
    <w:rsid w:val="00CD1F72"/>
    <w:rsid w:val="00CD1FD6"/>
    <w:rsid w:val="00CD2145"/>
    <w:rsid w:val="00CD218D"/>
    <w:rsid w:val="00CD21A0"/>
    <w:rsid w:val="00CD21BE"/>
    <w:rsid w:val="00CD21D9"/>
    <w:rsid w:val="00CD221F"/>
    <w:rsid w:val="00CD22E1"/>
    <w:rsid w:val="00CD2367"/>
    <w:rsid w:val="00CD256C"/>
    <w:rsid w:val="00CD27E1"/>
    <w:rsid w:val="00CD281D"/>
    <w:rsid w:val="00CD2A20"/>
    <w:rsid w:val="00CD2D39"/>
    <w:rsid w:val="00CD2D8B"/>
    <w:rsid w:val="00CD2FDF"/>
    <w:rsid w:val="00CD312F"/>
    <w:rsid w:val="00CD323D"/>
    <w:rsid w:val="00CD3385"/>
    <w:rsid w:val="00CD368F"/>
    <w:rsid w:val="00CD384B"/>
    <w:rsid w:val="00CD38E5"/>
    <w:rsid w:val="00CD3906"/>
    <w:rsid w:val="00CD3B50"/>
    <w:rsid w:val="00CD3B8D"/>
    <w:rsid w:val="00CD3C03"/>
    <w:rsid w:val="00CD3DCD"/>
    <w:rsid w:val="00CD3DD2"/>
    <w:rsid w:val="00CD3E5B"/>
    <w:rsid w:val="00CD4001"/>
    <w:rsid w:val="00CD4069"/>
    <w:rsid w:val="00CD4323"/>
    <w:rsid w:val="00CD438D"/>
    <w:rsid w:val="00CD440B"/>
    <w:rsid w:val="00CD45FF"/>
    <w:rsid w:val="00CD461C"/>
    <w:rsid w:val="00CD4858"/>
    <w:rsid w:val="00CD48AC"/>
    <w:rsid w:val="00CD4A5A"/>
    <w:rsid w:val="00CD4BB2"/>
    <w:rsid w:val="00CD4BEF"/>
    <w:rsid w:val="00CD4C72"/>
    <w:rsid w:val="00CD4C98"/>
    <w:rsid w:val="00CD4EA0"/>
    <w:rsid w:val="00CD5043"/>
    <w:rsid w:val="00CD5122"/>
    <w:rsid w:val="00CD51D4"/>
    <w:rsid w:val="00CD51E6"/>
    <w:rsid w:val="00CD5250"/>
    <w:rsid w:val="00CD527A"/>
    <w:rsid w:val="00CD527B"/>
    <w:rsid w:val="00CD534F"/>
    <w:rsid w:val="00CD53A9"/>
    <w:rsid w:val="00CD53F4"/>
    <w:rsid w:val="00CD5434"/>
    <w:rsid w:val="00CD546C"/>
    <w:rsid w:val="00CD55DD"/>
    <w:rsid w:val="00CD564E"/>
    <w:rsid w:val="00CD568A"/>
    <w:rsid w:val="00CD57DD"/>
    <w:rsid w:val="00CD59BD"/>
    <w:rsid w:val="00CD59BE"/>
    <w:rsid w:val="00CD5A5D"/>
    <w:rsid w:val="00CD5B6C"/>
    <w:rsid w:val="00CD5D4C"/>
    <w:rsid w:val="00CD5DBF"/>
    <w:rsid w:val="00CD5FC4"/>
    <w:rsid w:val="00CD624A"/>
    <w:rsid w:val="00CD64F3"/>
    <w:rsid w:val="00CD6642"/>
    <w:rsid w:val="00CD66C8"/>
    <w:rsid w:val="00CD66E3"/>
    <w:rsid w:val="00CD6792"/>
    <w:rsid w:val="00CD6883"/>
    <w:rsid w:val="00CD68E2"/>
    <w:rsid w:val="00CD690B"/>
    <w:rsid w:val="00CD697C"/>
    <w:rsid w:val="00CD69DD"/>
    <w:rsid w:val="00CD6A9A"/>
    <w:rsid w:val="00CD6CE2"/>
    <w:rsid w:val="00CD6E1A"/>
    <w:rsid w:val="00CD6E4E"/>
    <w:rsid w:val="00CD700F"/>
    <w:rsid w:val="00CD7025"/>
    <w:rsid w:val="00CD71F0"/>
    <w:rsid w:val="00CD7223"/>
    <w:rsid w:val="00CD743D"/>
    <w:rsid w:val="00CD76D9"/>
    <w:rsid w:val="00CD7732"/>
    <w:rsid w:val="00CD7746"/>
    <w:rsid w:val="00CD791F"/>
    <w:rsid w:val="00CD79EA"/>
    <w:rsid w:val="00CD7A2A"/>
    <w:rsid w:val="00CD7A80"/>
    <w:rsid w:val="00CD7B68"/>
    <w:rsid w:val="00CD7B9A"/>
    <w:rsid w:val="00CD7BA4"/>
    <w:rsid w:val="00CD7BDB"/>
    <w:rsid w:val="00CD7DF4"/>
    <w:rsid w:val="00CD7E1A"/>
    <w:rsid w:val="00CE0007"/>
    <w:rsid w:val="00CE0008"/>
    <w:rsid w:val="00CE0261"/>
    <w:rsid w:val="00CE05B1"/>
    <w:rsid w:val="00CE0634"/>
    <w:rsid w:val="00CE0715"/>
    <w:rsid w:val="00CE0797"/>
    <w:rsid w:val="00CE08A2"/>
    <w:rsid w:val="00CE0930"/>
    <w:rsid w:val="00CE09F1"/>
    <w:rsid w:val="00CE0ABD"/>
    <w:rsid w:val="00CE0B95"/>
    <w:rsid w:val="00CE0C08"/>
    <w:rsid w:val="00CE0CC9"/>
    <w:rsid w:val="00CE0D1B"/>
    <w:rsid w:val="00CE0F12"/>
    <w:rsid w:val="00CE0F25"/>
    <w:rsid w:val="00CE10D1"/>
    <w:rsid w:val="00CE114E"/>
    <w:rsid w:val="00CE11A7"/>
    <w:rsid w:val="00CE1268"/>
    <w:rsid w:val="00CE12B8"/>
    <w:rsid w:val="00CE12C6"/>
    <w:rsid w:val="00CE1316"/>
    <w:rsid w:val="00CE1365"/>
    <w:rsid w:val="00CE146D"/>
    <w:rsid w:val="00CE161A"/>
    <w:rsid w:val="00CE1630"/>
    <w:rsid w:val="00CE1747"/>
    <w:rsid w:val="00CE18D1"/>
    <w:rsid w:val="00CE199D"/>
    <w:rsid w:val="00CE1AA0"/>
    <w:rsid w:val="00CE1CA9"/>
    <w:rsid w:val="00CE1D2E"/>
    <w:rsid w:val="00CE1D7B"/>
    <w:rsid w:val="00CE1E18"/>
    <w:rsid w:val="00CE1E30"/>
    <w:rsid w:val="00CE1F20"/>
    <w:rsid w:val="00CE1F7C"/>
    <w:rsid w:val="00CE1FFB"/>
    <w:rsid w:val="00CE2017"/>
    <w:rsid w:val="00CE2063"/>
    <w:rsid w:val="00CE2160"/>
    <w:rsid w:val="00CE21A6"/>
    <w:rsid w:val="00CE21D7"/>
    <w:rsid w:val="00CE2306"/>
    <w:rsid w:val="00CE2465"/>
    <w:rsid w:val="00CE2509"/>
    <w:rsid w:val="00CE253D"/>
    <w:rsid w:val="00CE2631"/>
    <w:rsid w:val="00CE264E"/>
    <w:rsid w:val="00CE2675"/>
    <w:rsid w:val="00CE27A4"/>
    <w:rsid w:val="00CE27BD"/>
    <w:rsid w:val="00CE27DC"/>
    <w:rsid w:val="00CE27FE"/>
    <w:rsid w:val="00CE287A"/>
    <w:rsid w:val="00CE2882"/>
    <w:rsid w:val="00CE2908"/>
    <w:rsid w:val="00CE2972"/>
    <w:rsid w:val="00CE2A01"/>
    <w:rsid w:val="00CE2C75"/>
    <w:rsid w:val="00CE2D21"/>
    <w:rsid w:val="00CE2D44"/>
    <w:rsid w:val="00CE2D58"/>
    <w:rsid w:val="00CE2DEB"/>
    <w:rsid w:val="00CE2EBA"/>
    <w:rsid w:val="00CE2F74"/>
    <w:rsid w:val="00CE2F82"/>
    <w:rsid w:val="00CE3071"/>
    <w:rsid w:val="00CE319F"/>
    <w:rsid w:val="00CE3420"/>
    <w:rsid w:val="00CE34E9"/>
    <w:rsid w:val="00CE35AD"/>
    <w:rsid w:val="00CE362E"/>
    <w:rsid w:val="00CE365D"/>
    <w:rsid w:val="00CE372C"/>
    <w:rsid w:val="00CE3763"/>
    <w:rsid w:val="00CE3776"/>
    <w:rsid w:val="00CE3B24"/>
    <w:rsid w:val="00CE3FCB"/>
    <w:rsid w:val="00CE435D"/>
    <w:rsid w:val="00CE4675"/>
    <w:rsid w:val="00CE476C"/>
    <w:rsid w:val="00CE49E5"/>
    <w:rsid w:val="00CE4A44"/>
    <w:rsid w:val="00CE4B0E"/>
    <w:rsid w:val="00CE4CF4"/>
    <w:rsid w:val="00CE4E87"/>
    <w:rsid w:val="00CE4E9B"/>
    <w:rsid w:val="00CE4EA9"/>
    <w:rsid w:val="00CE4FBD"/>
    <w:rsid w:val="00CE5078"/>
    <w:rsid w:val="00CE51C4"/>
    <w:rsid w:val="00CE54DE"/>
    <w:rsid w:val="00CE557D"/>
    <w:rsid w:val="00CE56A0"/>
    <w:rsid w:val="00CE58B1"/>
    <w:rsid w:val="00CE5A94"/>
    <w:rsid w:val="00CE5B5B"/>
    <w:rsid w:val="00CE5CA7"/>
    <w:rsid w:val="00CE5CC9"/>
    <w:rsid w:val="00CE5CF5"/>
    <w:rsid w:val="00CE5D8D"/>
    <w:rsid w:val="00CE5D9C"/>
    <w:rsid w:val="00CE5EA6"/>
    <w:rsid w:val="00CE603A"/>
    <w:rsid w:val="00CE60C0"/>
    <w:rsid w:val="00CE612F"/>
    <w:rsid w:val="00CE6173"/>
    <w:rsid w:val="00CE61A8"/>
    <w:rsid w:val="00CE61F4"/>
    <w:rsid w:val="00CE61F9"/>
    <w:rsid w:val="00CE6243"/>
    <w:rsid w:val="00CE6295"/>
    <w:rsid w:val="00CE6337"/>
    <w:rsid w:val="00CE63E9"/>
    <w:rsid w:val="00CE641F"/>
    <w:rsid w:val="00CE64A4"/>
    <w:rsid w:val="00CE64AA"/>
    <w:rsid w:val="00CE64EE"/>
    <w:rsid w:val="00CE6698"/>
    <w:rsid w:val="00CE69C1"/>
    <w:rsid w:val="00CE6A3A"/>
    <w:rsid w:val="00CE6A8F"/>
    <w:rsid w:val="00CE6BC3"/>
    <w:rsid w:val="00CE6D3C"/>
    <w:rsid w:val="00CE6E1A"/>
    <w:rsid w:val="00CE6E5E"/>
    <w:rsid w:val="00CE7162"/>
    <w:rsid w:val="00CE717A"/>
    <w:rsid w:val="00CE7374"/>
    <w:rsid w:val="00CE73F4"/>
    <w:rsid w:val="00CE7636"/>
    <w:rsid w:val="00CE770D"/>
    <w:rsid w:val="00CE781A"/>
    <w:rsid w:val="00CE790A"/>
    <w:rsid w:val="00CE7995"/>
    <w:rsid w:val="00CE79DD"/>
    <w:rsid w:val="00CE7A00"/>
    <w:rsid w:val="00CE7B0C"/>
    <w:rsid w:val="00CE7B25"/>
    <w:rsid w:val="00CE7BC8"/>
    <w:rsid w:val="00CF0044"/>
    <w:rsid w:val="00CF00AD"/>
    <w:rsid w:val="00CF015A"/>
    <w:rsid w:val="00CF0370"/>
    <w:rsid w:val="00CF05B4"/>
    <w:rsid w:val="00CF05C6"/>
    <w:rsid w:val="00CF060E"/>
    <w:rsid w:val="00CF0664"/>
    <w:rsid w:val="00CF06B4"/>
    <w:rsid w:val="00CF077F"/>
    <w:rsid w:val="00CF08D7"/>
    <w:rsid w:val="00CF0944"/>
    <w:rsid w:val="00CF0A09"/>
    <w:rsid w:val="00CF0AF6"/>
    <w:rsid w:val="00CF0CD6"/>
    <w:rsid w:val="00CF0D2C"/>
    <w:rsid w:val="00CF0D5A"/>
    <w:rsid w:val="00CF0DD9"/>
    <w:rsid w:val="00CF0DE7"/>
    <w:rsid w:val="00CF0E8E"/>
    <w:rsid w:val="00CF1166"/>
    <w:rsid w:val="00CF13FC"/>
    <w:rsid w:val="00CF13FF"/>
    <w:rsid w:val="00CF1490"/>
    <w:rsid w:val="00CF14EB"/>
    <w:rsid w:val="00CF1518"/>
    <w:rsid w:val="00CF1695"/>
    <w:rsid w:val="00CF191D"/>
    <w:rsid w:val="00CF1975"/>
    <w:rsid w:val="00CF1A18"/>
    <w:rsid w:val="00CF1A9C"/>
    <w:rsid w:val="00CF1B28"/>
    <w:rsid w:val="00CF1B7C"/>
    <w:rsid w:val="00CF1CB0"/>
    <w:rsid w:val="00CF1E14"/>
    <w:rsid w:val="00CF1E3B"/>
    <w:rsid w:val="00CF20E1"/>
    <w:rsid w:val="00CF2127"/>
    <w:rsid w:val="00CF21B8"/>
    <w:rsid w:val="00CF22CF"/>
    <w:rsid w:val="00CF231C"/>
    <w:rsid w:val="00CF2322"/>
    <w:rsid w:val="00CF24D6"/>
    <w:rsid w:val="00CF2617"/>
    <w:rsid w:val="00CF2653"/>
    <w:rsid w:val="00CF2813"/>
    <w:rsid w:val="00CF2880"/>
    <w:rsid w:val="00CF2959"/>
    <w:rsid w:val="00CF2A99"/>
    <w:rsid w:val="00CF2B14"/>
    <w:rsid w:val="00CF2E55"/>
    <w:rsid w:val="00CF2E85"/>
    <w:rsid w:val="00CF2E9A"/>
    <w:rsid w:val="00CF2F33"/>
    <w:rsid w:val="00CF2F56"/>
    <w:rsid w:val="00CF2F91"/>
    <w:rsid w:val="00CF30E8"/>
    <w:rsid w:val="00CF3249"/>
    <w:rsid w:val="00CF325E"/>
    <w:rsid w:val="00CF331F"/>
    <w:rsid w:val="00CF35E7"/>
    <w:rsid w:val="00CF3604"/>
    <w:rsid w:val="00CF3A09"/>
    <w:rsid w:val="00CF3B67"/>
    <w:rsid w:val="00CF3C1C"/>
    <w:rsid w:val="00CF3DD7"/>
    <w:rsid w:val="00CF3EED"/>
    <w:rsid w:val="00CF3F35"/>
    <w:rsid w:val="00CF4048"/>
    <w:rsid w:val="00CF4496"/>
    <w:rsid w:val="00CF451B"/>
    <w:rsid w:val="00CF452B"/>
    <w:rsid w:val="00CF452D"/>
    <w:rsid w:val="00CF4705"/>
    <w:rsid w:val="00CF4972"/>
    <w:rsid w:val="00CF4C9F"/>
    <w:rsid w:val="00CF4D34"/>
    <w:rsid w:val="00CF4D85"/>
    <w:rsid w:val="00CF4E6E"/>
    <w:rsid w:val="00CF4EBA"/>
    <w:rsid w:val="00CF5057"/>
    <w:rsid w:val="00CF5316"/>
    <w:rsid w:val="00CF54D1"/>
    <w:rsid w:val="00CF54DC"/>
    <w:rsid w:val="00CF54EA"/>
    <w:rsid w:val="00CF57C8"/>
    <w:rsid w:val="00CF58BE"/>
    <w:rsid w:val="00CF58CE"/>
    <w:rsid w:val="00CF5986"/>
    <w:rsid w:val="00CF5A68"/>
    <w:rsid w:val="00CF5AA6"/>
    <w:rsid w:val="00CF5ABF"/>
    <w:rsid w:val="00CF5AF6"/>
    <w:rsid w:val="00CF5C13"/>
    <w:rsid w:val="00CF5CAE"/>
    <w:rsid w:val="00CF5DBC"/>
    <w:rsid w:val="00CF5FCA"/>
    <w:rsid w:val="00CF6052"/>
    <w:rsid w:val="00CF60A4"/>
    <w:rsid w:val="00CF62B8"/>
    <w:rsid w:val="00CF647F"/>
    <w:rsid w:val="00CF65DD"/>
    <w:rsid w:val="00CF66EE"/>
    <w:rsid w:val="00CF68D2"/>
    <w:rsid w:val="00CF68D9"/>
    <w:rsid w:val="00CF6971"/>
    <w:rsid w:val="00CF69AE"/>
    <w:rsid w:val="00CF6A97"/>
    <w:rsid w:val="00CF6B24"/>
    <w:rsid w:val="00CF6B36"/>
    <w:rsid w:val="00CF6B46"/>
    <w:rsid w:val="00CF6D27"/>
    <w:rsid w:val="00CF6D39"/>
    <w:rsid w:val="00CF6D77"/>
    <w:rsid w:val="00CF6E2B"/>
    <w:rsid w:val="00CF6E4C"/>
    <w:rsid w:val="00CF6E70"/>
    <w:rsid w:val="00CF70D8"/>
    <w:rsid w:val="00CF7211"/>
    <w:rsid w:val="00CF726F"/>
    <w:rsid w:val="00CF7308"/>
    <w:rsid w:val="00CF7466"/>
    <w:rsid w:val="00CF7480"/>
    <w:rsid w:val="00CF749E"/>
    <w:rsid w:val="00CF754B"/>
    <w:rsid w:val="00CF7560"/>
    <w:rsid w:val="00CF763B"/>
    <w:rsid w:val="00CF766A"/>
    <w:rsid w:val="00CF776F"/>
    <w:rsid w:val="00CF77D4"/>
    <w:rsid w:val="00CF782A"/>
    <w:rsid w:val="00CF797A"/>
    <w:rsid w:val="00CF7996"/>
    <w:rsid w:val="00CF79DE"/>
    <w:rsid w:val="00CF7B33"/>
    <w:rsid w:val="00CF7B60"/>
    <w:rsid w:val="00CF7BAC"/>
    <w:rsid w:val="00CF7D24"/>
    <w:rsid w:val="00CFE854"/>
    <w:rsid w:val="00D00098"/>
    <w:rsid w:val="00D00129"/>
    <w:rsid w:val="00D0031C"/>
    <w:rsid w:val="00D004BD"/>
    <w:rsid w:val="00D00550"/>
    <w:rsid w:val="00D00755"/>
    <w:rsid w:val="00D0077B"/>
    <w:rsid w:val="00D008DE"/>
    <w:rsid w:val="00D00AE2"/>
    <w:rsid w:val="00D00B54"/>
    <w:rsid w:val="00D00BDA"/>
    <w:rsid w:val="00D00CD7"/>
    <w:rsid w:val="00D00E19"/>
    <w:rsid w:val="00D00E61"/>
    <w:rsid w:val="00D00FC6"/>
    <w:rsid w:val="00D00FE5"/>
    <w:rsid w:val="00D01159"/>
    <w:rsid w:val="00D01227"/>
    <w:rsid w:val="00D01265"/>
    <w:rsid w:val="00D012BC"/>
    <w:rsid w:val="00D012DD"/>
    <w:rsid w:val="00D012EA"/>
    <w:rsid w:val="00D013BA"/>
    <w:rsid w:val="00D014BF"/>
    <w:rsid w:val="00D0154C"/>
    <w:rsid w:val="00D01562"/>
    <w:rsid w:val="00D0172F"/>
    <w:rsid w:val="00D017ED"/>
    <w:rsid w:val="00D018F5"/>
    <w:rsid w:val="00D01980"/>
    <w:rsid w:val="00D01A63"/>
    <w:rsid w:val="00D01AF1"/>
    <w:rsid w:val="00D01B21"/>
    <w:rsid w:val="00D01B66"/>
    <w:rsid w:val="00D01C5F"/>
    <w:rsid w:val="00D01CBB"/>
    <w:rsid w:val="00D01D20"/>
    <w:rsid w:val="00D01D65"/>
    <w:rsid w:val="00D01E0C"/>
    <w:rsid w:val="00D01E36"/>
    <w:rsid w:val="00D01E49"/>
    <w:rsid w:val="00D01E98"/>
    <w:rsid w:val="00D01ED5"/>
    <w:rsid w:val="00D01FF8"/>
    <w:rsid w:val="00D02142"/>
    <w:rsid w:val="00D02152"/>
    <w:rsid w:val="00D02281"/>
    <w:rsid w:val="00D0245F"/>
    <w:rsid w:val="00D02645"/>
    <w:rsid w:val="00D026C2"/>
    <w:rsid w:val="00D026DD"/>
    <w:rsid w:val="00D026F4"/>
    <w:rsid w:val="00D02721"/>
    <w:rsid w:val="00D027A0"/>
    <w:rsid w:val="00D02A29"/>
    <w:rsid w:val="00D02B72"/>
    <w:rsid w:val="00D02BC5"/>
    <w:rsid w:val="00D02C20"/>
    <w:rsid w:val="00D02E32"/>
    <w:rsid w:val="00D02EAA"/>
    <w:rsid w:val="00D02EBE"/>
    <w:rsid w:val="00D02FF8"/>
    <w:rsid w:val="00D03036"/>
    <w:rsid w:val="00D03039"/>
    <w:rsid w:val="00D0308C"/>
    <w:rsid w:val="00D030FC"/>
    <w:rsid w:val="00D0311B"/>
    <w:rsid w:val="00D03155"/>
    <w:rsid w:val="00D03182"/>
    <w:rsid w:val="00D0326C"/>
    <w:rsid w:val="00D032B3"/>
    <w:rsid w:val="00D03350"/>
    <w:rsid w:val="00D03355"/>
    <w:rsid w:val="00D03370"/>
    <w:rsid w:val="00D035D7"/>
    <w:rsid w:val="00D0365B"/>
    <w:rsid w:val="00D038A5"/>
    <w:rsid w:val="00D039E8"/>
    <w:rsid w:val="00D03AB0"/>
    <w:rsid w:val="00D03B51"/>
    <w:rsid w:val="00D03C2B"/>
    <w:rsid w:val="00D03D16"/>
    <w:rsid w:val="00D03F12"/>
    <w:rsid w:val="00D0402C"/>
    <w:rsid w:val="00D04050"/>
    <w:rsid w:val="00D040BE"/>
    <w:rsid w:val="00D041AF"/>
    <w:rsid w:val="00D04247"/>
    <w:rsid w:val="00D0434F"/>
    <w:rsid w:val="00D04413"/>
    <w:rsid w:val="00D0447E"/>
    <w:rsid w:val="00D0458D"/>
    <w:rsid w:val="00D048C6"/>
    <w:rsid w:val="00D04948"/>
    <w:rsid w:val="00D04ACB"/>
    <w:rsid w:val="00D04B21"/>
    <w:rsid w:val="00D04B9D"/>
    <w:rsid w:val="00D04BD9"/>
    <w:rsid w:val="00D04F79"/>
    <w:rsid w:val="00D04F82"/>
    <w:rsid w:val="00D05000"/>
    <w:rsid w:val="00D0502F"/>
    <w:rsid w:val="00D0508E"/>
    <w:rsid w:val="00D052F5"/>
    <w:rsid w:val="00D0533E"/>
    <w:rsid w:val="00D05536"/>
    <w:rsid w:val="00D055B1"/>
    <w:rsid w:val="00D055D6"/>
    <w:rsid w:val="00D05632"/>
    <w:rsid w:val="00D056DC"/>
    <w:rsid w:val="00D0587A"/>
    <w:rsid w:val="00D05894"/>
    <w:rsid w:val="00D05A47"/>
    <w:rsid w:val="00D05CCF"/>
    <w:rsid w:val="00D05CF6"/>
    <w:rsid w:val="00D05D16"/>
    <w:rsid w:val="00D05DA9"/>
    <w:rsid w:val="00D05F58"/>
    <w:rsid w:val="00D06005"/>
    <w:rsid w:val="00D0601F"/>
    <w:rsid w:val="00D061A5"/>
    <w:rsid w:val="00D06366"/>
    <w:rsid w:val="00D063CA"/>
    <w:rsid w:val="00D06571"/>
    <w:rsid w:val="00D065DA"/>
    <w:rsid w:val="00D0662A"/>
    <w:rsid w:val="00D066C7"/>
    <w:rsid w:val="00D0674D"/>
    <w:rsid w:val="00D067D2"/>
    <w:rsid w:val="00D06866"/>
    <w:rsid w:val="00D0698C"/>
    <w:rsid w:val="00D06BFE"/>
    <w:rsid w:val="00D06CD6"/>
    <w:rsid w:val="00D06D6D"/>
    <w:rsid w:val="00D06E79"/>
    <w:rsid w:val="00D06E7F"/>
    <w:rsid w:val="00D07037"/>
    <w:rsid w:val="00D0718D"/>
    <w:rsid w:val="00D07233"/>
    <w:rsid w:val="00D07375"/>
    <w:rsid w:val="00D073AC"/>
    <w:rsid w:val="00D0740D"/>
    <w:rsid w:val="00D07432"/>
    <w:rsid w:val="00D075B4"/>
    <w:rsid w:val="00D075FA"/>
    <w:rsid w:val="00D07638"/>
    <w:rsid w:val="00D079DD"/>
    <w:rsid w:val="00D07A04"/>
    <w:rsid w:val="00D07D05"/>
    <w:rsid w:val="00D07E92"/>
    <w:rsid w:val="00D07EA7"/>
    <w:rsid w:val="00D07F59"/>
    <w:rsid w:val="00D07FA2"/>
    <w:rsid w:val="00D07FB8"/>
    <w:rsid w:val="00D10200"/>
    <w:rsid w:val="00D10344"/>
    <w:rsid w:val="00D10510"/>
    <w:rsid w:val="00D10613"/>
    <w:rsid w:val="00D108D9"/>
    <w:rsid w:val="00D108F2"/>
    <w:rsid w:val="00D10928"/>
    <w:rsid w:val="00D1099B"/>
    <w:rsid w:val="00D10A92"/>
    <w:rsid w:val="00D10B98"/>
    <w:rsid w:val="00D10C81"/>
    <w:rsid w:val="00D10DA7"/>
    <w:rsid w:val="00D10E09"/>
    <w:rsid w:val="00D10F32"/>
    <w:rsid w:val="00D1109D"/>
    <w:rsid w:val="00D110E2"/>
    <w:rsid w:val="00D111E0"/>
    <w:rsid w:val="00D111E1"/>
    <w:rsid w:val="00D1129F"/>
    <w:rsid w:val="00D11363"/>
    <w:rsid w:val="00D113B4"/>
    <w:rsid w:val="00D115E3"/>
    <w:rsid w:val="00D11AA6"/>
    <w:rsid w:val="00D11BFF"/>
    <w:rsid w:val="00D11C1D"/>
    <w:rsid w:val="00D11CFE"/>
    <w:rsid w:val="00D11E16"/>
    <w:rsid w:val="00D11EA5"/>
    <w:rsid w:val="00D11F76"/>
    <w:rsid w:val="00D11FB0"/>
    <w:rsid w:val="00D120BF"/>
    <w:rsid w:val="00D121C1"/>
    <w:rsid w:val="00D121C5"/>
    <w:rsid w:val="00D122D8"/>
    <w:rsid w:val="00D123B7"/>
    <w:rsid w:val="00D1246C"/>
    <w:rsid w:val="00D1255F"/>
    <w:rsid w:val="00D12604"/>
    <w:rsid w:val="00D12634"/>
    <w:rsid w:val="00D127AC"/>
    <w:rsid w:val="00D127BF"/>
    <w:rsid w:val="00D12841"/>
    <w:rsid w:val="00D128C9"/>
    <w:rsid w:val="00D128F6"/>
    <w:rsid w:val="00D12917"/>
    <w:rsid w:val="00D12969"/>
    <w:rsid w:val="00D12B88"/>
    <w:rsid w:val="00D12CA5"/>
    <w:rsid w:val="00D12CBE"/>
    <w:rsid w:val="00D12E0B"/>
    <w:rsid w:val="00D12FF9"/>
    <w:rsid w:val="00D130A9"/>
    <w:rsid w:val="00D13129"/>
    <w:rsid w:val="00D1319A"/>
    <w:rsid w:val="00D13216"/>
    <w:rsid w:val="00D1333F"/>
    <w:rsid w:val="00D13367"/>
    <w:rsid w:val="00D13470"/>
    <w:rsid w:val="00D13475"/>
    <w:rsid w:val="00D134AE"/>
    <w:rsid w:val="00D135C8"/>
    <w:rsid w:val="00D136A8"/>
    <w:rsid w:val="00D138DC"/>
    <w:rsid w:val="00D13921"/>
    <w:rsid w:val="00D13A00"/>
    <w:rsid w:val="00D13ACE"/>
    <w:rsid w:val="00D13C4D"/>
    <w:rsid w:val="00D13C67"/>
    <w:rsid w:val="00D13F18"/>
    <w:rsid w:val="00D13FFF"/>
    <w:rsid w:val="00D14010"/>
    <w:rsid w:val="00D14260"/>
    <w:rsid w:val="00D1449A"/>
    <w:rsid w:val="00D146DA"/>
    <w:rsid w:val="00D14A0F"/>
    <w:rsid w:val="00D14A13"/>
    <w:rsid w:val="00D14A1A"/>
    <w:rsid w:val="00D14A99"/>
    <w:rsid w:val="00D14AE6"/>
    <w:rsid w:val="00D14BAA"/>
    <w:rsid w:val="00D14BB1"/>
    <w:rsid w:val="00D14C71"/>
    <w:rsid w:val="00D14D20"/>
    <w:rsid w:val="00D14EFE"/>
    <w:rsid w:val="00D14F54"/>
    <w:rsid w:val="00D150C9"/>
    <w:rsid w:val="00D15127"/>
    <w:rsid w:val="00D151B8"/>
    <w:rsid w:val="00D151D1"/>
    <w:rsid w:val="00D153D5"/>
    <w:rsid w:val="00D153F1"/>
    <w:rsid w:val="00D1542D"/>
    <w:rsid w:val="00D15548"/>
    <w:rsid w:val="00D155A3"/>
    <w:rsid w:val="00D1576D"/>
    <w:rsid w:val="00D15887"/>
    <w:rsid w:val="00D159A2"/>
    <w:rsid w:val="00D159A8"/>
    <w:rsid w:val="00D15D12"/>
    <w:rsid w:val="00D15ECA"/>
    <w:rsid w:val="00D15F41"/>
    <w:rsid w:val="00D15F60"/>
    <w:rsid w:val="00D1607D"/>
    <w:rsid w:val="00D160C7"/>
    <w:rsid w:val="00D160D2"/>
    <w:rsid w:val="00D1615A"/>
    <w:rsid w:val="00D16189"/>
    <w:rsid w:val="00D162C7"/>
    <w:rsid w:val="00D1634B"/>
    <w:rsid w:val="00D16421"/>
    <w:rsid w:val="00D16582"/>
    <w:rsid w:val="00D1658F"/>
    <w:rsid w:val="00D165D3"/>
    <w:rsid w:val="00D16652"/>
    <w:rsid w:val="00D168AE"/>
    <w:rsid w:val="00D168EA"/>
    <w:rsid w:val="00D16A07"/>
    <w:rsid w:val="00D16A58"/>
    <w:rsid w:val="00D16B76"/>
    <w:rsid w:val="00D16B7F"/>
    <w:rsid w:val="00D16C03"/>
    <w:rsid w:val="00D16C98"/>
    <w:rsid w:val="00D16DBB"/>
    <w:rsid w:val="00D16E7D"/>
    <w:rsid w:val="00D16F3C"/>
    <w:rsid w:val="00D16FA0"/>
    <w:rsid w:val="00D1713F"/>
    <w:rsid w:val="00D1719B"/>
    <w:rsid w:val="00D1722D"/>
    <w:rsid w:val="00D17294"/>
    <w:rsid w:val="00D172F8"/>
    <w:rsid w:val="00D17336"/>
    <w:rsid w:val="00D173CA"/>
    <w:rsid w:val="00D174A9"/>
    <w:rsid w:val="00D1755D"/>
    <w:rsid w:val="00D175BE"/>
    <w:rsid w:val="00D178BD"/>
    <w:rsid w:val="00D179FB"/>
    <w:rsid w:val="00D17CA1"/>
    <w:rsid w:val="00D17D3A"/>
    <w:rsid w:val="00D17D60"/>
    <w:rsid w:val="00D17E10"/>
    <w:rsid w:val="00D17E42"/>
    <w:rsid w:val="00D17E5F"/>
    <w:rsid w:val="00D17EA5"/>
    <w:rsid w:val="00D17F90"/>
    <w:rsid w:val="00D2007A"/>
    <w:rsid w:val="00D201CA"/>
    <w:rsid w:val="00D201D1"/>
    <w:rsid w:val="00D2020E"/>
    <w:rsid w:val="00D202AD"/>
    <w:rsid w:val="00D20471"/>
    <w:rsid w:val="00D20506"/>
    <w:rsid w:val="00D2062E"/>
    <w:rsid w:val="00D2067B"/>
    <w:rsid w:val="00D2076E"/>
    <w:rsid w:val="00D20796"/>
    <w:rsid w:val="00D20866"/>
    <w:rsid w:val="00D20D1B"/>
    <w:rsid w:val="00D20D9B"/>
    <w:rsid w:val="00D20E34"/>
    <w:rsid w:val="00D20EC3"/>
    <w:rsid w:val="00D20F07"/>
    <w:rsid w:val="00D212CA"/>
    <w:rsid w:val="00D21494"/>
    <w:rsid w:val="00D21560"/>
    <w:rsid w:val="00D2163B"/>
    <w:rsid w:val="00D21685"/>
    <w:rsid w:val="00D21698"/>
    <w:rsid w:val="00D21730"/>
    <w:rsid w:val="00D21888"/>
    <w:rsid w:val="00D21B00"/>
    <w:rsid w:val="00D21B10"/>
    <w:rsid w:val="00D21CB1"/>
    <w:rsid w:val="00D21D16"/>
    <w:rsid w:val="00D21D69"/>
    <w:rsid w:val="00D21ED4"/>
    <w:rsid w:val="00D22049"/>
    <w:rsid w:val="00D220A8"/>
    <w:rsid w:val="00D2214E"/>
    <w:rsid w:val="00D2242A"/>
    <w:rsid w:val="00D227B2"/>
    <w:rsid w:val="00D229AD"/>
    <w:rsid w:val="00D229DC"/>
    <w:rsid w:val="00D22C23"/>
    <w:rsid w:val="00D22CE7"/>
    <w:rsid w:val="00D22E78"/>
    <w:rsid w:val="00D23068"/>
    <w:rsid w:val="00D231B1"/>
    <w:rsid w:val="00D231C0"/>
    <w:rsid w:val="00D23382"/>
    <w:rsid w:val="00D23418"/>
    <w:rsid w:val="00D2342B"/>
    <w:rsid w:val="00D237F2"/>
    <w:rsid w:val="00D2390B"/>
    <w:rsid w:val="00D2392C"/>
    <w:rsid w:val="00D2395D"/>
    <w:rsid w:val="00D23A83"/>
    <w:rsid w:val="00D23BC6"/>
    <w:rsid w:val="00D23CA5"/>
    <w:rsid w:val="00D23D8D"/>
    <w:rsid w:val="00D23EA7"/>
    <w:rsid w:val="00D23EAA"/>
    <w:rsid w:val="00D240A4"/>
    <w:rsid w:val="00D24152"/>
    <w:rsid w:val="00D2435B"/>
    <w:rsid w:val="00D24499"/>
    <w:rsid w:val="00D24958"/>
    <w:rsid w:val="00D24995"/>
    <w:rsid w:val="00D24ACF"/>
    <w:rsid w:val="00D24BE9"/>
    <w:rsid w:val="00D24CC0"/>
    <w:rsid w:val="00D24D3D"/>
    <w:rsid w:val="00D24E4A"/>
    <w:rsid w:val="00D24E7F"/>
    <w:rsid w:val="00D24F9B"/>
    <w:rsid w:val="00D25030"/>
    <w:rsid w:val="00D251C0"/>
    <w:rsid w:val="00D25228"/>
    <w:rsid w:val="00D252C4"/>
    <w:rsid w:val="00D25346"/>
    <w:rsid w:val="00D2572C"/>
    <w:rsid w:val="00D25737"/>
    <w:rsid w:val="00D25A5B"/>
    <w:rsid w:val="00D25AC6"/>
    <w:rsid w:val="00D25C7A"/>
    <w:rsid w:val="00D25D43"/>
    <w:rsid w:val="00D25DF0"/>
    <w:rsid w:val="00D25F61"/>
    <w:rsid w:val="00D26072"/>
    <w:rsid w:val="00D26179"/>
    <w:rsid w:val="00D26182"/>
    <w:rsid w:val="00D26317"/>
    <w:rsid w:val="00D26365"/>
    <w:rsid w:val="00D2652F"/>
    <w:rsid w:val="00D2669B"/>
    <w:rsid w:val="00D26993"/>
    <w:rsid w:val="00D26A0A"/>
    <w:rsid w:val="00D26C33"/>
    <w:rsid w:val="00D26D97"/>
    <w:rsid w:val="00D26F54"/>
    <w:rsid w:val="00D26FF9"/>
    <w:rsid w:val="00D27265"/>
    <w:rsid w:val="00D2726E"/>
    <w:rsid w:val="00D272CD"/>
    <w:rsid w:val="00D27389"/>
    <w:rsid w:val="00D2743C"/>
    <w:rsid w:val="00D2746B"/>
    <w:rsid w:val="00D27634"/>
    <w:rsid w:val="00D27845"/>
    <w:rsid w:val="00D279C7"/>
    <w:rsid w:val="00D27A6E"/>
    <w:rsid w:val="00D27AFC"/>
    <w:rsid w:val="00D27B51"/>
    <w:rsid w:val="00D27C36"/>
    <w:rsid w:val="00D27CA7"/>
    <w:rsid w:val="00D27E85"/>
    <w:rsid w:val="00D27F29"/>
    <w:rsid w:val="00D27FB3"/>
    <w:rsid w:val="00D27FE2"/>
    <w:rsid w:val="00D30015"/>
    <w:rsid w:val="00D30041"/>
    <w:rsid w:val="00D30082"/>
    <w:rsid w:val="00D300EC"/>
    <w:rsid w:val="00D301B1"/>
    <w:rsid w:val="00D3049D"/>
    <w:rsid w:val="00D305B5"/>
    <w:rsid w:val="00D3083E"/>
    <w:rsid w:val="00D309D8"/>
    <w:rsid w:val="00D30A85"/>
    <w:rsid w:val="00D30A8F"/>
    <w:rsid w:val="00D30BB9"/>
    <w:rsid w:val="00D30C63"/>
    <w:rsid w:val="00D30DF3"/>
    <w:rsid w:val="00D30ECE"/>
    <w:rsid w:val="00D30FAA"/>
    <w:rsid w:val="00D30FFA"/>
    <w:rsid w:val="00D310AE"/>
    <w:rsid w:val="00D3119C"/>
    <w:rsid w:val="00D3160F"/>
    <w:rsid w:val="00D31650"/>
    <w:rsid w:val="00D31731"/>
    <w:rsid w:val="00D3183B"/>
    <w:rsid w:val="00D31910"/>
    <w:rsid w:val="00D3196E"/>
    <w:rsid w:val="00D31A82"/>
    <w:rsid w:val="00D31A86"/>
    <w:rsid w:val="00D31BAD"/>
    <w:rsid w:val="00D31C77"/>
    <w:rsid w:val="00D31DCA"/>
    <w:rsid w:val="00D31DF9"/>
    <w:rsid w:val="00D321C1"/>
    <w:rsid w:val="00D324AC"/>
    <w:rsid w:val="00D32663"/>
    <w:rsid w:val="00D327C1"/>
    <w:rsid w:val="00D32B99"/>
    <w:rsid w:val="00D32B9A"/>
    <w:rsid w:val="00D32DBF"/>
    <w:rsid w:val="00D32F46"/>
    <w:rsid w:val="00D330E9"/>
    <w:rsid w:val="00D331B9"/>
    <w:rsid w:val="00D33242"/>
    <w:rsid w:val="00D333C6"/>
    <w:rsid w:val="00D333E4"/>
    <w:rsid w:val="00D335E3"/>
    <w:rsid w:val="00D33642"/>
    <w:rsid w:val="00D3366B"/>
    <w:rsid w:val="00D337AC"/>
    <w:rsid w:val="00D339EE"/>
    <w:rsid w:val="00D33A4D"/>
    <w:rsid w:val="00D33B4B"/>
    <w:rsid w:val="00D33BC5"/>
    <w:rsid w:val="00D33BEB"/>
    <w:rsid w:val="00D33CBC"/>
    <w:rsid w:val="00D33EB5"/>
    <w:rsid w:val="00D34432"/>
    <w:rsid w:val="00D34445"/>
    <w:rsid w:val="00D34533"/>
    <w:rsid w:val="00D34546"/>
    <w:rsid w:val="00D3455A"/>
    <w:rsid w:val="00D347F1"/>
    <w:rsid w:val="00D3498A"/>
    <w:rsid w:val="00D34AAB"/>
    <w:rsid w:val="00D34D35"/>
    <w:rsid w:val="00D34DC0"/>
    <w:rsid w:val="00D34DCC"/>
    <w:rsid w:val="00D34FB8"/>
    <w:rsid w:val="00D35013"/>
    <w:rsid w:val="00D35232"/>
    <w:rsid w:val="00D35268"/>
    <w:rsid w:val="00D3535E"/>
    <w:rsid w:val="00D354A3"/>
    <w:rsid w:val="00D3552B"/>
    <w:rsid w:val="00D355FE"/>
    <w:rsid w:val="00D355FF"/>
    <w:rsid w:val="00D35761"/>
    <w:rsid w:val="00D357CA"/>
    <w:rsid w:val="00D358AA"/>
    <w:rsid w:val="00D35902"/>
    <w:rsid w:val="00D359F0"/>
    <w:rsid w:val="00D359F1"/>
    <w:rsid w:val="00D35AB3"/>
    <w:rsid w:val="00D35B3C"/>
    <w:rsid w:val="00D35BA9"/>
    <w:rsid w:val="00D35C43"/>
    <w:rsid w:val="00D35D2C"/>
    <w:rsid w:val="00D35FCA"/>
    <w:rsid w:val="00D35FF3"/>
    <w:rsid w:val="00D36008"/>
    <w:rsid w:val="00D360F8"/>
    <w:rsid w:val="00D36184"/>
    <w:rsid w:val="00D3622E"/>
    <w:rsid w:val="00D36354"/>
    <w:rsid w:val="00D363AC"/>
    <w:rsid w:val="00D363EF"/>
    <w:rsid w:val="00D36762"/>
    <w:rsid w:val="00D3693B"/>
    <w:rsid w:val="00D36B30"/>
    <w:rsid w:val="00D36B58"/>
    <w:rsid w:val="00D36C1D"/>
    <w:rsid w:val="00D36C4B"/>
    <w:rsid w:val="00D36C76"/>
    <w:rsid w:val="00D36C9F"/>
    <w:rsid w:val="00D36CF4"/>
    <w:rsid w:val="00D36D5D"/>
    <w:rsid w:val="00D36D5E"/>
    <w:rsid w:val="00D36F4A"/>
    <w:rsid w:val="00D36FBE"/>
    <w:rsid w:val="00D36FDE"/>
    <w:rsid w:val="00D370C8"/>
    <w:rsid w:val="00D372AB"/>
    <w:rsid w:val="00D372AD"/>
    <w:rsid w:val="00D37358"/>
    <w:rsid w:val="00D374A1"/>
    <w:rsid w:val="00D37711"/>
    <w:rsid w:val="00D3773F"/>
    <w:rsid w:val="00D377C0"/>
    <w:rsid w:val="00D379BD"/>
    <w:rsid w:val="00D37A5A"/>
    <w:rsid w:val="00D37E99"/>
    <w:rsid w:val="00D37EBD"/>
    <w:rsid w:val="00D37EF5"/>
    <w:rsid w:val="00D37F4D"/>
    <w:rsid w:val="00D37F69"/>
    <w:rsid w:val="00D400C1"/>
    <w:rsid w:val="00D402A0"/>
    <w:rsid w:val="00D40313"/>
    <w:rsid w:val="00D4036D"/>
    <w:rsid w:val="00D404B3"/>
    <w:rsid w:val="00D406B6"/>
    <w:rsid w:val="00D407A8"/>
    <w:rsid w:val="00D40846"/>
    <w:rsid w:val="00D40971"/>
    <w:rsid w:val="00D40AA0"/>
    <w:rsid w:val="00D40AAF"/>
    <w:rsid w:val="00D40CD5"/>
    <w:rsid w:val="00D40CD8"/>
    <w:rsid w:val="00D40EC0"/>
    <w:rsid w:val="00D40EEC"/>
    <w:rsid w:val="00D41216"/>
    <w:rsid w:val="00D4124A"/>
    <w:rsid w:val="00D412C0"/>
    <w:rsid w:val="00D413A7"/>
    <w:rsid w:val="00D4143B"/>
    <w:rsid w:val="00D41467"/>
    <w:rsid w:val="00D415FB"/>
    <w:rsid w:val="00D416FC"/>
    <w:rsid w:val="00D4170B"/>
    <w:rsid w:val="00D41880"/>
    <w:rsid w:val="00D41959"/>
    <w:rsid w:val="00D41B05"/>
    <w:rsid w:val="00D41CB5"/>
    <w:rsid w:val="00D41E48"/>
    <w:rsid w:val="00D4225F"/>
    <w:rsid w:val="00D422C6"/>
    <w:rsid w:val="00D423D1"/>
    <w:rsid w:val="00D4253C"/>
    <w:rsid w:val="00D42716"/>
    <w:rsid w:val="00D4279C"/>
    <w:rsid w:val="00D428C9"/>
    <w:rsid w:val="00D4292A"/>
    <w:rsid w:val="00D429DA"/>
    <w:rsid w:val="00D42A51"/>
    <w:rsid w:val="00D42A9E"/>
    <w:rsid w:val="00D42ACB"/>
    <w:rsid w:val="00D42B87"/>
    <w:rsid w:val="00D42DB3"/>
    <w:rsid w:val="00D42E68"/>
    <w:rsid w:val="00D42F94"/>
    <w:rsid w:val="00D43003"/>
    <w:rsid w:val="00D43006"/>
    <w:rsid w:val="00D43051"/>
    <w:rsid w:val="00D43163"/>
    <w:rsid w:val="00D432AE"/>
    <w:rsid w:val="00D43312"/>
    <w:rsid w:val="00D43403"/>
    <w:rsid w:val="00D4343B"/>
    <w:rsid w:val="00D43504"/>
    <w:rsid w:val="00D4366A"/>
    <w:rsid w:val="00D43A0C"/>
    <w:rsid w:val="00D43C16"/>
    <w:rsid w:val="00D43D4A"/>
    <w:rsid w:val="00D43F0C"/>
    <w:rsid w:val="00D43F10"/>
    <w:rsid w:val="00D43F3E"/>
    <w:rsid w:val="00D43F47"/>
    <w:rsid w:val="00D43F59"/>
    <w:rsid w:val="00D44030"/>
    <w:rsid w:val="00D44190"/>
    <w:rsid w:val="00D441D7"/>
    <w:rsid w:val="00D441F3"/>
    <w:rsid w:val="00D441FA"/>
    <w:rsid w:val="00D44351"/>
    <w:rsid w:val="00D4439F"/>
    <w:rsid w:val="00D443FE"/>
    <w:rsid w:val="00D44518"/>
    <w:rsid w:val="00D445F3"/>
    <w:rsid w:val="00D445F5"/>
    <w:rsid w:val="00D44779"/>
    <w:rsid w:val="00D447BA"/>
    <w:rsid w:val="00D4482D"/>
    <w:rsid w:val="00D44957"/>
    <w:rsid w:val="00D44AE7"/>
    <w:rsid w:val="00D44AEF"/>
    <w:rsid w:val="00D44BC6"/>
    <w:rsid w:val="00D44BEF"/>
    <w:rsid w:val="00D44ED5"/>
    <w:rsid w:val="00D45038"/>
    <w:rsid w:val="00D450F8"/>
    <w:rsid w:val="00D4536B"/>
    <w:rsid w:val="00D4537E"/>
    <w:rsid w:val="00D45557"/>
    <w:rsid w:val="00D455EC"/>
    <w:rsid w:val="00D4571C"/>
    <w:rsid w:val="00D4584E"/>
    <w:rsid w:val="00D45A5D"/>
    <w:rsid w:val="00D45B78"/>
    <w:rsid w:val="00D45BA2"/>
    <w:rsid w:val="00D45CA8"/>
    <w:rsid w:val="00D45D79"/>
    <w:rsid w:val="00D45D7D"/>
    <w:rsid w:val="00D45D90"/>
    <w:rsid w:val="00D45E21"/>
    <w:rsid w:val="00D45ECA"/>
    <w:rsid w:val="00D45FDB"/>
    <w:rsid w:val="00D46104"/>
    <w:rsid w:val="00D46249"/>
    <w:rsid w:val="00D4637D"/>
    <w:rsid w:val="00D46380"/>
    <w:rsid w:val="00D463B2"/>
    <w:rsid w:val="00D46452"/>
    <w:rsid w:val="00D46504"/>
    <w:rsid w:val="00D46553"/>
    <w:rsid w:val="00D4667B"/>
    <w:rsid w:val="00D4693C"/>
    <w:rsid w:val="00D46B6E"/>
    <w:rsid w:val="00D46BAE"/>
    <w:rsid w:val="00D46C3F"/>
    <w:rsid w:val="00D46E18"/>
    <w:rsid w:val="00D46F6F"/>
    <w:rsid w:val="00D46FC6"/>
    <w:rsid w:val="00D4700A"/>
    <w:rsid w:val="00D472B9"/>
    <w:rsid w:val="00D47361"/>
    <w:rsid w:val="00D47560"/>
    <w:rsid w:val="00D47657"/>
    <w:rsid w:val="00D477DB"/>
    <w:rsid w:val="00D47817"/>
    <w:rsid w:val="00D47868"/>
    <w:rsid w:val="00D47AE3"/>
    <w:rsid w:val="00D47B40"/>
    <w:rsid w:val="00D47C07"/>
    <w:rsid w:val="00D47CE0"/>
    <w:rsid w:val="00D47D33"/>
    <w:rsid w:val="00D47EB9"/>
    <w:rsid w:val="00D500AA"/>
    <w:rsid w:val="00D500DC"/>
    <w:rsid w:val="00D50113"/>
    <w:rsid w:val="00D50177"/>
    <w:rsid w:val="00D5029C"/>
    <w:rsid w:val="00D50398"/>
    <w:rsid w:val="00D504F5"/>
    <w:rsid w:val="00D5051E"/>
    <w:rsid w:val="00D5084C"/>
    <w:rsid w:val="00D50957"/>
    <w:rsid w:val="00D50A0E"/>
    <w:rsid w:val="00D50A1E"/>
    <w:rsid w:val="00D50B19"/>
    <w:rsid w:val="00D50BDB"/>
    <w:rsid w:val="00D50BE3"/>
    <w:rsid w:val="00D50D9F"/>
    <w:rsid w:val="00D50F40"/>
    <w:rsid w:val="00D51041"/>
    <w:rsid w:val="00D510BA"/>
    <w:rsid w:val="00D510C4"/>
    <w:rsid w:val="00D5110E"/>
    <w:rsid w:val="00D5117D"/>
    <w:rsid w:val="00D51317"/>
    <w:rsid w:val="00D51411"/>
    <w:rsid w:val="00D515AD"/>
    <w:rsid w:val="00D515E5"/>
    <w:rsid w:val="00D5162F"/>
    <w:rsid w:val="00D51639"/>
    <w:rsid w:val="00D518C0"/>
    <w:rsid w:val="00D51925"/>
    <w:rsid w:val="00D5196E"/>
    <w:rsid w:val="00D519F7"/>
    <w:rsid w:val="00D51BC6"/>
    <w:rsid w:val="00D51C83"/>
    <w:rsid w:val="00D51CBA"/>
    <w:rsid w:val="00D51D58"/>
    <w:rsid w:val="00D51D8D"/>
    <w:rsid w:val="00D51F65"/>
    <w:rsid w:val="00D5217F"/>
    <w:rsid w:val="00D522A1"/>
    <w:rsid w:val="00D523B8"/>
    <w:rsid w:val="00D5244B"/>
    <w:rsid w:val="00D5244D"/>
    <w:rsid w:val="00D5246A"/>
    <w:rsid w:val="00D524A2"/>
    <w:rsid w:val="00D525A8"/>
    <w:rsid w:val="00D525FA"/>
    <w:rsid w:val="00D528E7"/>
    <w:rsid w:val="00D5298E"/>
    <w:rsid w:val="00D529AC"/>
    <w:rsid w:val="00D529F9"/>
    <w:rsid w:val="00D52A7A"/>
    <w:rsid w:val="00D52C2E"/>
    <w:rsid w:val="00D52C84"/>
    <w:rsid w:val="00D52C8C"/>
    <w:rsid w:val="00D52CE8"/>
    <w:rsid w:val="00D52F08"/>
    <w:rsid w:val="00D52FEB"/>
    <w:rsid w:val="00D5304D"/>
    <w:rsid w:val="00D5305D"/>
    <w:rsid w:val="00D53178"/>
    <w:rsid w:val="00D53183"/>
    <w:rsid w:val="00D53365"/>
    <w:rsid w:val="00D534E3"/>
    <w:rsid w:val="00D5353C"/>
    <w:rsid w:val="00D53588"/>
    <w:rsid w:val="00D535D7"/>
    <w:rsid w:val="00D53760"/>
    <w:rsid w:val="00D53B6C"/>
    <w:rsid w:val="00D53C5C"/>
    <w:rsid w:val="00D53D48"/>
    <w:rsid w:val="00D53DD6"/>
    <w:rsid w:val="00D53F77"/>
    <w:rsid w:val="00D54216"/>
    <w:rsid w:val="00D54375"/>
    <w:rsid w:val="00D5445A"/>
    <w:rsid w:val="00D5448B"/>
    <w:rsid w:val="00D546C0"/>
    <w:rsid w:val="00D54969"/>
    <w:rsid w:val="00D54A0D"/>
    <w:rsid w:val="00D54A7D"/>
    <w:rsid w:val="00D54B1C"/>
    <w:rsid w:val="00D54B6B"/>
    <w:rsid w:val="00D54C1C"/>
    <w:rsid w:val="00D54C64"/>
    <w:rsid w:val="00D54CF5"/>
    <w:rsid w:val="00D5507C"/>
    <w:rsid w:val="00D550BA"/>
    <w:rsid w:val="00D55160"/>
    <w:rsid w:val="00D55253"/>
    <w:rsid w:val="00D5533F"/>
    <w:rsid w:val="00D553B7"/>
    <w:rsid w:val="00D55458"/>
    <w:rsid w:val="00D554D9"/>
    <w:rsid w:val="00D5553F"/>
    <w:rsid w:val="00D5554F"/>
    <w:rsid w:val="00D5565C"/>
    <w:rsid w:val="00D5574D"/>
    <w:rsid w:val="00D55931"/>
    <w:rsid w:val="00D55B35"/>
    <w:rsid w:val="00D55BD6"/>
    <w:rsid w:val="00D55C14"/>
    <w:rsid w:val="00D55C32"/>
    <w:rsid w:val="00D55C75"/>
    <w:rsid w:val="00D55CC6"/>
    <w:rsid w:val="00D55EAA"/>
    <w:rsid w:val="00D55F7B"/>
    <w:rsid w:val="00D5602A"/>
    <w:rsid w:val="00D56072"/>
    <w:rsid w:val="00D5614A"/>
    <w:rsid w:val="00D56222"/>
    <w:rsid w:val="00D56274"/>
    <w:rsid w:val="00D56424"/>
    <w:rsid w:val="00D56431"/>
    <w:rsid w:val="00D56577"/>
    <w:rsid w:val="00D56642"/>
    <w:rsid w:val="00D5666B"/>
    <w:rsid w:val="00D56758"/>
    <w:rsid w:val="00D569D4"/>
    <w:rsid w:val="00D56A75"/>
    <w:rsid w:val="00D56ED1"/>
    <w:rsid w:val="00D57154"/>
    <w:rsid w:val="00D572C7"/>
    <w:rsid w:val="00D57324"/>
    <w:rsid w:val="00D57351"/>
    <w:rsid w:val="00D573E1"/>
    <w:rsid w:val="00D575A2"/>
    <w:rsid w:val="00D57697"/>
    <w:rsid w:val="00D57841"/>
    <w:rsid w:val="00D57C66"/>
    <w:rsid w:val="00D57CE7"/>
    <w:rsid w:val="00D57D00"/>
    <w:rsid w:val="00D57E96"/>
    <w:rsid w:val="00D58825"/>
    <w:rsid w:val="00D59E4C"/>
    <w:rsid w:val="00D6005D"/>
    <w:rsid w:val="00D60071"/>
    <w:rsid w:val="00D60151"/>
    <w:rsid w:val="00D6065C"/>
    <w:rsid w:val="00D60693"/>
    <w:rsid w:val="00D606DE"/>
    <w:rsid w:val="00D60700"/>
    <w:rsid w:val="00D60727"/>
    <w:rsid w:val="00D60772"/>
    <w:rsid w:val="00D607D6"/>
    <w:rsid w:val="00D607F0"/>
    <w:rsid w:val="00D60905"/>
    <w:rsid w:val="00D60966"/>
    <w:rsid w:val="00D60A15"/>
    <w:rsid w:val="00D60A3B"/>
    <w:rsid w:val="00D60A6B"/>
    <w:rsid w:val="00D60AC9"/>
    <w:rsid w:val="00D60AD2"/>
    <w:rsid w:val="00D60B78"/>
    <w:rsid w:val="00D60B7F"/>
    <w:rsid w:val="00D60DC1"/>
    <w:rsid w:val="00D60E00"/>
    <w:rsid w:val="00D60F7F"/>
    <w:rsid w:val="00D60FEE"/>
    <w:rsid w:val="00D6121E"/>
    <w:rsid w:val="00D6140E"/>
    <w:rsid w:val="00D615A0"/>
    <w:rsid w:val="00D615CA"/>
    <w:rsid w:val="00D615D6"/>
    <w:rsid w:val="00D61761"/>
    <w:rsid w:val="00D61894"/>
    <w:rsid w:val="00D619C6"/>
    <w:rsid w:val="00D619DF"/>
    <w:rsid w:val="00D61A8C"/>
    <w:rsid w:val="00D61AE2"/>
    <w:rsid w:val="00D61B59"/>
    <w:rsid w:val="00D61B5C"/>
    <w:rsid w:val="00D61C5D"/>
    <w:rsid w:val="00D61D10"/>
    <w:rsid w:val="00D61F4B"/>
    <w:rsid w:val="00D62053"/>
    <w:rsid w:val="00D620D9"/>
    <w:rsid w:val="00D621E5"/>
    <w:rsid w:val="00D62254"/>
    <w:rsid w:val="00D622E1"/>
    <w:rsid w:val="00D623E1"/>
    <w:rsid w:val="00D623F0"/>
    <w:rsid w:val="00D62434"/>
    <w:rsid w:val="00D62488"/>
    <w:rsid w:val="00D624C9"/>
    <w:rsid w:val="00D62570"/>
    <w:rsid w:val="00D626B8"/>
    <w:rsid w:val="00D6282E"/>
    <w:rsid w:val="00D62846"/>
    <w:rsid w:val="00D62872"/>
    <w:rsid w:val="00D628C3"/>
    <w:rsid w:val="00D6295E"/>
    <w:rsid w:val="00D62A67"/>
    <w:rsid w:val="00D62AFD"/>
    <w:rsid w:val="00D62E88"/>
    <w:rsid w:val="00D62EE3"/>
    <w:rsid w:val="00D62F11"/>
    <w:rsid w:val="00D62FE5"/>
    <w:rsid w:val="00D630AC"/>
    <w:rsid w:val="00D630F1"/>
    <w:rsid w:val="00D6311B"/>
    <w:rsid w:val="00D632F5"/>
    <w:rsid w:val="00D63492"/>
    <w:rsid w:val="00D6355D"/>
    <w:rsid w:val="00D6356B"/>
    <w:rsid w:val="00D635C0"/>
    <w:rsid w:val="00D635C9"/>
    <w:rsid w:val="00D636B0"/>
    <w:rsid w:val="00D63733"/>
    <w:rsid w:val="00D637B8"/>
    <w:rsid w:val="00D63904"/>
    <w:rsid w:val="00D639AF"/>
    <w:rsid w:val="00D639BB"/>
    <w:rsid w:val="00D63B67"/>
    <w:rsid w:val="00D63D36"/>
    <w:rsid w:val="00D63E95"/>
    <w:rsid w:val="00D63E97"/>
    <w:rsid w:val="00D63EB1"/>
    <w:rsid w:val="00D63EB9"/>
    <w:rsid w:val="00D63F96"/>
    <w:rsid w:val="00D64172"/>
    <w:rsid w:val="00D641AA"/>
    <w:rsid w:val="00D641BD"/>
    <w:rsid w:val="00D64210"/>
    <w:rsid w:val="00D6427B"/>
    <w:rsid w:val="00D644DF"/>
    <w:rsid w:val="00D64623"/>
    <w:rsid w:val="00D64640"/>
    <w:rsid w:val="00D64663"/>
    <w:rsid w:val="00D646CA"/>
    <w:rsid w:val="00D646DC"/>
    <w:rsid w:val="00D6470D"/>
    <w:rsid w:val="00D64766"/>
    <w:rsid w:val="00D6476A"/>
    <w:rsid w:val="00D6485D"/>
    <w:rsid w:val="00D64907"/>
    <w:rsid w:val="00D6490C"/>
    <w:rsid w:val="00D6494B"/>
    <w:rsid w:val="00D64A0B"/>
    <w:rsid w:val="00D64B31"/>
    <w:rsid w:val="00D64E3C"/>
    <w:rsid w:val="00D64F0C"/>
    <w:rsid w:val="00D64FDB"/>
    <w:rsid w:val="00D64FEB"/>
    <w:rsid w:val="00D650AD"/>
    <w:rsid w:val="00D650D9"/>
    <w:rsid w:val="00D652E2"/>
    <w:rsid w:val="00D65341"/>
    <w:rsid w:val="00D65446"/>
    <w:rsid w:val="00D65513"/>
    <w:rsid w:val="00D655E8"/>
    <w:rsid w:val="00D65757"/>
    <w:rsid w:val="00D657DF"/>
    <w:rsid w:val="00D65A09"/>
    <w:rsid w:val="00D65A45"/>
    <w:rsid w:val="00D65BCA"/>
    <w:rsid w:val="00D65C15"/>
    <w:rsid w:val="00D65F66"/>
    <w:rsid w:val="00D6605F"/>
    <w:rsid w:val="00D660DB"/>
    <w:rsid w:val="00D6610F"/>
    <w:rsid w:val="00D66139"/>
    <w:rsid w:val="00D66260"/>
    <w:rsid w:val="00D662A8"/>
    <w:rsid w:val="00D662FE"/>
    <w:rsid w:val="00D6638B"/>
    <w:rsid w:val="00D66392"/>
    <w:rsid w:val="00D665E6"/>
    <w:rsid w:val="00D6669C"/>
    <w:rsid w:val="00D6671F"/>
    <w:rsid w:val="00D6687D"/>
    <w:rsid w:val="00D66A4D"/>
    <w:rsid w:val="00D66B50"/>
    <w:rsid w:val="00D66B91"/>
    <w:rsid w:val="00D66CDE"/>
    <w:rsid w:val="00D66DED"/>
    <w:rsid w:val="00D66F16"/>
    <w:rsid w:val="00D66F76"/>
    <w:rsid w:val="00D670DE"/>
    <w:rsid w:val="00D67136"/>
    <w:rsid w:val="00D671B1"/>
    <w:rsid w:val="00D6721E"/>
    <w:rsid w:val="00D67301"/>
    <w:rsid w:val="00D67303"/>
    <w:rsid w:val="00D674BB"/>
    <w:rsid w:val="00D67592"/>
    <w:rsid w:val="00D67643"/>
    <w:rsid w:val="00D676BD"/>
    <w:rsid w:val="00D676E5"/>
    <w:rsid w:val="00D67793"/>
    <w:rsid w:val="00D67808"/>
    <w:rsid w:val="00D679B6"/>
    <w:rsid w:val="00D67A14"/>
    <w:rsid w:val="00D67A72"/>
    <w:rsid w:val="00D67AF3"/>
    <w:rsid w:val="00D67BE2"/>
    <w:rsid w:val="00D67C24"/>
    <w:rsid w:val="00D67D52"/>
    <w:rsid w:val="00D67E34"/>
    <w:rsid w:val="00D67EE1"/>
    <w:rsid w:val="00D67F9F"/>
    <w:rsid w:val="00D67FAA"/>
    <w:rsid w:val="00D70055"/>
    <w:rsid w:val="00D701B4"/>
    <w:rsid w:val="00D702AB"/>
    <w:rsid w:val="00D703FC"/>
    <w:rsid w:val="00D70429"/>
    <w:rsid w:val="00D704DB"/>
    <w:rsid w:val="00D705C6"/>
    <w:rsid w:val="00D70A00"/>
    <w:rsid w:val="00D70A42"/>
    <w:rsid w:val="00D70A52"/>
    <w:rsid w:val="00D70A95"/>
    <w:rsid w:val="00D70ABB"/>
    <w:rsid w:val="00D70B1A"/>
    <w:rsid w:val="00D70B2E"/>
    <w:rsid w:val="00D70CBE"/>
    <w:rsid w:val="00D70D01"/>
    <w:rsid w:val="00D70E05"/>
    <w:rsid w:val="00D70EE1"/>
    <w:rsid w:val="00D70F53"/>
    <w:rsid w:val="00D70FEA"/>
    <w:rsid w:val="00D711C2"/>
    <w:rsid w:val="00D712DA"/>
    <w:rsid w:val="00D71358"/>
    <w:rsid w:val="00D714E6"/>
    <w:rsid w:val="00D7163D"/>
    <w:rsid w:val="00D71882"/>
    <w:rsid w:val="00D71898"/>
    <w:rsid w:val="00D71B90"/>
    <w:rsid w:val="00D71C75"/>
    <w:rsid w:val="00D71D4F"/>
    <w:rsid w:val="00D71D9A"/>
    <w:rsid w:val="00D71E3A"/>
    <w:rsid w:val="00D71E97"/>
    <w:rsid w:val="00D71EA6"/>
    <w:rsid w:val="00D720CD"/>
    <w:rsid w:val="00D7238C"/>
    <w:rsid w:val="00D723A7"/>
    <w:rsid w:val="00D72543"/>
    <w:rsid w:val="00D728A1"/>
    <w:rsid w:val="00D72AFF"/>
    <w:rsid w:val="00D72B0A"/>
    <w:rsid w:val="00D72CD8"/>
    <w:rsid w:val="00D72F86"/>
    <w:rsid w:val="00D730AE"/>
    <w:rsid w:val="00D730D6"/>
    <w:rsid w:val="00D73141"/>
    <w:rsid w:val="00D73247"/>
    <w:rsid w:val="00D735CB"/>
    <w:rsid w:val="00D735DA"/>
    <w:rsid w:val="00D736BF"/>
    <w:rsid w:val="00D7387C"/>
    <w:rsid w:val="00D738D8"/>
    <w:rsid w:val="00D739E7"/>
    <w:rsid w:val="00D73A8E"/>
    <w:rsid w:val="00D73B85"/>
    <w:rsid w:val="00D73D8D"/>
    <w:rsid w:val="00D73F29"/>
    <w:rsid w:val="00D74013"/>
    <w:rsid w:val="00D741ED"/>
    <w:rsid w:val="00D743CE"/>
    <w:rsid w:val="00D74449"/>
    <w:rsid w:val="00D74600"/>
    <w:rsid w:val="00D74735"/>
    <w:rsid w:val="00D749FE"/>
    <w:rsid w:val="00D74AEE"/>
    <w:rsid w:val="00D752D3"/>
    <w:rsid w:val="00D7531F"/>
    <w:rsid w:val="00D7548A"/>
    <w:rsid w:val="00D754CA"/>
    <w:rsid w:val="00D755D9"/>
    <w:rsid w:val="00D75756"/>
    <w:rsid w:val="00D7579C"/>
    <w:rsid w:val="00D75874"/>
    <w:rsid w:val="00D759A8"/>
    <w:rsid w:val="00D75A36"/>
    <w:rsid w:val="00D75ADE"/>
    <w:rsid w:val="00D75B3E"/>
    <w:rsid w:val="00D75C63"/>
    <w:rsid w:val="00D75CCB"/>
    <w:rsid w:val="00D75D47"/>
    <w:rsid w:val="00D75DA6"/>
    <w:rsid w:val="00D75DED"/>
    <w:rsid w:val="00D7603B"/>
    <w:rsid w:val="00D761A9"/>
    <w:rsid w:val="00D761BD"/>
    <w:rsid w:val="00D7626A"/>
    <w:rsid w:val="00D7631C"/>
    <w:rsid w:val="00D763D0"/>
    <w:rsid w:val="00D76452"/>
    <w:rsid w:val="00D764CC"/>
    <w:rsid w:val="00D764D7"/>
    <w:rsid w:val="00D7652B"/>
    <w:rsid w:val="00D76581"/>
    <w:rsid w:val="00D76791"/>
    <w:rsid w:val="00D76889"/>
    <w:rsid w:val="00D768CF"/>
    <w:rsid w:val="00D7694E"/>
    <w:rsid w:val="00D7694F"/>
    <w:rsid w:val="00D769E1"/>
    <w:rsid w:val="00D76C69"/>
    <w:rsid w:val="00D76EB2"/>
    <w:rsid w:val="00D76ED5"/>
    <w:rsid w:val="00D76F00"/>
    <w:rsid w:val="00D76FD0"/>
    <w:rsid w:val="00D770E8"/>
    <w:rsid w:val="00D77246"/>
    <w:rsid w:val="00D77485"/>
    <w:rsid w:val="00D77722"/>
    <w:rsid w:val="00D77723"/>
    <w:rsid w:val="00D777C5"/>
    <w:rsid w:val="00D777D2"/>
    <w:rsid w:val="00D778C7"/>
    <w:rsid w:val="00D77D73"/>
    <w:rsid w:val="00D77DA0"/>
    <w:rsid w:val="00D77DCB"/>
    <w:rsid w:val="00D77E1A"/>
    <w:rsid w:val="00D77E3A"/>
    <w:rsid w:val="00D77F01"/>
    <w:rsid w:val="00D80094"/>
    <w:rsid w:val="00D800AF"/>
    <w:rsid w:val="00D802AD"/>
    <w:rsid w:val="00D802D9"/>
    <w:rsid w:val="00D80350"/>
    <w:rsid w:val="00D80434"/>
    <w:rsid w:val="00D804A5"/>
    <w:rsid w:val="00D804F0"/>
    <w:rsid w:val="00D8058A"/>
    <w:rsid w:val="00D8062C"/>
    <w:rsid w:val="00D80735"/>
    <w:rsid w:val="00D809B7"/>
    <w:rsid w:val="00D80A05"/>
    <w:rsid w:val="00D80AB8"/>
    <w:rsid w:val="00D80AF2"/>
    <w:rsid w:val="00D8116C"/>
    <w:rsid w:val="00D81292"/>
    <w:rsid w:val="00D81312"/>
    <w:rsid w:val="00D813AF"/>
    <w:rsid w:val="00D8162A"/>
    <w:rsid w:val="00D81659"/>
    <w:rsid w:val="00D8172A"/>
    <w:rsid w:val="00D81863"/>
    <w:rsid w:val="00D818C7"/>
    <w:rsid w:val="00D819A9"/>
    <w:rsid w:val="00D81BE6"/>
    <w:rsid w:val="00D81C64"/>
    <w:rsid w:val="00D81CFF"/>
    <w:rsid w:val="00D81DD8"/>
    <w:rsid w:val="00D81F40"/>
    <w:rsid w:val="00D82024"/>
    <w:rsid w:val="00D82032"/>
    <w:rsid w:val="00D820AE"/>
    <w:rsid w:val="00D82121"/>
    <w:rsid w:val="00D822BE"/>
    <w:rsid w:val="00D8251B"/>
    <w:rsid w:val="00D8270B"/>
    <w:rsid w:val="00D827A0"/>
    <w:rsid w:val="00D827E0"/>
    <w:rsid w:val="00D82996"/>
    <w:rsid w:val="00D829EB"/>
    <w:rsid w:val="00D82B43"/>
    <w:rsid w:val="00D82B96"/>
    <w:rsid w:val="00D82C9E"/>
    <w:rsid w:val="00D82D53"/>
    <w:rsid w:val="00D82D5C"/>
    <w:rsid w:val="00D83034"/>
    <w:rsid w:val="00D8305E"/>
    <w:rsid w:val="00D830F4"/>
    <w:rsid w:val="00D831F2"/>
    <w:rsid w:val="00D83282"/>
    <w:rsid w:val="00D832EC"/>
    <w:rsid w:val="00D83368"/>
    <w:rsid w:val="00D833CF"/>
    <w:rsid w:val="00D833F9"/>
    <w:rsid w:val="00D8345F"/>
    <w:rsid w:val="00D834B7"/>
    <w:rsid w:val="00D83571"/>
    <w:rsid w:val="00D836C7"/>
    <w:rsid w:val="00D8384B"/>
    <w:rsid w:val="00D838A0"/>
    <w:rsid w:val="00D8390B"/>
    <w:rsid w:val="00D8399A"/>
    <w:rsid w:val="00D83AD0"/>
    <w:rsid w:val="00D83BCD"/>
    <w:rsid w:val="00D83D2B"/>
    <w:rsid w:val="00D83DBB"/>
    <w:rsid w:val="00D83DD9"/>
    <w:rsid w:val="00D83F3C"/>
    <w:rsid w:val="00D83F8D"/>
    <w:rsid w:val="00D84020"/>
    <w:rsid w:val="00D840B5"/>
    <w:rsid w:val="00D8418F"/>
    <w:rsid w:val="00D84263"/>
    <w:rsid w:val="00D84299"/>
    <w:rsid w:val="00D8456D"/>
    <w:rsid w:val="00D8458F"/>
    <w:rsid w:val="00D84653"/>
    <w:rsid w:val="00D84765"/>
    <w:rsid w:val="00D84A2D"/>
    <w:rsid w:val="00D84A89"/>
    <w:rsid w:val="00D84C8B"/>
    <w:rsid w:val="00D84CD4"/>
    <w:rsid w:val="00D84D22"/>
    <w:rsid w:val="00D84E32"/>
    <w:rsid w:val="00D853E1"/>
    <w:rsid w:val="00D85408"/>
    <w:rsid w:val="00D85465"/>
    <w:rsid w:val="00D856B1"/>
    <w:rsid w:val="00D8574D"/>
    <w:rsid w:val="00D858F7"/>
    <w:rsid w:val="00D85A90"/>
    <w:rsid w:val="00D85CE4"/>
    <w:rsid w:val="00D85CEF"/>
    <w:rsid w:val="00D85D85"/>
    <w:rsid w:val="00D85F64"/>
    <w:rsid w:val="00D86049"/>
    <w:rsid w:val="00D860D5"/>
    <w:rsid w:val="00D861E5"/>
    <w:rsid w:val="00D86232"/>
    <w:rsid w:val="00D86303"/>
    <w:rsid w:val="00D86520"/>
    <w:rsid w:val="00D86694"/>
    <w:rsid w:val="00D8690C"/>
    <w:rsid w:val="00D869B4"/>
    <w:rsid w:val="00D86AC1"/>
    <w:rsid w:val="00D86B80"/>
    <w:rsid w:val="00D86B8C"/>
    <w:rsid w:val="00D86D12"/>
    <w:rsid w:val="00D86EEE"/>
    <w:rsid w:val="00D8702F"/>
    <w:rsid w:val="00D87057"/>
    <w:rsid w:val="00D870C0"/>
    <w:rsid w:val="00D87200"/>
    <w:rsid w:val="00D872C5"/>
    <w:rsid w:val="00D87408"/>
    <w:rsid w:val="00D87421"/>
    <w:rsid w:val="00D875F9"/>
    <w:rsid w:val="00D87649"/>
    <w:rsid w:val="00D87916"/>
    <w:rsid w:val="00D87C4C"/>
    <w:rsid w:val="00D87C53"/>
    <w:rsid w:val="00D87C5C"/>
    <w:rsid w:val="00D87E3A"/>
    <w:rsid w:val="00D87E6A"/>
    <w:rsid w:val="00D87ECE"/>
    <w:rsid w:val="00D87F52"/>
    <w:rsid w:val="00D8ACCC"/>
    <w:rsid w:val="00D8AFCF"/>
    <w:rsid w:val="00D900BE"/>
    <w:rsid w:val="00D901A1"/>
    <w:rsid w:val="00D904AA"/>
    <w:rsid w:val="00D904C2"/>
    <w:rsid w:val="00D90728"/>
    <w:rsid w:val="00D90A20"/>
    <w:rsid w:val="00D90A3A"/>
    <w:rsid w:val="00D90A8F"/>
    <w:rsid w:val="00D90AFE"/>
    <w:rsid w:val="00D90B1B"/>
    <w:rsid w:val="00D90B69"/>
    <w:rsid w:val="00D90B93"/>
    <w:rsid w:val="00D90C98"/>
    <w:rsid w:val="00D90D0A"/>
    <w:rsid w:val="00D90F05"/>
    <w:rsid w:val="00D91061"/>
    <w:rsid w:val="00D91101"/>
    <w:rsid w:val="00D912CC"/>
    <w:rsid w:val="00D912DD"/>
    <w:rsid w:val="00D917F4"/>
    <w:rsid w:val="00D91986"/>
    <w:rsid w:val="00D91A88"/>
    <w:rsid w:val="00D91BFD"/>
    <w:rsid w:val="00D91C44"/>
    <w:rsid w:val="00D91CAB"/>
    <w:rsid w:val="00D92151"/>
    <w:rsid w:val="00D9216F"/>
    <w:rsid w:val="00D922A6"/>
    <w:rsid w:val="00D92389"/>
    <w:rsid w:val="00D92545"/>
    <w:rsid w:val="00D925E0"/>
    <w:rsid w:val="00D92773"/>
    <w:rsid w:val="00D928D0"/>
    <w:rsid w:val="00D929F3"/>
    <w:rsid w:val="00D92A1B"/>
    <w:rsid w:val="00D92A7B"/>
    <w:rsid w:val="00D92B0F"/>
    <w:rsid w:val="00D92D1D"/>
    <w:rsid w:val="00D92E45"/>
    <w:rsid w:val="00D92F1B"/>
    <w:rsid w:val="00D92FC0"/>
    <w:rsid w:val="00D93033"/>
    <w:rsid w:val="00D93130"/>
    <w:rsid w:val="00D9313C"/>
    <w:rsid w:val="00D9337F"/>
    <w:rsid w:val="00D93642"/>
    <w:rsid w:val="00D93782"/>
    <w:rsid w:val="00D937C2"/>
    <w:rsid w:val="00D938AA"/>
    <w:rsid w:val="00D939A0"/>
    <w:rsid w:val="00D93BD1"/>
    <w:rsid w:val="00D93DBD"/>
    <w:rsid w:val="00D93E83"/>
    <w:rsid w:val="00D93FB4"/>
    <w:rsid w:val="00D94057"/>
    <w:rsid w:val="00D94128"/>
    <w:rsid w:val="00D94170"/>
    <w:rsid w:val="00D9427C"/>
    <w:rsid w:val="00D943FB"/>
    <w:rsid w:val="00D94661"/>
    <w:rsid w:val="00D946A6"/>
    <w:rsid w:val="00D94749"/>
    <w:rsid w:val="00D9479A"/>
    <w:rsid w:val="00D947CB"/>
    <w:rsid w:val="00D94824"/>
    <w:rsid w:val="00D9491C"/>
    <w:rsid w:val="00D94B1E"/>
    <w:rsid w:val="00D94B91"/>
    <w:rsid w:val="00D94CD6"/>
    <w:rsid w:val="00D94E06"/>
    <w:rsid w:val="00D94F13"/>
    <w:rsid w:val="00D9514B"/>
    <w:rsid w:val="00D9515D"/>
    <w:rsid w:val="00D951ED"/>
    <w:rsid w:val="00D95311"/>
    <w:rsid w:val="00D954C8"/>
    <w:rsid w:val="00D954E2"/>
    <w:rsid w:val="00D95618"/>
    <w:rsid w:val="00D957BC"/>
    <w:rsid w:val="00D9594E"/>
    <w:rsid w:val="00D9595B"/>
    <w:rsid w:val="00D95AE2"/>
    <w:rsid w:val="00D95AFE"/>
    <w:rsid w:val="00D95B39"/>
    <w:rsid w:val="00D95C07"/>
    <w:rsid w:val="00D95D3A"/>
    <w:rsid w:val="00D95D3F"/>
    <w:rsid w:val="00D95E45"/>
    <w:rsid w:val="00D95FD4"/>
    <w:rsid w:val="00D9612C"/>
    <w:rsid w:val="00D9643D"/>
    <w:rsid w:val="00D96675"/>
    <w:rsid w:val="00D9670F"/>
    <w:rsid w:val="00D9673A"/>
    <w:rsid w:val="00D967D3"/>
    <w:rsid w:val="00D9698B"/>
    <w:rsid w:val="00D96A2F"/>
    <w:rsid w:val="00D96A38"/>
    <w:rsid w:val="00D96A7A"/>
    <w:rsid w:val="00D96B4E"/>
    <w:rsid w:val="00D96CCD"/>
    <w:rsid w:val="00D96CFB"/>
    <w:rsid w:val="00D96D52"/>
    <w:rsid w:val="00D96DF6"/>
    <w:rsid w:val="00D96F56"/>
    <w:rsid w:val="00D96F5A"/>
    <w:rsid w:val="00D97030"/>
    <w:rsid w:val="00D97050"/>
    <w:rsid w:val="00D971E6"/>
    <w:rsid w:val="00D971FB"/>
    <w:rsid w:val="00D973D9"/>
    <w:rsid w:val="00D973FB"/>
    <w:rsid w:val="00D9749C"/>
    <w:rsid w:val="00D9757A"/>
    <w:rsid w:val="00D97691"/>
    <w:rsid w:val="00D9780E"/>
    <w:rsid w:val="00D9785B"/>
    <w:rsid w:val="00D978E0"/>
    <w:rsid w:val="00D97B20"/>
    <w:rsid w:val="00D97D4E"/>
    <w:rsid w:val="00D97D65"/>
    <w:rsid w:val="00D97E1D"/>
    <w:rsid w:val="00D97ED6"/>
    <w:rsid w:val="00D97F34"/>
    <w:rsid w:val="00D97FD5"/>
    <w:rsid w:val="00DA005E"/>
    <w:rsid w:val="00DA0218"/>
    <w:rsid w:val="00DA03A4"/>
    <w:rsid w:val="00DA040A"/>
    <w:rsid w:val="00DA0557"/>
    <w:rsid w:val="00DA059F"/>
    <w:rsid w:val="00DA05D4"/>
    <w:rsid w:val="00DA0764"/>
    <w:rsid w:val="00DA0900"/>
    <w:rsid w:val="00DA091B"/>
    <w:rsid w:val="00DA0A48"/>
    <w:rsid w:val="00DA0A53"/>
    <w:rsid w:val="00DA0D7D"/>
    <w:rsid w:val="00DA0F21"/>
    <w:rsid w:val="00DA10B0"/>
    <w:rsid w:val="00DA118F"/>
    <w:rsid w:val="00DA1297"/>
    <w:rsid w:val="00DA1361"/>
    <w:rsid w:val="00DA136B"/>
    <w:rsid w:val="00DA13E4"/>
    <w:rsid w:val="00DA13F4"/>
    <w:rsid w:val="00DA14D0"/>
    <w:rsid w:val="00DA1544"/>
    <w:rsid w:val="00DA1905"/>
    <w:rsid w:val="00DA1A50"/>
    <w:rsid w:val="00DA1AF1"/>
    <w:rsid w:val="00DA1B2B"/>
    <w:rsid w:val="00DA1BBA"/>
    <w:rsid w:val="00DA1F44"/>
    <w:rsid w:val="00DA1F9E"/>
    <w:rsid w:val="00DA214B"/>
    <w:rsid w:val="00DA2157"/>
    <w:rsid w:val="00DA21D4"/>
    <w:rsid w:val="00DA232F"/>
    <w:rsid w:val="00DA233A"/>
    <w:rsid w:val="00DA243D"/>
    <w:rsid w:val="00DA245F"/>
    <w:rsid w:val="00DA259B"/>
    <w:rsid w:val="00DA269C"/>
    <w:rsid w:val="00DA26D4"/>
    <w:rsid w:val="00DA2A82"/>
    <w:rsid w:val="00DA2A8A"/>
    <w:rsid w:val="00DA2CD5"/>
    <w:rsid w:val="00DA2D27"/>
    <w:rsid w:val="00DA2D7E"/>
    <w:rsid w:val="00DA2E30"/>
    <w:rsid w:val="00DA301E"/>
    <w:rsid w:val="00DA30B7"/>
    <w:rsid w:val="00DA313F"/>
    <w:rsid w:val="00DA3218"/>
    <w:rsid w:val="00DA3330"/>
    <w:rsid w:val="00DA34F5"/>
    <w:rsid w:val="00DA35E4"/>
    <w:rsid w:val="00DA3620"/>
    <w:rsid w:val="00DA3910"/>
    <w:rsid w:val="00DA399A"/>
    <w:rsid w:val="00DA39B0"/>
    <w:rsid w:val="00DA3AE6"/>
    <w:rsid w:val="00DA3AED"/>
    <w:rsid w:val="00DA3D3B"/>
    <w:rsid w:val="00DA3E7D"/>
    <w:rsid w:val="00DA4049"/>
    <w:rsid w:val="00DA4240"/>
    <w:rsid w:val="00DA459C"/>
    <w:rsid w:val="00DA4658"/>
    <w:rsid w:val="00DA46F4"/>
    <w:rsid w:val="00DA4710"/>
    <w:rsid w:val="00DA47D1"/>
    <w:rsid w:val="00DA4836"/>
    <w:rsid w:val="00DA4899"/>
    <w:rsid w:val="00DA4900"/>
    <w:rsid w:val="00DA4B11"/>
    <w:rsid w:val="00DA4B3D"/>
    <w:rsid w:val="00DA4B96"/>
    <w:rsid w:val="00DA4BC5"/>
    <w:rsid w:val="00DA4C19"/>
    <w:rsid w:val="00DA4C83"/>
    <w:rsid w:val="00DA4DB9"/>
    <w:rsid w:val="00DA4DD7"/>
    <w:rsid w:val="00DA4E4D"/>
    <w:rsid w:val="00DA5018"/>
    <w:rsid w:val="00DA50E1"/>
    <w:rsid w:val="00DA5171"/>
    <w:rsid w:val="00DA5253"/>
    <w:rsid w:val="00DA5378"/>
    <w:rsid w:val="00DA54DD"/>
    <w:rsid w:val="00DA55BF"/>
    <w:rsid w:val="00DA55DE"/>
    <w:rsid w:val="00DA56EF"/>
    <w:rsid w:val="00DA5703"/>
    <w:rsid w:val="00DA57AE"/>
    <w:rsid w:val="00DA5863"/>
    <w:rsid w:val="00DA58DA"/>
    <w:rsid w:val="00DA5939"/>
    <w:rsid w:val="00DA5999"/>
    <w:rsid w:val="00DA59B1"/>
    <w:rsid w:val="00DA59E9"/>
    <w:rsid w:val="00DA5B5C"/>
    <w:rsid w:val="00DA5B6C"/>
    <w:rsid w:val="00DA5B86"/>
    <w:rsid w:val="00DA5BC1"/>
    <w:rsid w:val="00DA5D0F"/>
    <w:rsid w:val="00DA6038"/>
    <w:rsid w:val="00DA606A"/>
    <w:rsid w:val="00DA60F1"/>
    <w:rsid w:val="00DA630D"/>
    <w:rsid w:val="00DA645A"/>
    <w:rsid w:val="00DA64BA"/>
    <w:rsid w:val="00DA662B"/>
    <w:rsid w:val="00DA6AC5"/>
    <w:rsid w:val="00DA6BB6"/>
    <w:rsid w:val="00DA6CD2"/>
    <w:rsid w:val="00DA6CE5"/>
    <w:rsid w:val="00DA6DB0"/>
    <w:rsid w:val="00DA6DEF"/>
    <w:rsid w:val="00DA6DF1"/>
    <w:rsid w:val="00DA6E35"/>
    <w:rsid w:val="00DA6FDE"/>
    <w:rsid w:val="00DA725C"/>
    <w:rsid w:val="00DA729A"/>
    <w:rsid w:val="00DA7305"/>
    <w:rsid w:val="00DA7309"/>
    <w:rsid w:val="00DA74CB"/>
    <w:rsid w:val="00DA74F6"/>
    <w:rsid w:val="00DA7544"/>
    <w:rsid w:val="00DA75B9"/>
    <w:rsid w:val="00DA75C1"/>
    <w:rsid w:val="00DA76E5"/>
    <w:rsid w:val="00DA7838"/>
    <w:rsid w:val="00DA787A"/>
    <w:rsid w:val="00DA7AE4"/>
    <w:rsid w:val="00DA7D29"/>
    <w:rsid w:val="00DA7D6A"/>
    <w:rsid w:val="00DA7DF2"/>
    <w:rsid w:val="00DA7F73"/>
    <w:rsid w:val="00DA7F92"/>
    <w:rsid w:val="00DAFFA7"/>
    <w:rsid w:val="00DB01BC"/>
    <w:rsid w:val="00DB0356"/>
    <w:rsid w:val="00DB03C8"/>
    <w:rsid w:val="00DB054B"/>
    <w:rsid w:val="00DB08F0"/>
    <w:rsid w:val="00DB0A79"/>
    <w:rsid w:val="00DB0C3E"/>
    <w:rsid w:val="00DB0D7B"/>
    <w:rsid w:val="00DB0F0E"/>
    <w:rsid w:val="00DB0F75"/>
    <w:rsid w:val="00DB0FCB"/>
    <w:rsid w:val="00DB10B5"/>
    <w:rsid w:val="00DB116F"/>
    <w:rsid w:val="00DB117E"/>
    <w:rsid w:val="00DB11E4"/>
    <w:rsid w:val="00DB1293"/>
    <w:rsid w:val="00DB12AC"/>
    <w:rsid w:val="00DB12F2"/>
    <w:rsid w:val="00DB131E"/>
    <w:rsid w:val="00DB13CD"/>
    <w:rsid w:val="00DB150D"/>
    <w:rsid w:val="00DB1531"/>
    <w:rsid w:val="00DB164D"/>
    <w:rsid w:val="00DB16C6"/>
    <w:rsid w:val="00DB1756"/>
    <w:rsid w:val="00DB1806"/>
    <w:rsid w:val="00DB186C"/>
    <w:rsid w:val="00DB1A44"/>
    <w:rsid w:val="00DB1A88"/>
    <w:rsid w:val="00DB1AAD"/>
    <w:rsid w:val="00DB1B28"/>
    <w:rsid w:val="00DB1B73"/>
    <w:rsid w:val="00DB1BFF"/>
    <w:rsid w:val="00DB1C3B"/>
    <w:rsid w:val="00DB1DB4"/>
    <w:rsid w:val="00DB1E39"/>
    <w:rsid w:val="00DB2098"/>
    <w:rsid w:val="00DB2268"/>
    <w:rsid w:val="00DB2343"/>
    <w:rsid w:val="00DB2446"/>
    <w:rsid w:val="00DB24E6"/>
    <w:rsid w:val="00DB2643"/>
    <w:rsid w:val="00DB283D"/>
    <w:rsid w:val="00DB28B0"/>
    <w:rsid w:val="00DB2C0A"/>
    <w:rsid w:val="00DB2C85"/>
    <w:rsid w:val="00DB2D2C"/>
    <w:rsid w:val="00DB2DCD"/>
    <w:rsid w:val="00DB2F9A"/>
    <w:rsid w:val="00DB308B"/>
    <w:rsid w:val="00DB323B"/>
    <w:rsid w:val="00DB32CA"/>
    <w:rsid w:val="00DB33BD"/>
    <w:rsid w:val="00DB3404"/>
    <w:rsid w:val="00DB3521"/>
    <w:rsid w:val="00DB354B"/>
    <w:rsid w:val="00DB357A"/>
    <w:rsid w:val="00DB35F2"/>
    <w:rsid w:val="00DB36A5"/>
    <w:rsid w:val="00DB3926"/>
    <w:rsid w:val="00DB3929"/>
    <w:rsid w:val="00DB393F"/>
    <w:rsid w:val="00DB39CA"/>
    <w:rsid w:val="00DB3ACF"/>
    <w:rsid w:val="00DB3B09"/>
    <w:rsid w:val="00DB3E54"/>
    <w:rsid w:val="00DB3ECD"/>
    <w:rsid w:val="00DB3F1F"/>
    <w:rsid w:val="00DB3F4B"/>
    <w:rsid w:val="00DB3FA2"/>
    <w:rsid w:val="00DB404A"/>
    <w:rsid w:val="00DB41D0"/>
    <w:rsid w:val="00DB41F2"/>
    <w:rsid w:val="00DB4264"/>
    <w:rsid w:val="00DB4384"/>
    <w:rsid w:val="00DB444A"/>
    <w:rsid w:val="00DB4473"/>
    <w:rsid w:val="00DB4480"/>
    <w:rsid w:val="00DB467B"/>
    <w:rsid w:val="00DB46F1"/>
    <w:rsid w:val="00DB475B"/>
    <w:rsid w:val="00DB47B5"/>
    <w:rsid w:val="00DB4882"/>
    <w:rsid w:val="00DB493F"/>
    <w:rsid w:val="00DB4A36"/>
    <w:rsid w:val="00DB4ABE"/>
    <w:rsid w:val="00DB4B67"/>
    <w:rsid w:val="00DB4C34"/>
    <w:rsid w:val="00DB4D1D"/>
    <w:rsid w:val="00DB4D92"/>
    <w:rsid w:val="00DB4E5B"/>
    <w:rsid w:val="00DB4E77"/>
    <w:rsid w:val="00DB4EAF"/>
    <w:rsid w:val="00DB4F14"/>
    <w:rsid w:val="00DB5084"/>
    <w:rsid w:val="00DB518C"/>
    <w:rsid w:val="00DB524D"/>
    <w:rsid w:val="00DB5262"/>
    <w:rsid w:val="00DB52A4"/>
    <w:rsid w:val="00DB5477"/>
    <w:rsid w:val="00DB56E8"/>
    <w:rsid w:val="00DB58FC"/>
    <w:rsid w:val="00DB5A10"/>
    <w:rsid w:val="00DB5A84"/>
    <w:rsid w:val="00DB5B2E"/>
    <w:rsid w:val="00DB5BBF"/>
    <w:rsid w:val="00DB5D22"/>
    <w:rsid w:val="00DB5E7A"/>
    <w:rsid w:val="00DB5F14"/>
    <w:rsid w:val="00DB6059"/>
    <w:rsid w:val="00DB6250"/>
    <w:rsid w:val="00DB63B6"/>
    <w:rsid w:val="00DB63C6"/>
    <w:rsid w:val="00DB64FB"/>
    <w:rsid w:val="00DB65AB"/>
    <w:rsid w:val="00DB67CB"/>
    <w:rsid w:val="00DB685D"/>
    <w:rsid w:val="00DB686E"/>
    <w:rsid w:val="00DB69E3"/>
    <w:rsid w:val="00DB6C2E"/>
    <w:rsid w:val="00DB6C3F"/>
    <w:rsid w:val="00DB6F59"/>
    <w:rsid w:val="00DB6F77"/>
    <w:rsid w:val="00DB6FA7"/>
    <w:rsid w:val="00DB7018"/>
    <w:rsid w:val="00DB708B"/>
    <w:rsid w:val="00DB70DF"/>
    <w:rsid w:val="00DB7239"/>
    <w:rsid w:val="00DB7321"/>
    <w:rsid w:val="00DB73D4"/>
    <w:rsid w:val="00DB750E"/>
    <w:rsid w:val="00DB7540"/>
    <w:rsid w:val="00DB765A"/>
    <w:rsid w:val="00DB7665"/>
    <w:rsid w:val="00DB7771"/>
    <w:rsid w:val="00DB78AA"/>
    <w:rsid w:val="00DB79B1"/>
    <w:rsid w:val="00DB7A04"/>
    <w:rsid w:val="00DB7C65"/>
    <w:rsid w:val="00DB7D61"/>
    <w:rsid w:val="00DB7D8D"/>
    <w:rsid w:val="00DB7D9D"/>
    <w:rsid w:val="00DB7DB6"/>
    <w:rsid w:val="00DB7E97"/>
    <w:rsid w:val="00DB7EAD"/>
    <w:rsid w:val="00DB7EB7"/>
    <w:rsid w:val="00DB7FE1"/>
    <w:rsid w:val="00DC0173"/>
    <w:rsid w:val="00DC0489"/>
    <w:rsid w:val="00DC0617"/>
    <w:rsid w:val="00DC0708"/>
    <w:rsid w:val="00DC07AB"/>
    <w:rsid w:val="00DC07CE"/>
    <w:rsid w:val="00DC091C"/>
    <w:rsid w:val="00DC0CCE"/>
    <w:rsid w:val="00DC0D09"/>
    <w:rsid w:val="00DC0D86"/>
    <w:rsid w:val="00DC0E58"/>
    <w:rsid w:val="00DC0E6B"/>
    <w:rsid w:val="00DC0F04"/>
    <w:rsid w:val="00DC0F52"/>
    <w:rsid w:val="00DC1043"/>
    <w:rsid w:val="00DC107F"/>
    <w:rsid w:val="00DC114C"/>
    <w:rsid w:val="00DC11D9"/>
    <w:rsid w:val="00DC1202"/>
    <w:rsid w:val="00DC1207"/>
    <w:rsid w:val="00DC125D"/>
    <w:rsid w:val="00DC1279"/>
    <w:rsid w:val="00DC13B3"/>
    <w:rsid w:val="00DC13C6"/>
    <w:rsid w:val="00DC143A"/>
    <w:rsid w:val="00DC14AE"/>
    <w:rsid w:val="00DC14BB"/>
    <w:rsid w:val="00DC14F9"/>
    <w:rsid w:val="00DC15D8"/>
    <w:rsid w:val="00DC166B"/>
    <w:rsid w:val="00DC16E4"/>
    <w:rsid w:val="00DC1A8E"/>
    <w:rsid w:val="00DC1AB0"/>
    <w:rsid w:val="00DC1ABD"/>
    <w:rsid w:val="00DC1B2C"/>
    <w:rsid w:val="00DC1B54"/>
    <w:rsid w:val="00DC1B76"/>
    <w:rsid w:val="00DC1F0C"/>
    <w:rsid w:val="00DC1F6C"/>
    <w:rsid w:val="00DC1FE4"/>
    <w:rsid w:val="00DC2104"/>
    <w:rsid w:val="00DC2186"/>
    <w:rsid w:val="00DC23B1"/>
    <w:rsid w:val="00DC24AE"/>
    <w:rsid w:val="00DC24BD"/>
    <w:rsid w:val="00DC25D0"/>
    <w:rsid w:val="00DC2789"/>
    <w:rsid w:val="00DC2837"/>
    <w:rsid w:val="00DC285B"/>
    <w:rsid w:val="00DC28FB"/>
    <w:rsid w:val="00DC2938"/>
    <w:rsid w:val="00DC2944"/>
    <w:rsid w:val="00DC2956"/>
    <w:rsid w:val="00DC29AB"/>
    <w:rsid w:val="00DC2A3F"/>
    <w:rsid w:val="00DC2ABE"/>
    <w:rsid w:val="00DC2B7A"/>
    <w:rsid w:val="00DC2C50"/>
    <w:rsid w:val="00DC2C97"/>
    <w:rsid w:val="00DC2D95"/>
    <w:rsid w:val="00DC2DCB"/>
    <w:rsid w:val="00DC3021"/>
    <w:rsid w:val="00DC30A8"/>
    <w:rsid w:val="00DC3149"/>
    <w:rsid w:val="00DC3178"/>
    <w:rsid w:val="00DC3181"/>
    <w:rsid w:val="00DC3343"/>
    <w:rsid w:val="00DC339C"/>
    <w:rsid w:val="00DC33C4"/>
    <w:rsid w:val="00DC3584"/>
    <w:rsid w:val="00DC3595"/>
    <w:rsid w:val="00DC3658"/>
    <w:rsid w:val="00DC37C4"/>
    <w:rsid w:val="00DC381D"/>
    <w:rsid w:val="00DC38C2"/>
    <w:rsid w:val="00DC3BAF"/>
    <w:rsid w:val="00DC3C3E"/>
    <w:rsid w:val="00DC3D31"/>
    <w:rsid w:val="00DC3E03"/>
    <w:rsid w:val="00DC3E74"/>
    <w:rsid w:val="00DC3F2F"/>
    <w:rsid w:val="00DC3F3B"/>
    <w:rsid w:val="00DC3F7D"/>
    <w:rsid w:val="00DC405F"/>
    <w:rsid w:val="00DC4075"/>
    <w:rsid w:val="00DC4093"/>
    <w:rsid w:val="00DC40F1"/>
    <w:rsid w:val="00DC4389"/>
    <w:rsid w:val="00DC44B5"/>
    <w:rsid w:val="00DC44CB"/>
    <w:rsid w:val="00DC44DF"/>
    <w:rsid w:val="00DC464D"/>
    <w:rsid w:val="00DC46BF"/>
    <w:rsid w:val="00DC46EC"/>
    <w:rsid w:val="00DC48DB"/>
    <w:rsid w:val="00DC492B"/>
    <w:rsid w:val="00DC49F7"/>
    <w:rsid w:val="00DC4A47"/>
    <w:rsid w:val="00DC4A6E"/>
    <w:rsid w:val="00DC4ACD"/>
    <w:rsid w:val="00DC4AE7"/>
    <w:rsid w:val="00DC4CB3"/>
    <w:rsid w:val="00DC4D5E"/>
    <w:rsid w:val="00DC4E28"/>
    <w:rsid w:val="00DC4F10"/>
    <w:rsid w:val="00DC4F86"/>
    <w:rsid w:val="00DC4F9E"/>
    <w:rsid w:val="00DC507A"/>
    <w:rsid w:val="00DC51A6"/>
    <w:rsid w:val="00DC52CB"/>
    <w:rsid w:val="00DC52E1"/>
    <w:rsid w:val="00DC558E"/>
    <w:rsid w:val="00DC55CD"/>
    <w:rsid w:val="00DC5647"/>
    <w:rsid w:val="00DC572C"/>
    <w:rsid w:val="00DC5753"/>
    <w:rsid w:val="00DC5895"/>
    <w:rsid w:val="00DC58B4"/>
    <w:rsid w:val="00DC59A0"/>
    <w:rsid w:val="00DC59AA"/>
    <w:rsid w:val="00DC5C57"/>
    <w:rsid w:val="00DC5CA2"/>
    <w:rsid w:val="00DC5EC3"/>
    <w:rsid w:val="00DC5F8C"/>
    <w:rsid w:val="00DC5FA8"/>
    <w:rsid w:val="00DC602B"/>
    <w:rsid w:val="00DC620F"/>
    <w:rsid w:val="00DC6292"/>
    <w:rsid w:val="00DC63BB"/>
    <w:rsid w:val="00DC63C1"/>
    <w:rsid w:val="00DC63CE"/>
    <w:rsid w:val="00DC6555"/>
    <w:rsid w:val="00DC6689"/>
    <w:rsid w:val="00DC691B"/>
    <w:rsid w:val="00DC696D"/>
    <w:rsid w:val="00DC6A10"/>
    <w:rsid w:val="00DC6B29"/>
    <w:rsid w:val="00DC6B50"/>
    <w:rsid w:val="00DC6C81"/>
    <w:rsid w:val="00DC6D96"/>
    <w:rsid w:val="00DC6F16"/>
    <w:rsid w:val="00DC6F7B"/>
    <w:rsid w:val="00DC7505"/>
    <w:rsid w:val="00DC75EC"/>
    <w:rsid w:val="00DC7684"/>
    <w:rsid w:val="00DC7727"/>
    <w:rsid w:val="00DC783A"/>
    <w:rsid w:val="00DC7893"/>
    <w:rsid w:val="00DC78AC"/>
    <w:rsid w:val="00DC78F7"/>
    <w:rsid w:val="00DC799E"/>
    <w:rsid w:val="00DC79B9"/>
    <w:rsid w:val="00DC7B50"/>
    <w:rsid w:val="00DC7B96"/>
    <w:rsid w:val="00DC7BF6"/>
    <w:rsid w:val="00DC7C81"/>
    <w:rsid w:val="00DC7CDA"/>
    <w:rsid w:val="00DC7CEB"/>
    <w:rsid w:val="00DC7F59"/>
    <w:rsid w:val="00DD0043"/>
    <w:rsid w:val="00DD00F6"/>
    <w:rsid w:val="00DD019C"/>
    <w:rsid w:val="00DD01AA"/>
    <w:rsid w:val="00DD0725"/>
    <w:rsid w:val="00DD07D4"/>
    <w:rsid w:val="00DD083B"/>
    <w:rsid w:val="00DD08BF"/>
    <w:rsid w:val="00DD09D9"/>
    <w:rsid w:val="00DD0CC1"/>
    <w:rsid w:val="00DD0D07"/>
    <w:rsid w:val="00DD0E51"/>
    <w:rsid w:val="00DD0F28"/>
    <w:rsid w:val="00DD106A"/>
    <w:rsid w:val="00DD14CC"/>
    <w:rsid w:val="00DD1538"/>
    <w:rsid w:val="00DD15E2"/>
    <w:rsid w:val="00DD165E"/>
    <w:rsid w:val="00DD168E"/>
    <w:rsid w:val="00DD1785"/>
    <w:rsid w:val="00DD17CF"/>
    <w:rsid w:val="00DD17FC"/>
    <w:rsid w:val="00DD1869"/>
    <w:rsid w:val="00DD1974"/>
    <w:rsid w:val="00DD1981"/>
    <w:rsid w:val="00DD1B87"/>
    <w:rsid w:val="00DD1B99"/>
    <w:rsid w:val="00DD1C5F"/>
    <w:rsid w:val="00DD1C70"/>
    <w:rsid w:val="00DD1D45"/>
    <w:rsid w:val="00DD1EF1"/>
    <w:rsid w:val="00DD2209"/>
    <w:rsid w:val="00DD237D"/>
    <w:rsid w:val="00DD2445"/>
    <w:rsid w:val="00DD2463"/>
    <w:rsid w:val="00DD248F"/>
    <w:rsid w:val="00DD24F8"/>
    <w:rsid w:val="00DD25ED"/>
    <w:rsid w:val="00DD26E4"/>
    <w:rsid w:val="00DD2729"/>
    <w:rsid w:val="00DD27A2"/>
    <w:rsid w:val="00DD2895"/>
    <w:rsid w:val="00DD2BB3"/>
    <w:rsid w:val="00DD2D06"/>
    <w:rsid w:val="00DD2E0B"/>
    <w:rsid w:val="00DD2F6F"/>
    <w:rsid w:val="00DD31D4"/>
    <w:rsid w:val="00DD32A1"/>
    <w:rsid w:val="00DD3351"/>
    <w:rsid w:val="00DD33AD"/>
    <w:rsid w:val="00DD34ED"/>
    <w:rsid w:val="00DD359E"/>
    <w:rsid w:val="00DD3663"/>
    <w:rsid w:val="00DD371B"/>
    <w:rsid w:val="00DD3771"/>
    <w:rsid w:val="00DD3832"/>
    <w:rsid w:val="00DD3855"/>
    <w:rsid w:val="00DD38B7"/>
    <w:rsid w:val="00DD3936"/>
    <w:rsid w:val="00DD398B"/>
    <w:rsid w:val="00DD3A5F"/>
    <w:rsid w:val="00DD3AA4"/>
    <w:rsid w:val="00DD3AE5"/>
    <w:rsid w:val="00DD3C23"/>
    <w:rsid w:val="00DD3CA3"/>
    <w:rsid w:val="00DD3CD6"/>
    <w:rsid w:val="00DD3D12"/>
    <w:rsid w:val="00DD3F3A"/>
    <w:rsid w:val="00DD3FDE"/>
    <w:rsid w:val="00DD4021"/>
    <w:rsid w:val="00DD409D"/>
    <w:rsid w:val="00DD40F2"/>
    <w:rsid w:val="00DD43CA"/>
    <w:rsid w:val="00DD4468"/>
    <w:rsid w:val="00DD44BF"/>
    <w:rsid w:val="00DD4505"/>
    <w:rsid w:val="00DD4529"/>
    <w:rsid w:val="00DD452B"/>
    <w:rsid w:val="00DD45C4"/>
    <w:rsid w:val="00DD4631"/>
    <w:rsid w:val="00DD4800"/>
    <w:rsid w:val="00DD4845"/>
    <w:rsid w:val="00DD48CE"/>
    <w:rsid w:val="00DD4A5A"/>
    <w:rsid w:val="00DD4AAF"/>
    <w:rsid w:val="00DD4E62"/>
    <w:rsid w:val="00DD5072"/>
    <w:rsid w:val="00DD5122"/>
    <w:rsid w:val="00DD5191"/>
    <w:rsid w:val="00DD52B5"/>
    <w:rsid w:val="00DD52B7"/>
    <w:rsid w:val="00DD52B8"/>
    <w:rsid w:val="00DD5313"/>
    <w:rsid w:val="00DD5616"/>
    <w:rsid w:val="00DD5686"/>
    <w:rsid w:val="00DD571E"/>
    <w:rsid w:val="00DD572A"/>
    <w:rsid w:val="00DD5875"/>
    <w:rsid w:val="00DD58D3"/>
    <w:rsid w:val="00DD5A66"/>
    <w:rsid w:val="00DD5CE4"/>
    <w:rsid w:val="00DD5D22"/>
    <w:rsid w:val="00DD5E0A"/>
    <w:rsid w:val="00DD5E86"/>
    <w:rsid w:val="00DD5EE7"/>
    <w:rsid w:val="00DD5FBB"/>
    <w:rsid w:val="00DD60A8"/>
    <w:rsid w:val="00DD6149"/>
    <w:rsid w:val="00DD61A5"/>
    <w:rsid w:val="00DD62DA"/>
    <w:rsid w:val="00DD6302"/>
    <w:rsid w:val="00DD644A"/>
    <w:rsid w:val="00DD64F4"/>
    <w:rsid w:val="00DD6504"/>
    <w:rsid w:val="00DD6563"/>
    <w:rsid w:val="00DD68E0"/>
    <w:rsid w:val="00DD6A2A"/>
    <w:rsid w:val="00DD6B53"/>
    <w:rsid w:val="00DD6BE2"/>
    <w:rsid w:val="00DD6CA9"/>
    <w:rsid w:val="00DD6F67"/>
    <w:rsid w:val="00DD7055"/>
    <w:rsid w:val="00DD70DF"/>
    <w:rsid w:val="00DD7162"/>
    <w:rsid w:val="00DD720A"/>
    <w:rsid w:val="00DD7297"/>
    <w:rsid w:val="00DD736F"/>
    <w:rsid w:val="00DD745A"/>
    <w:rsid w:val="00DD7513"/>
    <w:rsid w:val="00DD769D"/>
    <w:rsid w:val="00DD76A8"/>
    <w:rsid w:val="00DD76DC"/>
    <w:rsid w:val="00DD7723"/>
    <w:rsid w:val="00DD778C"/>
    <w:rsid w:val="00DD7805"/>
    <w:rsid w:val="00DD7A56"/>
    <w:rsid w:val="00DD7BEF"/>
    <w:rsid w:val="00DE008F"/>
    <w:rsid w:val="00DE015C"/>
    <w:rsid w:val="00DE01AF"/>
    <w:rsid w:val="00DE0290"/>
    <w:rsid w:val="00DE0301"/>
    <w:rsid w:val="00DE03E0"/>
    <w:rsid w:val="00DE04BE"/>
    <w:rsid w:val="00DE050D"/>
    <w:rsid w:val="00DE059A"/>
    <w:rsid w:val="00DE05B2"/>
    <w:rsid w:val="00DE0618"/>
    <w:rsid w:val="00DE0670"/>
    <w:rsid w:val="00DE0964"/>
    <w:rsid w:val="00DE0A03"/>
    <w:rsid w:val="00DE0A22"/>
    <w:rsid w:val="00DE0B19"/>
    <w:rsid w:val="00DE0C46"/>
    <w:rsid w:val="00DE0CDF"/>
    <w:rsid w:val="00DE0D2D"/>
    <w:rsid w:val="00DE0D70"/>
    <w:rsid w:val="00DE0F62"/>
    <w:rsid w:val="00DE0F7F"/>
    <w:rsid w:val="00DE1133"/>
    <w:rsid w:val="00DE1204"/>
    <w:rsid w:val="00DE1211"/>
    <w:rsid w:val="00DE121F"/>
    <w:rsid w:val="00DE1254"/>
    <w:rsid w:val="00DE1353"/>
    <w:rsid w:val="00DE14A1"/>
    <w:rsid w:val="00DE164F"/>
    <w:rsid w:val="00DE16C4"/>
    <w:rsid w:val="00DE1C6E"/>
    <w:rsid w:val="00DE1C73"/>
    <w:rsid w:val="00DE1DFE"/>
    <w:rsid w:val="00DE1E04"/>
    <w:rsid w:val="00DE1E15"/>
    <w:rsid w:val="00DE20DC"/>
    <w:rsid w:val="00DE2118"/>
    <w:rsid w:val="00DE2159"/>
    <w:rsid w:val="00DE2175"/>
    <w:rsid w:val="00DE22B7"/>
    <w:rsid w:val="00DE22E4"/>
    <w:rsid w:val="00DE23B5"/>
    <w:rsid w:val="00DE2400"/>
    <w:rsid w:val="00DE24FF"/>
    <w:rsid w:val="00DE25A7"/>
    <w:rsid w:val="00DE25B9"/>
    <w:rsid w:val="00DE2656"/>
    <w:rsid w:val="00DE270A"/>
    <w:rsid w:val="00DE29C1"/>
    <w:rsid w:val="00DE29D4"/>
    <w:rsid w:val="00DE29FF"/>
    <w:rsid w:val="00DE2B3B"/>
    <w:rsid w:val="00DE2B3E"/>
    <w:rsid w:val="00DE2B59"/>
    <w:rsid w:val="00DE2B66"/>
    <w:rsid w:val="00DE2EE2"/>
    <w:rsid w:val="00DE2EF7"/>
    <w:rsid w:val="00DE3010"/>
    <w:rsid w:val="00DE3138"/>
    <w:rsid w:val="00DE3304"/>
    <w:rsid w:val="00DE3381"/>
    <w:rsid w:val="00DE3442"/>
    <w:rsid w:val="00DE34F0"/>
    <w:rsid w:val="00DE35FF"/>
    <w:rsid w:val="00DE36E4"/>
    <w:rsid w:val="00DE38A7"/>
    <w:rsid w:val="00DE392D"/>
    <w:rsid w:val="00DE39E6"/>
    <w:rsid w:val="00DE39FB"/>
    <w:rsid w:val="00DE3A47"/>
    <w:rsid w:val="00DE3C87"/>
    <w:rsid w:val="00DE3D16"/>
    <w:rsid w:val="00DE417A"/>
    <w:rsid w:val="00DE4385"/>
    <w:rsid w:val="00DE43FA"/>
    <w:rsid w:val="00DE4497"/>
    <w:rsid w:val="00DE462C"/>
    <w:rsid w:val="00DE4750"/>
    <w:rsid w:val="00DE47D5"/>
    <w:rsid w:val="00DE4860"/>
    <w:rsid w:val="00DE487C"/>
    <w:rsid w:val="00DE49D3"/>
    <w:rsid w:val="00DE49D5"/>
    <w:rsid w:val="00DE4B4C"/>
    <w:rsid w:val="00DE4BF5"/>
    <w:rsid w:val="00DE4DF7"/>
    <w:rsid w:val="00DE4FB0"/>
    <w:rsid w:val="00DE5114"/>
    <w:rsid w:val="00DE5139"/>
    <w:rsid w:val="00DE5192"/>
    <w:rsid w:val="00DE5376"/>
    <w:rsid w:val="00DE53B5"/>
    <w:rsid w:val="00DE559E"/>
    <w:rsid w:val="00DE5988"/>
    <w:rsid w:val="00DE59A2"/>
    <w:rsid w:val="00DE59BB"/>
    <w:rsid w:val="00DE5A83"/>
    <w:rsid w:val="00DE5B3D"/>
    <w:rsid w:val="00DE5D78"/>
    <w:rsid w:val="00DE5E1B"/>
    <w:rsid w:val="00DE5E98"/>
    <w:rsid w:val="00DE60DC"/>
    <w:rsid w:val="00DE6118"/>
    <w:rsid w:val="00DE6175"/>
    <w:rsid w:val="00DE617D"/>
    <w:rsid w:val="00DE6446"/>
    <w:rsid w:val="00DE6709"/>
    <w:rsid w:val="00DE67E1"/>
    <w:rsid w:val="00DE680A"/>
    <w:rsid w:val="00DE68D8"/>
    <w:rsid w:val="00DE68E4"/>
    <w:rsid w:val="00DE6ACE"/>
    <w:rsid w:val="00DE6BAF"/>
    <w:rsid w:val="00DE6C5C"/>
    <w:rsid w:val="00DE6D92"/>
    <w:rsid w:val="00DE6DEF"/>
    <w:rsid w:val="00DE704B"/>
    <w:rsid w:val="00DE721E"/>
    <w:rsid w:val="00DE72DA"/>
    <w:rsid w:val="00DE72ED"/>
    <w:rsid w:val="00DE73A6"/>
    <w:rsid w:val="00DE755C"/>
    <w:rsid w:val="00DE7649"/>
    <w:rsid w:val="00DE7684"/>
    <w:rsid w:val="00DE77C7"/>
    <w:rsid w:val="00DE785A"/>
    <w:rsid w:val="00DE7C43"/>
    <w:rsid w:val="00DE7CD2"/>
    <w:rsid w:val="00DE7D0E"/>
    <w:rsid w:val="00DE7E32"/>
    <w:rsid w:val="00DE7FBF"/>
    <w:rsid w:val="00DEC42D"/>
    <w:rsid w:val="00DF0013"/>
    <w:rsid w:val="00DF0033"/>
    <w:rsid w:val="00DF007D"/>
    <w:rsid w:val="00DF0090"/>
    <w:rsid w:val="00DF01DE"/>
    <w:rsid w:val="00DF066D"/>
    <w:rsid w:val="00DF06F1"/>
    <w:rsid w:val="00DF07BD"/>
    <w:rsid w:val="00DF09F9"/>
    <w:rsid w:val="00DF0A11"/>
    <w:rsid w:val="00DF0A6C"/>
    <w:rsid w:val="00DF0AFD"/>
    <w:rsid w:val="00DF0B77"/>
    <w:rsid w:val="00DF0BAD"/>
    <w:rsid w:val="00DF0CF2"/>
    <w:rsid w:val="00DF0D8E"/>
    <w:rsid w:val="00DF0D93"/>
    <w:rsid w:val="00DF0E81"/>
    <w:rsid w:val="00DF0F3B"/>
    <w:rsid w:val="00DF0FA7"/>
    <w:rsid w:val="00DF132B"/>
    <w:rsid w:val="00DF133E"/>
    <w:rsid w:val="00DF13CB"/>
    <w:rsid w:val="00DF1578"/>
    <w:rsid w:val="00DF157F"/>
    <w:rsid w:val="00DF15B4"/>
    <w:rsid w:val="00DF16F1"/>
    <w:rsid w:val="00DF180A"/>
    <w:rsid w:val="00DF1AE0"/>
    <w:rsid w:val="00DF1B54"/>
    <w:rsid w:val="00DF1D03"/>
    <w:rsid w:val="00DF1F95"/>
    <w:rsid w:val="00DF1FD4"/>
    <w:rsid w:val="00DF2006"/>
    <w:rsid w:val="00DF2016"/>
    <w:rsid w:val="00DF201B"/>
    <w:rsid w:val="00DF2044"/>
    <w:rsid w:val="00DF21A9"/>
    <w:rsid w:val="00DF21B4"/>
    <w:rsid w:val="00DF258E"/>
    <w:rsid w:val="00DF262E"/>
    <w:rsid w:val="00DF2665"/>
    <w:rsid w:val="00DF26E9"/>
    <w:rsid w:val="00DF2870"/>
    <w:rsid w:val="00DF2919"/>
    <w:rsid w:val="00DF2A0A"/>
    <w:rsid w:val="00DF2A5C"/>
    <w:rsid w:val="00DF2B5C"/>
    <w:rsid w:val="00DF2D90"/>
    <w:rsid w:val="00DF2E33"/>
    <w:rsid w:val="00DF2F78"/>
    <w:rsid w:val="00DF3082"/>
    <w:rsid w:val="00DF3102"/>
    <w:rsid w:val="00DF314D"/>
    <w:rsid w:val="00DF31EE"/>
    <w:rsid w:val="00DF3257"/>
    <w:rsid w:val="00DF3321"/>
    <w:rsid w:val="00DF338C"/>
    <w:rsid w:val="00DF3510"/>
    <w:rsid w:val="00DF3658"/>
    <w:rsid w:val="00DF39AB"/>
    <w:rsid w:val="00DF3A9C"/>
    <w:rsid w:val="00DF3AA5"/>
    <w:rsid w:val="00DF3B04"/>
    <w:rsid w:val="00DF3B71"/>
    <w:rsid w:val="00DF3BAC"/>
    <w:rsid w:val="00DF3E3A"/>
    <w:rsid w:val="00DF4035"/>
    <w:rsid w:val="00DF411F"/>
    <w:rsid w:val="00DF4164"/>
    <w:rsid w:val="00DF41A1"/>
    <w:rsid w:val="00DF42C8"/>
    <w:rsid w:val="00DF451B"/>
    <w:rsid w:val="00DF453D"/>
    <w:rsid w:val="00DF46C4"/>
    <w:rsid w:val="00DF4828"/>
    <w:rsid w:val="00DF4930"/>
    <w:rsid w:val="00DF4980"/>
    <w:rsid w:val="00DF4A2E"/>
    <w:rsid w:val="00DF4EE1"/>
    <w:rsid w:val="00DF4FF6"/>
    <w:rsid w:val="00DF5106"/>
    <w:rsid w:val="00DF5152"/>
    <w:rsid w:val="00DF5190"/>
    <w:rsid w:val="00DF5284"/>
    <w:rsid w:val="00DF5293"/>
    <w:rsid w:val="00DF5352"/>
    <w:rsid w:val="00DF5447"/>
    <w:rsid w:val="00DF55FC"/>
    <w:rsid w:val="00DF565B"/>
    <w:rsid w:val="00DF56D1"/>
    <w:rsid w:val="00DF595F"/>
    <w:rsid w:val="00DF5AB3"/>
    <w:rsid w:val="00DF5ACE"/>
    <w:rsid w:val="00DF5B06"/>
    <w:rsid w:val="00DF5BC9"/>
    <w:rsid w:val="00DF5C90"/>
    <w:rsid w:val="00DF5D08"/>
    <w:rsid w:val="00DF5D4C"/>
    <w:rsid w:val="00DF5D88"/>
    <w:rsid w:val="00DF5E3F"/>
    <w:rsid w:val="00DF5E7B"/>
    <w:rsid w:val="00DF5E96"/>
    <w:rsid w:val="00DF609A"/>
    <w:rsid w:val="00DF6108"/>
    <w:rsid w:val="00DF6119"/>
    <w:rsid w:val="00DF61F9"/>
    <w:rsid w:val="00DF6234"/>
    <w:rsid w:val="00DF633F"/>
    <w:rsid w:val="00DF6512"/>
    <w:rsid w:val="00DF65C0"/>
    <w:rsid w:val="00DF6774"/>
    <w:rsid w:val="00DF6809"/>
    <w:rsid w:val="00DF6CC6"/>
    <w:rsid w:val="00DF6D67"/>
    <w:rsid w:val="00DF6E0C"/>
    <w:rsid w:val="00DF6E1A"/>
    <w:rsid w:val="00DF6E56"/>
    <w:rsid w:val="00DF6E95"/>
    <w:rsid w:val="00DF7055"/>
    <w:rsid w:val="00DF712D"/>
    <w:rsid w:val="00DF72AF"/>
    <w:rsid w:val="00DF7311"/>
    <w:rsid w:val="00DF731C"/>
    <w:rsid w:val="00DF7383"/>
    <w:rsid w:val="00DF73B4"/>
    <w:rsid w:val="00DF7519"/>
    <w:rsid w:val="00DF769C"/>
    <w:rsid w:val="00DF7BF1"/>
    <w:rsid w:val="00DF7DCE"/>
    <w:rsid w:val="00DF7DDC"/>
    <w:rsid w:val="00DF7DE8"/>
    <w:rsid w:val="00DF7E0A"/>
    <w:rsid w:val="00DF7E0D"/>
    <w:rsid w:val="00DF7E81"/>
    <w:rsid w:val="00DF7F66"/>
    <w:rsid w:val="00E000EF"/>
    <w:rsid w:val="00E0018C"/>
    <w:rsid w:val="00E0023F"/>
    <w:rsid w:val="00E00293"/>
    <w:rsid w:val="00E00297"/>
    <w:rsid w:val="00E0030B"/>
    <w:rsid w:val="00E00371"/>
    <w:rsid w:val="00E0039D"/>
    <w:rsid w:val="00E00411"/>
    <w:rsid w:val="00E004C7"/>
    <w:rsid w:val="00E00503"/>
    <w:rsid w:val="00E0057F"/>
    <w:rsid w:val="00E005DB"/>
    <w:rsid w:val="00E00626"/>
    <w:rsid w:val="00E0070D"/>
    <w:rsid w:val="00E007BE"/>
    <w:rsid w:val="00E008DA"/>
    <w:rsid w:val="00E008E5"/>
    <w:rsid w:val="00E0090D"/>
    <w:rsid w:val="00E00A0D"/>
    <w:rsid w:val="00E00B77"/>
    <w:rsid w:val="00E00B98"/>
    <w:rsid w:val="00E00BC5"/>
    <w:rsid w:val="00E00C22"/>
    <w:rsid w:val="00E00C46"/>
    <w:rsid w:val="00E00C72"/>
    <w:rsid w:val="00E00CE5"/>
    <w:rsid w:val="00E00D8D"/>
    <w:rsid w:val="00E00E8E"/>
    <w:rsid w:val="00E00ED2"/>
    <w:rsid w:val="00E00F06"/>
    <w:rsid w:val="00E01044"/>
    <w:rsid w:val="00E010AE"/>
    <w:rsid w:val="00E011D7"/>
    <w:rsid w:val="00E01328"/>
    <w:rsid w:val="00E0147C"/>
    <w:rsid w:val="00E0152B"/>
    <w:rsid w:val="00E01547"/>
    <w:rsid w:val="00E01675"/>
    <w:rsid w:val="00E01740"/>
    <w:rsid w:val="00E018F5"/>
    <w:rsid w:val="00E019AB"/>
    <w:rsid w:val="00E01A32"/>
    <w:rsid w:val="00E01A9E"/>
    <w:rsid w:val="00E01B89"/>
    <w:rsid w:val="00E01C4A"/>
    <w:rsid w:val="00E01CA7"/>
    <w:rsid w:val="00E01DD4"/>
    <w:rsid w:val="00E01E27"/>
    <w:rsid w:val="00E01E58"/>
    <w:rsid w:val="00E01E9E"/>
    <w:rsid w:val="00E01F36"/>
    <w:rsid w:val="00E0206B"/>
    <w:rsid w:val="00E0206C"/>
    <w:rsid w:val="00E020E5"/>
    <w:rsid w:val="00E02102"/>
    <w:rsid w:val="00E02117"/>
    <w:rsid w:val="00E021B3"/>
    <w:rsid w:val="00E02292"/>
    <w:rsid w:val="00E02516"/>
    <w:rsid w:val="00E02580"/>
    <w:rsid w:val="00E026A9"/>
    <w:rsid w:val="00E026BD"/>
    <w:rsid w:val="00E0299C"/>
    <w:rsid w:val="00E02A43"/>
    <w:rsid w:val="00E02B2A"/>
    <w:rsid w:val="00E02C5D"/>
    <w:rsid w:val="00E02D02"/>
    <w:rsid w:val="00E02D76"/>
    <w:rsid w:val="00E02DFD"/>
    <w:rsid w:val="00E02E0B"/>
    <w:rsid w:val="00E02E8E"/>
    <w:rsid w:val="00E02FA6"/>
    <w:rsid w:val="00E02FD1"/>
    <w:rsid w:val="00E0320B"/>
    <w:rsid w:val="00E03210"/>
    <w:rsid w:val="00E0324C"/>
    <w:rsid w:val="00E033A1"/>
    <w:rsid w:val="00E03451"/>
    <w:rsid w:val="00E0378C"/>
    <w:rsid w:val="00E038FD"/>
    <w:rsid w:val="00E03A79"/>
    <w:rsid w:val="00E03B1B"/>
    <w:rsid w:val="00E03B61"/>
    <w:rsid w:val="00E03B7B"/>
    <w:rsid w:val="00E03C29"/>
    <w:rsid w:val="00E03C60"/>
    <w:rsid w:val="00E03CD7"/>
    <w:rsid w:val="00E03D9B"/>
    <w:rsid w:val="00E03E11"/>
    <w:rsid w:val="00E03E19"/>
    <w:rsid w:val="00E03E1B"/>
    <w:rsid w:val="00E03F04"/>
    <w:rsid w:val="00E03F18"/>
    <w:rsid w:val="00E04016"/>
    <w:rsid w:val="00E0401B"/>
    <w:rsid w:val="00E0402A"/>
    <w:rsid w:val="00E0417A"/>
    <w:rsid w:val="00E04186"/>
    <w:rsid w:val="00E042F1"/>
    <w:rsid w:val="00E04388"/>
    <w:rsid w:val="00E043AD"/>
    <w:rsid w:val="00E043BD"/>
    <w:rsid w:val="00E043C0"/>
    <w:rsid w:val="00E04418"/>
    <w:rsid w:val="00E044FB"/>
    <w:rsid w:val="00E048DF"/>
    <w:rsid w:val="00E049FF"/>
    <w:rsid w:val="00E04BDF"/>
    <w:rsid w:val="00E04C81"/>
    <w:rsid w:val="00E04D61"/>
    <w:rsid w:val="00E04DE2"/>
    <w:rsid w:val="00E04E82"/>
    <w:rsid w:val="00E04F52"/>
    <w:rsid w:val="00E05048"/>
    <w:rsid w:val="00E0505A"/>
    <w:rsid w:val="00E05125"/>
    <w:rsid w:val="00E05153"/>
    <w:rsid w:val="00E05196"/>
    <w:rsid w:val="00E052AD"/>
    <w:rsid w:val="00E05351"/>
    <w:rsid w:val="00E05707"/>
    <w:rsid w:val="00E0587D"/>
    <w:rsid w:val="00E0589B"/>
    <w:rsid w:val="00E0589E"/>
    <w:rsid w:val="00E0592F"/>
    <w:rsid w:val="00E059BF"/>
    <w:rsid w:val="00E05B06"/>
    <w:rsid w:val="00E05B80"/>
    <w:rsid w:val="00E05D13"/>
    <w:rsid w:val="00E05DB2"/>
    <w:rsid w:val="00E0601A"/>
    <w:rsid w:val="00E06107"/>
    <w:rsid w:val="00E0639E"/>
    <w:rsid w:val="00E06994"/>
    <w:rsid w:val="00E06D79"/>
    <w:rsid w:val="00E06DEF"/>
    <w:rsid w:val="00E06E26"/>
    <w:rsid w:val="00E06F43"/>
    <w:rsid w:val="00E06F5D"/>
    <w:rsid w:val="00E07109"/>
    <w:rsid w:val="00E0713C"/>
    <w:rsid w:val="00E071DF"/>
    <w:rsid w:val="00E07360"/>
    <w:rsid w:val="00E075F6"/>
    <w:rsid w:val="00E07649"/>
    <w:rsid w:val="00E07652"/>
    <w:rsid w:val="00E0769E"/>
    <w:rsid w:val="00E076F0"/>
    <w:rsid w:val="00E07796"/>
    <w:rsid w:val="00E07CF2"/>
    <w:rsid w:val="00E07DAF"/>
    <w:rsid w:val="00E07E7C"/>
    <w:rsid w:val="00E07EB0"/>
    <w:rsid w:val="00E08751"/>
    <w:rsid w:val="00E1001D"/>
    <w:rsid w:val="00E1004B"/>
    <w:rsid w:val="00E10061"/>
    <w:rsid w:val="00E1014D"/>
    <w:rsid w:val="00E101E6"/>
    <w:rsid w:val="00E105A2"/>
    <w:rsid w:val="00E105A6"/>
    <w:rsid w:val="00E10620"/>
    <w:rsid w:val="00E10675"/>
    <w:rsid w:val="00E10694"/>
    <w:rsid w:val="00E107B9"/>
    <w:rsid w:val="00E107DA"/>
    <w:rsid w:val="00E1097A"/>
    <w:rsid w:val="00E10A14"/>
    <w:rsid w:val="00E10B21"/>
    <w:rsid w:val="00E10B4C"/>
    <w:rsid w:val="00E10B6E"/>
    <w:rsid w:val="00E10D05"/>
    <w:rsid w:val="00E10ED1"/>
    <w:rsid w:val="00E10FB2"/>
    <w:rsid w:val="00E11138"/>
    <w:rsid w:val="00E11348"/>
    <w:rsid w:val="00E115F8"/>
    <w:rsid w:val="00E11777"/>
    <w:rsid w:val="00E11797"/>
    <w:rsid w:val="00E118A2"/>
    <w:rsid w:val="00E1197E"/>
    <w:rsid w:val="00E119E5"/>
    <w:rsid w:val="00E11AE6"/>
    <w:rsid w:val="00E11B1B"/>
    <w:rsid w:val="00E11C92"/>
    <w:rsid w:val="00E11E4C"/>
    <w:rsid w:val="00E12075"/>
    <w:rsid w:val="00E12139"/>
    <w:rsid w:val="00E12183"/>
    <w:rsid w:val="00E122CE"/>
    <w:rsid w:val="00E12346"/>
    <w:rsid w:val="00E123A1"/>
    <w:rsid w:val="00E1262D"/>
    <w:rsid w:val="00E126A3"/>
    <w:rsid w:val="00E128AE"/>
    <w:rsid w:val="00E12BC1"/>
    <w:rsid w:val="00E12C2A"/>
    <w:rsid w:val="00E12C51"/>
    <w:rsid w:val="00E12D66"/>
    <w:rsid w:val="00E12DDA"/>
    <w:rsid w:val="00E12E7F"/>
    <w:rsid w:val="00E12E8E"/>
    <w:rsid w:val="00E12EF7"/>
    <w:rsid w:val="00E13093"/>
    <w:rsid w:val="00E1319A"/>
    <w:rsid w:val="00E134C3"/>
    <w:rsid w:val="00E13798"/>
    <w:rsid w:val="00E137DA"/>
    <w:rsid w:val="00E13BCC"/>
    <w:rsid w:val="00E13C52"/>
    <w:rsid w:val="00E13D39"/>
    <w:rsid w:val="00E13D67"/>
    <w:rsid w:val="00E13DA5"/>
    <w:rsid w:val="00E13E06"/>
    <w:rsid w:val="00E13FC6"/>
    <w:rsid w:val="00E13FD4"/>
    <w:rsid w:val="00E13FF0"/>
    <w:rsid w:val="00E14019"/>
    <w:rsid w:val="00E14046"/>
    <w:rsid w:val="00E140D7"/>
    <w:rsid w:val="00E14138"/>
    <w:rsid w:val="00E1415F"/>
    <w:rsid w:val="00E1427D"/>
    <w:rsid w:val="00E14443"/>
    <w:rsid w:val="00E144F2"/>
    <w:rsid w:val="00E145A4"/>
    <w:rsid w:val="00E145DA"/>
    <w:rsid w:val="00E1460B"/>
    <w:rsid w:val="00E1476F"/>
    <w:rsid w:val="00E14911"/>
    <w:rsid w:val="00E14971"/>
    <w:rsid w:val="00E14A7E"/>
    <w:rsid w:val="00E14B24"/>
    <w:rsid w:val="00E14C1D"/>
    <w:rsid w:val="00E14C3B"/>
    <w:rsid w:val="00E14C42"/>
    <w:rsid w:val="00E14CB4"/>
    <w:rsid w:val="00E14E25"/>
    <w:rsid w:val="00E14E75"/>
    <w:rsid w:val="00E14EE2"/>
    <w:rsid w:val="00E14FF6"/>
    <w:rsid w:val="00E1516D"/>
    <w:rsid w:val="00E151E1"/>
    <w:rsid w:val="00E15211"/>
    <w:rsid w:val="00E15368"/>
    <w:rsid w:val="00E154F6"/>
    <w:rsid w:val="00E1565B"/>
    <w:rsid w:val="00E1570A"/>
    <w:rsid w:val="00E15751"/>
    <w:rsid w:val="00E157BD"/>
    <w:rsid w:val="00E15800"/>
    <w:rsid w:val="00E158FA"/>
    <w:rsid w:val="00E1594F"/>
    <w:rsid w:val="00E159C9"/>
    <w:rsid w:val="00E15A8E"/>
    <w:rsid w:val="00E15B4C"/>
    <w:rsid w:val="00E15BBE"/>
    <w:rsid w:val="00E15C50"/>
    <w:rsid w:val="00E15C84"/>
    <w:rsid w:val="00E15D07"/>
    <w:rsid w:val="00E15D31"/>
    <w:rsid w:val="00E15D68"/>
    <w:rsid w:val="00E15E01"/>
    <w:rsid w:val="00E15E1B"/>
    <w:rsid w:val="00E15FAD"/>
    <w:rsid w:val="00E16101"/>
    <w:rsid w:val="00E16133"/>
    <w:rsid w:val="00E161BC"/>
    <w:rsid w:val="00E162BB"/>
    <w:rsid w:val="00E163E6"/>
    <w:rsid w:val="00E163EA"/>
    <w:rsid w:val="00E16499"/>
    <w:rsid w:val="00E1680B"/>
    <w:rsid w:val="00E16836"/>
    <w:rsid w:val="00E16B0E"/>
    <w:rsid w:val="00E16B47"/>
    <w:rsid w:val="00E16D9F"/>
    <w:rsid w:val="00E1700F"/>
    <w:rsid w:val="00E17146"/>
    <w:rsid w:val="00E17221"/>
    <w:rsid w:val="00E17578"/>
    <w:rsid w:val="00E176DB"/>
    <w:rsid w:val="00E1773A"/>
    <w:rsid w:val="00E17769"/>
    <w:rsid w:val="00E177C7"/>
    <w:rsid w:val="00E1780A"/>
    <w:rsid w:val="00E17849"/>
    <w:rsid w:val="00E1785D"/>
    <w:rsid w:val="00E1794C"/>
    <w:rsid w:val="00E17991"/>
    <w:rsid w:val="00E17BD4"/>
    <w:rsid w:val="00E17D85"/>
    <w:rsid w:val="00E17E87"/>
    <w:rsid w:val="00E17FC0"/>
    <w:rsid w:val="00E17FC5"/>
    <w:rsid w:val="00E200C5"/>
    <w:rsid w:val="00E200F9"/>
    <w:rsid w:val="00E20143"/>
    <w:rsid w:val="00E2014B"/>
    <w:rsid w:val="00E20230"/>
    <w:rsid w:val="00E20256"/>
    <w:rsid w:val="00E202BC"/>
    <w:rsid w:val="00E2041A"/>
    <w:rsid w:val="00E20465"/>
    <w:rsid w:val="00E20482"/>
    <w:rsid w:val="00E204B2"/>
    <w:rsid w:val="00E205A3"/>
    <w:rsid w:val="00E206CD"/>
    <w:rsid w:val="00E2083C"/>
    <w:rsid w:val="00E20932"/>
    <w:rsid w:val="00E20AAD"/>
    <w:rsid w:val="00E20B39"/>
    <w:rsid w:val="00E20CA0"/>
    <w:rsid w:val="00E20D6B"/>
    <w:rsid w:val="00E210CF"/>
    <w:rsid w:val="00E211E8"/>
    <w:rsid w:val="00E21327"/>
    <w:rsid w:val="00E215EB"/>
    <w:rsid w:val="00E215ED"/>
    <w:rsid w:val="00E21732"/>
    <w:rsid w:val="00E21767"/>
    <w:rsid w:val="00E2194F"/>
    <w:rsid w:val="00E21A37"/>
    <w:rsid w:val="00E21A6B"/>
    <w:rsid w:val="00E21A77"/>
    <w:rsid w:val="00E21C3E"/>
    <w:rsid w:val="00E21C45"/>
    <w:rsid w:val="00E21C94"/>
    <w:rsid w:val="00E21E5F"/>
    <w:rsid w:val="00E21E9D"/>
    <w:rsid w:val="00E22323"/>
    <w:rsid w:val="00E22402"/>
    <w:rsid w:val="00E224AA"/>
    <w:rsid w:val="00E224CF"/>
    <w:rsid w:val="00E224ED"/>
    <w:rsid w:val="00E224F1"/>
    <w:rsid w:val="00E225B0"/>
    <w:rsid w:val="00E22622"/>
    <w:rsid w:val="00E22785"/>
    <w:rsid w:val="00E22924"/>
    <w:rsid w:val="00E22B7F"/>
    <w:rsid w:val="00E22E3E"/>
    <w:rsid w:val="00E22E41"/>
    <w:rsid w:val="00E2309D"/>
    <w:rsid w:val="00E2312B"/>
    <w:rsid w:val="00E231FC"/>
    <w:rsid w:val="00E23231"/>
    <w:rsid w:val="00E233A6"/>
    <w:rsid w:val="00E233B8"/>
    <w:rsid w:val="00E235C5"/>
    <w:rsid w:val="00E235CB"/>
    <w:rsid w:val="00E23686"/>
    <w:rsid w:val="00E236A2"/>
    <w:rsid w:val="00E236AA"/>
    <w:rsid w:val="00E236E6"/>
    <w:rsid w:val="00E237AA"/>
    <w:rsid w:val="00E2381F"/>
    <w:rsid w:val="00E23900"/>
    <w:rsid w:val="00E23983"/>
    <w:rsid w:val="00E239E6"/>
    <w:rsid w:val="00E23DC8"/>
    <w:rsid w:val="00E23E4D"/>
    <w:rsid w:val="00E24092"/>
    <w:rsid w:val="00E2425F"/>
    <w:rsid w:val="00E242BC"/>
    <w:rsid w:val="00E243E5"/>
    <w:rsid w:val="00E244AE"/>
    <w:rsid w:val="00E24638"/>
    <w:rsid w:val="00E24A14"/>
    <w:rsid w:val="00E24A5C"/>
    <w:rsid w:val="00E24A6B"/>
    <w:rsid w:val="00E24A96"/>
    <w:rsid w:val="00E24AFC"/>
    <w:rsid w:val="00E24D2E"/>
    <w:rsid w:val="00E2501A"/>
    <w:rsid w:val="00E25050"/>
    <w:rsid w:val="00E250A3"/>
    <w:rsid w:val="00E25338"/>
    <w:rsid w:val="00E2538D"/>
    <w:rsid w:val="00E2547E"/>
    <w:rsid w:val="00E255E0"/>
    <w:rsid w:val="00E256A5"/>
    <w:rsid w:val="00E258FB"/>
    <w:rsid w:val="00E259E4"/>
    <w:rsid w:val="00E25B2A"/>
    <w:rsid w:val="00E25E08"/>
    <w:rsid w:val="00E25E7A"/>
    <w:rsid w:val="00E25EC7"/>
    <w:rsid w:val="00E25F17"/>
    <w:rsid w:val="00E25FB5"/>
    <w:rsid w:val="00E25FBB"/>
    <w:rsid w:val="00E26060"/>
    <w:rsid w:val="00E26241"/>
    <w:rsid w:val="00E26269"/>
    <w:rsid w:val="00E26653"/>
    <w:rsid w:val="00E26687"/>
    <w:rsid w:val="00E26834"/>
    <w:rsid w:val="00E2684E"/>
    <w:rsid w:val="00E26922"/>
    <w:rsid w:val="00E26A74"/>
    <w:rsid w:val="00E26AD9"/>
    <w:rsid w:val="00E26C3D"/>
    <w:rsid w:val="00E27061"/>
    <w:rsid w:val="00E270F6"/>
    <w:rsid w:val="00E2711C"/>
    <w:rsid w:val="00E2724B"/>
    <w:rsid w:val="00E272AA"/>
    <w:rsid w:val="00E274A6"/>
    <w:rsid w:val="00E274F7"/>
    <w:rsid w:val="00E275E3"/>
    <w:rsid w:val="00E27892"/>
    <w:rsid w:val="00E27930"/>
    <w:rsid w:val="00E27948"/>
    <w:rsid w:val="00E27B25"/>
    <w:rsid w:val="00E27B89"/>
    <w:rsid w:val="00E27C62"/>
    <w:rsid w:val="00E27D12"/>
    <w:rsid w:val="00E27D95"/>
    <w:rsid w:val="00E27EAD"/>
    <w:rsid w:val="00E300D3"/>
    <w:rsid w:val="00E30148"/>
    <w:rsid w:val="00E3015E"/>
    <w:rsid w:val="00E30164"/>
    <w:rsid w:val="00E3052B"/>
    <w:rsid w:val="00E3052D"/>
    <w:rsid w:val="00E305D9"/>
    <w:rsid w:val="00E305FD"/>
    <w:rsid w:val="00E30633"/>
    <w:rsid w:val="00E30688"/>
    <w:rsid w:val="00E30899"/>
    <w:rsid w:val="00E308D6"/>
    <w:rsid w:val="00E309D6"/>
    <w:rsid w:val="00E30A97"/>
    <w:rsid w:val="00E30DCC"/>
    <w:rsid w:val="00E30E3C"/>
    <w:rsid w:val="00E30E71"/>
    <w:rsid w:val="00E3163F"/>
    <w:rsid w:val="00E316F9"/>
    <w:rsid w:val="00E31760"/>
    <w:rsid w:val="00E31768"/>
    <w:rsid w:val="00E318F3"/>
    <w:rsid w:val="00E31AE6"/>
    <w:rsid w:val="00E31B46"/>
    <w:rsid w:val="00E31C1D"/>
    <w:rsid w:val="00E31D19"/>
    <w:rsid w:val="00E31D4E"/>
    <w:rsid w:val="00E31E23"/>
    <w:rsid w:val="00E31E65"/>
    <w:rsid w:val="00E31E77"/>
    <w:rsid w:val="00E31F3F"/>
    <w:rsid w:val="00E31F67"/>
    <w:rsid w:val="00E3211B"/>
    <w:rsid w:val="00E321D0"/>
    <w:rsid w:val="00E321EE"/>
    <w:rsid w:val="00E32528"/>
    <w:rsid w:val="00E3259C"/>
    <w:rsid w:val="00E32654"/>
    <w:rsid w:val="00E32713"/>
    <w:rsid w:val="00E32773"/>
    <w:rsid w:val="00E327F9"/>
    <w:rsid w:val="00E32850"/>
    <w:rsid w:val="00E328DF"/>
    <w:rsid w:val="00E32951"/>
    <w:rsid w:val="00E32996"/>
    <w:rsid w:val="00E329E2"/>
    <w:rsid w:val="00E32B18"/>
    <w:rsid w:val="00E32C01"/>
    <w:rsid w:val="00E32F3E"/>
    <w:rsid w:val="00E33263"/>
    <w:rsid w:val="00E332B9"/>
    <w:rsid w:val="00E333E1"/>
    <w:rsid w:val="00E334B7"/>
    <w:rsid w:val="00E335B3"/>
    <w:rsid w:val="00E3369D"/>
    <w:rsid w:val="00E336B4"/>
    <w:rsid w:val="00E338DE"/>
    <w:rsid w:val="00E33A89"/>
    <w:rsid w:val="00E33A9D"/>
    <w:rsid w:val="00E33AAF"/>
    <w:rsid w:val="00E33AF1"/>
    <w:rsid w:val="00E33AFD"/>
    <w:rsid w:val="00E33B0D"/>
    <w:rsid w:val="00E33C4B"/>
    <w:rsid w:val="00E34111"/>
    <w:rsid w:val="00E341A1"/>
    <w:rsid w:val="00E3420E"/>
    <w:rsid w:val="00E34394"/>
    <w:rsid w:val="00E3439E"/>
    <w:rsid w:val="00E34498"/>
    <w:rsid w:val="00E3463B"/>
    <w:rsid w:val="00E346C0"/>
    <w:rsid w:val="00E34790"/>
    <w:rsid w:val="00E347FC"/>
    <w:rsid w:val="00E349F8"/>
    <w:rsid w:val="00E34B5C"/>
    <w:rsid w:val="00E34BFC"/>
    <w:rsid w:val="00E34C33"/>
    <w:rsid w:val="00E34CFD"/>
    <w:rsid w:val="00E34D38"/>
    <w:rsid w:val="00E34D87"/>
    <w:rsid w:val="00E3506D"/>
    <w:rsid w:val="00E350BE"/>
    <w:rsid w:val="00E35225"/>
    <w:rsid w:val="00E353DB"/>
    <w:rsid w:val="00E3546E"/>
    <w:rsid w:val="00E35513"/>
    <w:rsid w:val="00E35535"/>
    <w:rsid w:val="00E35726"/>
    <w:rsid w:val="00E3572B"/>
    <w:rsid w:val="00E3582F"/>
    <w:rsid w:val="00E3597D"/>
    <w:rsid w:val="00E35AAD"/>
    <w:rsid w:val="00E35BFF"/>
    <w:rsid w:val="00E35D9C"/>
    <w:rsid w:val="00E35F97"/>
    <w:rsid w:val="00E3613F"/>
    <w:rsid w:val="00E36321"/>
    <w:rsid w:val="00E3639C"/>
    <w:rsid w:val="00E36472"/>
    <w:rsid w:val="00E3655E"/>
    <w:rsid w:val="00E36847"/>
    <w:rsid w:val="00E368DA"/>
    <w:rsid w:val="00E3693C"/>
    <w:rsid w:val="00E36988"/>
    <w:rsid w:val="00E36CA3"/>
    <w:rsid w:val="00E36CE7"/>
    <w:rsid w:val="00E36DE8"/>
    <w:rsid w:val="00E36E96"/>
    <w:rsid w:val="00E36EC0"/>
    <w:rsid w:val="00E370D6"/>
    <w:rsid w:val="00E371BA"/>
    <w:rsid w:val="00E37375"/>
    <w:rsid w:val="00E373D8"/>
    <w:rsid w:val="00E374BA"/>
    <w:rsid w:val="00E375B2"/>
    <w:rsid w:val="00E376EE"/>
    <w:rsid w:val="00E37745"/>
    <w:rsid w:val="00E3789A"/>
    <w:rsid w:val="00E378EC"/>
    <w:rsid w:val="00E37A6C"/>
    <w:rsid w:val="00E37A80"/>
    <w:rsid w:val="00E37D8D"/>
    <w:rsid w:val="00E37DF8"/>
    <w:rsid w:val="00E40000"/>
    <w:rsid w:val="00E4015C"/>
    <w:rsid w:val="00E401F9"/>
    <w:rsid w:val="00E40294"/>
    <w:rsid w:val="00E40403"/>
    <w:rsid w:val="00E4046F"/>
    <w:rsid w:val="00E40502"/>
    <w:rsid w:val="00E40628"/>
    <w:rsid w:val="00E4077D"/>
    <w:rsid w:val="00E40903"/>
    <w:rsid w:val="00E4096D"/>
    <w:rsid w:val="00E40998"/>
    <w:rsid w:val="00E40A50"/>
    <w:rsid w:val="00E40B5F"/>
    <w:rsid w:val="00E40CB0"/>
    <w:rsid w:val="00E40DAD"/>
    <w:rsid w:val="00E40DEF"/>
    <w:rsid w:val="00E40EB8"/>
    <w:rsid w:val="00E411F9"/>
    <w:rsid w:val="00E412B7"/>
    <w:rsid w:val="00E41311"/>
    <w:rsid w:val="00E41477"/>
    <w:rsid w:val="00E414A4"/>
    <w:rsid w:val="00E41560"/>
    <w:rsid w:val="00E417B7"/>
    <w:rsid w:val="00E417DA"/>
    <w:rsid w:val="00E41958"/>
    <w:rsid w:val="00E41A4C"/>
    <w:rsid w:val="00E41A5F"/>
    <w:rsid w:val="00E41A80"/>
    <w:rsid w:val="00E41AD8"/>
    <w:rsid w:val="00E41D18"/>
    <w:rsid w:val="00E41DDD"/>
    <w:rsid w:val="00E41E81"/>
    <w:rsid w:val="00E41EAA"/>
    <w:rsid w:val="00E42131"/>
    <w:rsid w:val="00E42262"/>
    <w:rsid w:val="00E423BA"/>
    <w:rsid w:val="00E4253D"/>
    <w:rsid w:val="00E427EA"/>
    <w:rsid w:val="00E42843"/>
    <w:rsid w:val="00E428BF"/>
    <w:rsid w:val="00E42A1D"/>
    <w:rsid w:val="00E42B86"/>
    <w:rsid w:val="00E42BA1"/>
    <w:rsid w:val="00E42BF6"/>
    <w:rsid w:val="00E42C84"/>
    <w:rsid w:val="00E42FE0"/>
    <w:rsid w:val="00E43083"/>
    <w:rsid w:val="00E4315E"/>
    <w:rsid w:val="00E431B8"/>
    <w:rsid w:val="00E43315"/>
    <w:rsid w:val="00E43329"/>
    <w:rsid w:val="00E43432"/>
    <w:rsid w:val="00E434EF"/>
    <w:rsid w:val="00E43602"/>
    <w:rsid w:val="00E436D5"/>
    <w:rsid w:val="00E43990"/>
    <w:rsid w:val="00E43A52"/>
    <w:rsid w:val="00E43A6B"/>
    <w:rsid w:val="00E43F97"/>
    <w:rsid w:val="00E44177"/>
    <w:rsid w:val="00E44426"/>
    <w:rsid w:val="00E44465"/>
    <w:rsid w:val="00E44643"/>
    <w:rsid w:val="00E447A8"/>
    <w:rsid w:val="00E448E9"/>
    <w:rsid w:val="00E44916"/>
    <w:rsid w:val="00E44A0B"/>
    <w:rsid w:val="00E44C70"/>
    <w:rsid w:val="00E44F38"/>
    <w:rsid w:val="00E44FB7"/>
    <w:rsid w:val="00E45268"/>
    <w:rsid w:val="00E45302"/>
    <w:rsid w:val="00E45324"/>
    <w:rsid w:val="00E4542E"/>
    <w:rsid w:val="00E45513"/>
    <w:rsid w:val="00E45726"/>
    <w:rsid w:val="00E4595F"/>
    <w:rsid w:val="00E45D97"/>
    <w:rsid w:val="00E45DAD"/>
    <w:rsid w:val="00E45F18"/>
    <w:rsid w:val="00E45F81"/>
    <w:rsid w:val="00E45FDE"/>
    <w:rsid w:val="00E461C6"/>
    <w:rsid w:val="00E4622A"/>
    <w:rsid w:val="00E46381"/>
    <w:rsid w:val="00E46433"/>
    <w:rsid w:val="00E46560"/>
    <w:rsid w:val="00E4686F"/>
    <w:rsid w:val="00E46AE9"/>
    <w:rsid w:val="00E46D55"/>
    <w:rsid w:val="00E46DB5"/>
    <w:rsid w:val="00E46EB6"/>
    <w:rsid w:val="00E46FD8"/>
    <w:rsid w:val="00E47172"/>
    <w:rsid w:val="00E4719C"/>
    <w:rsid w:val="00E471DC"/>
    <w:rsid w:val="00E4743E"/>
    <w:rsid w:val="00E475E4"/>
    <w:rsid w:val="00E47674"/>
    <w:rsid w:val="00E4782E"/>
    <w:rsid w:val="00E478FF"/>
    <w:rsid w:val="00E47A2E"/>
    <w:rsid w:val="00E47E0F"/>
    <w:rsid w:val="00E47EA1"/>
    <w:rsid w:val="00E4C7E1"/>
    <w:rsid w:val="00E4DE43"/>
    <w:rsid w:val="00E50067"/>
    <w:rsid w:val="00E501A1"/>
    <w:rsid w:val="00E502E5"/>
    <w:rsid w:val="00E503DB"/>
    <w:rsid w:val="00E5058D"/>
    <w:rsid w:val="00E505F6"/>
    <w:rsid w:val="00E5065B"/>
    <w:rsid w:val="00E506A9"/>
    <w:rsid w:val="00E50A9B"/>
    <w:rsid w:val="00E50AA2"/>
    <w:rsid w:val="00E50CAA"/>
    <w:rsid w:val="00E50DF0"/>
    <w:rsid w:val="00E50FAE"/>
    <w:rsid w:val="00E50FCE"/>
    <w:rsid w:val="00E5117F"/>
    <w:rsid w:val="00E511EE"/>
    <w:rsid w:val="00E513E4"/>
    <w:rsid w:val="00E51476"/>
    <w:rsid w:val="00E51885"/>
    <w:rsid w:val="00E51A1A"/>
    <w:rsid w:val="00E51B0F"/>
    <w:rsid w:val="00E51C23"/>
    <w:rsid w:val="00E51C6A"/>
    <w:rsid w:val="00E51D0D"/>
    <w:rsid w:val="00E51E75"/>
    <w:rsid w:val="00E51F89"/>
    <w:rsid w:val="00E520BF"/>
    <w:rsid w:val="00E52153"/>
    <w:rsid w:val="00E52282"/>
    <w:rsid w:val="00E52306"/>
    <w:rsid w:val="00E5252A"/>
    <w:rsid w:val="00E52797"/>
    <w:rsid w:val="00E5287D"/>
    <w:rsid w:val="00E52985"/>
    <w:rsid w:val="00E529A0"/>
    <w:rsid w:val="00E52A6C"/>
    <w:rsid w:val="00E52B0C"/>
    <w:rsid w:val="00E52B1D"/>
    <w:rsid w:val="00E52E4B"/>
    <w:rsid w:val="00E52FCE"/>
    <w:rsid w:val="00E53007"/>
    <w:rsid w:val="00E530BC"/>
    <w:rsid w:val="00E531A9"/>
    <w:rsid w:val="00E53200"/>
    <w:rsid w:val="00E532EA"/>
    <w:rsid w:val="00E53403"/>
    <w:rsid w:val="00E535A6"/>
    <w:rsid w:val="00E53693"/>
    <w:rsid w:val="00E53916"/>
    <w:rsid w:val="00E53A04"/>
    <w:rsid w:val="00E53A8E"/>
    <w:rsid w:val="00E53AE5"/>
    <w:rsid w:val="00E53AF0"/>
    <w:rsid w:val="00E53AF8"/>
    <w:rsid w:val="00E53C69"/>
    <w:rsid w:val="00E53C8C"/>
    <w:rsid w:val="00E53D48"/>
    <w:rsid w:val="00E53D6F"/>
    <w:rsid w:val="00E53E20"/>
    <w:rsid w:val="00E53FB7"/>
    <w:rsid w:val="00E53FB8"/>
    <w:rsid w:val="00E53FE2"/>
    <w:rsid w:val="00E540F3"/>
    <w:rsid w:val="00E54221"/>
    <w:rsid w:val="00E5437C"/>
    <w:rsid w:val="00E5443A"/>
    <w:rsid w:val="00E545EB"/>
    <w:rsid w:val="00E546C7"/>
    <w:rsid w:val="00E5472C"/>
    <w:rsid w:val="00E5485B"/>
    <w:rsid w:val="00E54B1B"/>
    <w:rsid w:val="00E54C47"/>
    <w:rsid w:val="00E54D62"/>
    <w:rsid w:val="00E54D82"/>
    <w:rsid w:val="00E54DC9"/>
    <w:rsid w:val="00E54FBD"/>
    <w:rsid w:val="00E55097"/>
    <w:rsid w:val="00E55184"/>
    <w:rsid w:val="00E5527C"/>
    <w:rsid w:val="00E552B5"/>
    <w:rsid w:val="00E552F1"/>
    <w:rsid w:val="00E55717"/>
    <w:rsid w:val="00E557CD"/>
    <w:rsid w:val="00E559A2"/>
    <w:rsid w:val="00E55BCB"/>
    <w:rsid w:val="00E55C11"/>
    <w:rsid w:val="00E55D10"/>
    <w:rsid w:val="00E55DEE"/>
    <w:rsid w:val="00E55F60"/>
    <w:rsid w:val="00E56003"/>
    <w:rsid w:val="00E5612D"/>
    <w:rsid w:val="00E561B7"/>
    <w:rsid w:val="00E56323"/>
    <w:rsid w:val="00E56365"/>
    <w:rsid w:val="00E5639E"/>
    <w:rsid w:val="00E563FB"/>
    <w:rsid w:val="00E5640B"/>
    <w:rsid w:val="00E564CC"/>
    <w:rsid w:val="00E5668B"/>
    <w:rsid w:val="00E56695"/>
    <w:rsid w:val="00E56792"/>
    <w:rsid w:val="00E56863"/>
    <w:rsid w:val="00E56895"/>
    <w:rsid w:val="00E56909"/>
    <w:rsid w:val="00E56B0F"/>
    <w:rsid w:val="00E56B7A"/>
    <w:rsid w:val="00E56BA9"/>
    <w:rsid w:val="00E56C43"/>
    <w:rsid w:val="00E56D99"/>
    <w:rsid w:val="00E5729A"/>
    <w:rsid w:val="00E572B6"/>
    <w:rsid w:val="00E5739F"/>
    <w:rsid w:val="00E574E8"/>
    <w:rsid w:val="00E57560"/>
    <w:rsid w:val="00E57659"/>
    <w:rsid w:val="00E57711"/>
    <w:rsid w:val="00E5774B"/>
    <w:rsid w:val="00E57952"/>
    <w:rsid w:val="00E57A31"/>
    <w:rsid w:val="00E57D46"/>
    <w:rsid w:val="00E57DF3"/>
    <w:rsid w:val="00E57EC6"/>
    <w:rsid w:val="00E57FA0"/>
    <w:rsid w:val="00E57FC3"/>
    <w:rsid w:val="00E57FD0"/>
    <w:rsid w:val="00E5F059"/>
    <w:rsid w:val="00E60065"/>
    <w:rsid w:val="00E600A1"/>
    <w:rsid w:val="00E600BB"/>
    <w:rsid w:val="00E60192"/>
    <w:rsid w:val="00E60193"/>
    <w:rsid w:val="00E60251"/>
    <w:rsid w:val="00E604DA"/>
    <w:rsid w:val="00E60667"/>
    <w:rsid w:val="00E60687"/>
    <w:rsid w:val="00E606B3"/>
    <w:rsid w:val="00E607B1"/>
    <w:rsid w:val="00E60854"/>
    <w:rsid w:val="00E60AB7"/>
    <w:rsid w:val="00E60AE2"/>
    <w:rsid w:val="00E60AF9"/>
    <w:rsid w:val="00E60B8B"/>
    <w:rsid w:val="00E60DF3"/>
    <w:rsid w:val="00E60E0E"/>
    <w:rsid w:val="00E60E61"/>
    <w:rsid w:val="00E60EA2"/>
    <w:rsid w:val="00E60EB2"/>
    <w:rsid w:val="00E60F2C"/>
    <w:rsid w:val="00E61004"/>
    <w:rsid w:val="00E61016"/>
    <w:rsid w:val="00E6103F"/>
    <w:rsid w:val="00E61096"/>
    <w:rsid w:val="00E6138A"/>
    <w:rsid w:val="00E61404"/>
    <w:rsid w:val="00E61456"/>
    <w:rsid w:val="00E61520"/>
    <w:rsid w:val="00E615A3"/>
    <w:rsid w:val="00E61629"/>
    <w:rsid w:val="00E616DD"/>
    <w:rsid w:val="00E616E5"/>
    <w:rsid w:val="00E61779"/>
    <w:rsid w:val="00E6193D"/>
    <w:rsid w:val="00E619AF"/>
    <w:rsid w:val="00E619F6"/>
    <w:rsid w:val="00E61AA2"/>
    <w:rsid w:val="00E61DB0"/>
    <w:rsid w:val="00E61E04"/>
    <w:rsid w:val="00E61E24"/>
    <w:rsid w:val="00E61F98"/>
    <w:rsid w:val="00E61F9E"/>
    <w:rsid w:val="00E6201B"/>
    <w:rsid w:val="00E620C3"/>
    <w:rsid w:val="00E62126"/>
    <w:rsid w:val="00E6212A"/>
    <w:rsid w:val="00E6222B"/>
    <w:rsid w:val="00E62338"/>
    <w:rsid w:val="00E623EB"/>
    <w:rsid w:val="00E62497"/>
    <w:rsid w:val="00E62527"/>
    <w:rsid w:val="00E625ED"/>
    <w:rsid w:val="00E626CC"/>
    <w:rsid w:val="00E626FE"/>
    <w:rsid w:val="00E62722"/>
    <w:rsid w:val="00E6272A"/>
    <w:rsid w:val="00E62833"/>
    <w:rsid w:val="00E62842"/>
    <w:rsid w:val="00E6288C"/>
    <w:rsid w:val="00E628BE"/>
    <w:rsid w:val="00E62997"/>
    <w:rsid w:val="00E62B3F"/>
    <w:rsid w:val="00E62D74"/>
    <w:rsid w:val="00E62D90"/>
    <w:rsid w:val="00E62DE8"/>
    <w:rsid w:val="00E62EB3"/>
    <w:rsid w:val="00E62F6E"/>
    <w:rsid w:val="00E62FE4"/>
    <w:rsid w:val="00E630B9"/>
    <w:rsid w:val="00E63167"/>
    <w:rsid w:val="00E632B0"/>
    <w:rsid w:val="00E6331E"/>
    <w:rsid w:val="00E633BB"/>
    <w:rsid w:val="00E634BD"/>
    <w:rsid w:val="00E6350A"/>
    <w:rsid w:val="00E635AA"/>
    <w:rsid w:val="00E636A1"/>
    <w:rsid w:val="00E63979"/>
    <w:rsid w:val="00E639D0"/>
    <w:rsid w:val="00E63B44"/>
    <w:rsid w:val="00E63CB3"/>
    <w:rsid w:val="00E63D8F"/>
    <w:rsid w:val="00E63DBB"/>
    <w:rsid w:val="00E63E50"/>
    <w:rsid w:val="00E63E90"/>
    <w:rsid w:val="00E63F0B"/>
    <w:rsid w:val="00E63F10"/>
    <w:rsid w:val="00E63F33"/>
    <w:rsid w:val="00E64064"/>
    <w:rsid w:val="00E6410C"/>
    <w:rsid w:val="00E64248"/>
    <w:rsid w:val="00E6424E"/>
    <w:rsid w:val="00E64395"/>
    <w:rsid w:val="00E6441F"/>
    <w:rsid w:val="00E6448A"/>
    <w:rsid w:val="00E64523"/>
    <w:rsid w:val="00E6460A"/>
    <w:rsid w:val="00E6469F"/>
    <w:rsid w:val="00E64713"/>
    <w:rsid w:val="00E6488B"/>
    <w:rsid w:val="00E6489C"/>
    <w:rsid w:val="00E64907"/>
    <w:rsid w:val="00E64B12"/>
    <w:rsid w:val="00E64CA5"/>
    <w:rsid w:val="00E64CAE"/>
    <w:rsid w:val="00E64CD9"/>
    <w:rsid w:val="00E64D9E"/>
    <w:rsid w:val="00E64F20"/>
    <w:rsid w:val="00E650F0"/>
    <w:rsid w:val="00E6511E"/>
    <w:rsid w:val="00E65136"/>
    <w:rsid w:val="00E656AA"/>
    <w:rsid w:val="00E6582B"/>
    <w:rsid w:val="00E6591B"/>
    <w:rsid w:val="00E659C8"/>
    <w:rsid w:val="00E65B1C"/>
    <w:rsid w:val="00E65D15"/>
    <w:rsid w:val="00E65D47"/>
    <w:rsid w:val="00E65D58"/>
    <w:rsid w:val="00E65DCE"/>
    <w:rsid w:val="00E65E3B"/>
    <w:rsid w:val="00E65F1D"/>
    <w:rsid w:val="00E6606D"/>
    <w:rsid w:val="00E660C2"/>
    <w:rsid w:val="00E66264"/>
    <w:rsid w:val="00E66280"/>
    <w:rsid w:val="00E6630A"/>
    <w:rsid w:val="00E66380"/>
    <w:rsid w:val="00E6639D"/>
    <w:rsid w:val="00E66478"/>
    <w:rsid w:val="00E6662A"/>
    <w:rsid w:val="00E66682"/>
    <w:rsid w:val="00E6674B"/>
    <w:rsid w:val="00E668B4"/>
    <w:rsid w:val="00E66A8E"/>
    <w:rsid w:val="00E66B9F"/>
    <w:rsid w:val="00E66D12"/>
    <w:rsid w:val="00E66DC6"/>
    <w:rsid w:val="00E66E4B"/>
    <w:rsid w:val="00E67049"/>
    <w:rsid w:val="00E672FB"/>
    <w:rsid w:val="00E6742B"/>
    <w:rsid w:val="00E6744C"/>
    <w:rsid w:val="00E676D6"/>
    <w:rsid w:val="00E676F6"/>
    <w:rsid w:val="00E67851"/>
    <w:rsid w:val="00E678CF"/>
    <w:rsid w:val="00E67B42"/>
    <w:rsid w:val="00E67B68"/>
    <w:rsid w:val="00E67B7F"/>
    <w:rsid w:val="00E67CCF"/>
    <w:rsid w:val="00E67CE5"/>
    <w:rsid w:val="00E67D05"/>
    <w:rsid w:val="00E67D46"/>
    <w:rsid w:val="00E67DF0"/>
    <w:rsid w:val="00E67E28"/>
    <w:rsid w:val="00E67E71"/>
    <w:rsid w:val="00E67EA7"/>
    <w:rsid w:val="00E67F3C"/>
    <w:rsid w:val="00E6D0E3"/>
    <w:rsid w:val="00E700BC"/>
    <w:rsid w:val="00E702B7"/>
    <w:rsid w:val="00E70315"/>
    <w:rsid w:val="00E703A3"/>
    <w:rsid w:val="00E703B3"/>
    <w:rsid w:val="00E703ED"/>
    <w:rsid w:val="00E704DB"/>
    <w:rsid w:val="00E705DB"/>
    <w:rsid w:val="00E705EA"/>
    <w:rsid w:val="00E70765"/>
    <w:rsid w:val="00E70819"/>
    <w:rsid w:val="00E70866"/>
    <w:rsid w:val="00E7088A"/>
    <w:rsid w:val="00E70946"/>
    <w:rsid w:val="00E70962"/>
    <w:rsid w:val="00E70977"/>
    <w:rsid w:val="00E70B34"/>
    <w:rsid w:val="00E70B87"/>
    <w:rsid w:val="00E70C59"/>
    <w:rsid w:val="00E70C76"/>
    <w:rsid w:val="00E70DCA"/>
    <w:rsid w:val="00E70E0F"/>
    <w:rsid w:val="00E70F73"/>
    <w:rsid w:val="00E70F81"/>
    <w:rsid w:val="00E70FAD"/>
    <w:rsid w:val="00E71075"/>
    <w:rsid w:val="00E7122A"/>
    <w:rsid w:val="00E71420"/>
    <w:rsid w:val="00E71423"/>
    <w:rsid w:val="00E71429"/>
    <w:rsid w:val="00E7153C"/>
    <w:rsid w:val="00E71552"/>
    <w:rsid w:val="00E71680"/>
    <w:rsid w:val="00E71818"/>
    <w:rsid w:val="00E71BB7"/>
    <w:rsid w:val="00E71CF1"/>
    <w:rsid w:val="00E71D75"/>
    <w:rsid w:val="00E71E6A"/>
    <w:rsid w:val="00E71EDE"/>
    <w:rsid w:val="00E71FF1"/>
    <w:rsid w:val="00E7210F"/>
    <w:rsid w:val="00E721E2"/>
    <w:rsid w:val="00E72337"/>
    <w:rsid w:val="00E724E9"/>
    <w:rsid w:val="00E72772"/>
    <w:rsid w:val="00E72791"/>
    <w:rsid w:val="00E7295D"/>
    <w:rsid w:val="00E72B86"/>
    <w:rsid w:val="00E72C65"/>
    <w:rsid w:val="00E72E13"/>
    <w:rsid w:val="00E72E21"/>
    <w:rsid w:val="00E72E52"/>
    <w:rsid w:val="00E730E4"/>
    <w:rsid w:val="00E73275"/>
    <w:rsid w:val="00E73277"/>
    <w:rsid w:val="00E7330A"/>
    <w:rsid w:val="00E733D3"/>
    <w:rsid w:val="00E73584"/>
    <w:rsid w:val="00E73780"/>
    <w:rsid w:val="00E737C8"/>
    <w:rsid w:val="00E737CB"/>
    <w:rsid w:val="00E73946"/>
    <w:rsid w:val="00E739AE"/>
    <w:rsid w:val="00E739FF"/>
    <w:rsid w:val="00E73B04"/>
    <w:rsid w:val="00E73B44"/>
    <w:rsid w:val="00E73CAE"/>
    <w:rsid w:val="00E73D49"/>
    <w:rsid w:val="00E73D7B"/>
    <w:rsid w:val="00E73DBB"/>
    <w:rsid w:val="00E74211"/>
    <w:rsid w:val="00E74521"/>
    <w:rsid w:val="00E7470B"/>
    <w:rsid w:val="00E747CA"/>
    <w:rsid w:val="00E7492C"/>
    <w:rsid w:val="00E74988"/>
    <w:rsid w:val="00E749FB"/>
    <w:rsid w:val="00E74BCD"/>
    <w:rsid w:val="00E74C6C"/>
    <w:rsid w:val="00E74D16"/>
    <w:rsid w:val="00E74E91"/>
    <w:rsid w:val="00E74F5B"/>
    <w:rsid w:val="00E75061"/>
    <w:rsid w:val="00E7530D"/>
    <w:rsid w:val="00E754D0"/>
    <w:rsid w:val="00E754F9"/>
    <w:rsid w:val="00E754FA"/>
    <w:rsid w:val="00E756EE"/>
    <w:rsid w:val="00E75769"/>
    <w:rsid w:val="00E7588E"/>
    <w:rsid w:val="00E75894"/>
    <w:rsid w:val="00E75A3F"/>
    <w:rsid w:val="00E75AAE"/>
    <w:rsid w:val="00E75BFC"/>
    <w:rsid w:val="00E75E0C"/>
    <w:rsid w:val="00E75E50"/>
    <w:rsid w:val="00E75EF2"/>
    <w:rsid w:val="00E75F5A"/>
    <w:rsid w:val="00E75FEE"/>
    <w:rsid w:val="00E76567"/>
    <w:rsid w:val="00E765EA"/>
    <w:rsid w:val="00E76834"/>
    <w:rsid w:val="00E76964"/>
    <w:rsid w:val="00E7698C"/>
    <w:rsid w:val="00E76AD5"/>
    <w:rsid w:val="00E76BFB"/>
    <w:rsid w:val="00E76C26"/>
    <w:rsid w:val="00E76C5E"/>
    <w:rsid w:val="00E76E5D"/>
    <w:rsid w:val="00E76F7A"/>
    <w:rsid w:val="00E77061"/>
    <w:rsid w:val="00E77131"/>
    <w:rsid w:val="00E77134"/>
    <w:rsid w:val="00E771B0"/>
    <w:rsid w:val="00E773B1"/>
    <w:rsid w:val="00E7754B"/>
    <w:rsid w:val="00E77811"/>
    <w:rsid w:val="00E7795B"/>
    <w:rsid w:val="00E77982"/>
    <w:rsid w:val="00E77993"/>
    <w:rsid w:val="00E779BD"/>
    <w:rsid w:val="00E779EF"/>
    <w:rsid w:val="00E77B8D"/>
    <w:rsid w:val="00E77BAD"/>
    <w:rsid w:val="00E77C23"/>
    <w:rsid w:val="00E77C28"/>
    <w:rsid w:val="00E77CAD"/>
    <w:rsid w:val="00E77DF1"/>
    <w:rsid w:val="00E77E6B"/>
    <w:rsid w:val="00E7BBD2"/>
    <w:rsid w:val="00E8010F"/>
    <w:rsid w:val="00E80115"/>
    <w:rsid w:val="00E80175"/>
    <w:rsid w:val="00E80238"/>
    <w:rsid w:val="00E8040B"/>
    <w:rsid w:val="00E8040C"/>
    <w:rsid w:val="00E805B6"/>
    <w:rsid w:val="00E80601"/>
    <w:rsid w:val="00E806AD"/>
    <w:rsid w:val="00E806FA"/>
    <w:rsid w:val="00E807AF"/>
    <w:rsid w:val="00E8080A"/>
    <w:rsid w:val="00E80850"/>
    <w:rsid w:val="00E8091E"/>
    <w:rsid w:val="00E809B9"/>
    <w:rsid w:val="00E80A49"/>
    <w:rsid w:val="00E80BE1"/>
    <w:rsid w:val="00E80DDB"/>
    <w:rsid w:val="00E80E28"/>
    <w:rsid w:val="00E80F0E"/>
    <w:rsid w:val="00E80F4E"/>
    <w:rsid w:val="00E80F7A"/>
    <w:rsid w:val="00E8107B"/>
    <w:rsid w:val="00E81179"/>
    <w:rsid w:val="00E811D9"/>
    <w:rsid w:val="00E814EA"/>
    <w:rsid w:val="00E817A2"/>
    <w:rsid w:val="00E818B6"/>
    <w:rsid w:val="00E8194C"/>
    <w:rsid w:val="00E819D1"/>
    <w:rsid w:val="00E819F1"/>
    <w:rsid w:val="00E81A2D"/>
    <w:rsid w:val="00E81A86"/>
    <w:rsid w:val="00E81CBB"/>
    <w:rsid w:val="00E81CE9"/>
    <w:rsid w:val="00E81D13"/>
    <w:rsid w:val="00E81EE8"/>
    <w:rsid w:val="00E81FA1"/>
    <w:rsid w:val="00E820CC"/>
    <w:rsid w:val="00E82125"/>
    <w:rsid w:val="00E821A0"/>
    <w:rsid w:val="00E8227B"/>
    <w:rsid w:val="00E822E2"/>
    <w:rsid w:val="00E8234F"/>
    <w:rsid w:val="00E823E8"/>
    <w:rsid w:val="00E824AD"/>
    <w:rsid w:val="00E82512"/>
    <w:rsid w:val="00E82540"/>
    <w:rsid w:val="00E82667"/>
    <w:rsid w:val="00E82717"/>
    <w:rsid w:val="00E828DD"/>
    <w:rsid w:val="00E82A3A"/>
    <w:rsid w:val="00E82B02"/>
    <w:rsid w:val="00E82BB7"/>
    <w:rsid w:val="00E82CA1"/>
    <w:rsid w:val="00E83127"/>
    <w:rsid w:val="00E8314F"/>
    <w:rsid w:val="00E8324D"/>
    <w:rsid w:val="00E83268"/>
    <w:rsid w:val="00E83322"/>
    <w:rsid w:val="00E83344"/>
    <w:rsid w:val="00E834F9"/>
    <w:rsid w:val="00E8355E"/>
    <w:rsid w:val="00E83668"/>
    <w:rsid w:val="00E83739"/>
    <w:rsid w:val="00E83755"/>
    <w:rsid w:val="00E8380C"/>
    <w:rsid w:val="00E83859"/>
    <w:rsid w:val="00E83A41"/>
    <w:rsid w:val="00E83D70"/>
    <w:rsid w:val="00E83E4D"/>
    <w:rsid w:val="00E83F3D"/>
    <w:rsid w:val="00E84584"/>
    <w:rsid w:val="00E846B3"/>
    <w:rsid w:val="00E846B8"/>
    <w:rsid w:val="00E84923"/>
    <w:rsid w:val="00E849F9"/>
    <w:rsid w:val="00E84BA4"/>
    <w:rsid w:val="00E84C38"/>
    <w:rsid w:val="00E84F5A"/>
    <w:rsid w:val="00E84FC3"/>
    <w:rsid w:val="00E851F2"/>
    <w:rsid w:val="00E852A5"/>
    <w:rsid w:val="00E85358"/>
    <w:rsid w:val="00E853B0"/>
    <w:rsid w:val="00E85439"/>
    <w:rsid w:val="00E8554A"/>
    <w:rsid w:val="00E85574"/>
    <w:rsid w:val="00E85591"/>
    <w:rsid w:val="00E855C5"/>
    <w:rsid w:val="00E8565F"/>
    <w:rsid w:val="00E85665"/>
    <w:rsid w:val="00E85792"/>
    <w:rsid w:val="00E857F6"/>
    <w:rsid w:val="00E85803"/>
    <w:rsid w:val="00E858EF"/>
    <w:rsid w:val="00E85922"/>
    <w:rsid w:val="00E859EE"/>
    <w:rsid w:val="00E85B57"/>
    <w:rsid w:val="00E85B8C"/>
    <w:rsid w:val="00E85BBB"/>
    <w:rsid w:val="00E85BCB"/>
    <w:rsid w:val="00E85D52"/>
    <w:rsid w:val="00E85D8F"/>
    <w:rsid w:val="00E85D9A"/>
    <w:rsid w:val="00E86250"/>
    <w:rsid w:val="00E8637E"/>
    <w:rsid w:val="00E86504"/>
    <w:rsid w:val="00E8664E"/>
    <w:rsid w:val="00E86652"/>
    <w:rsid w:val="00E866B3"/>
    <w:rsid w:val="00E86949"/>
    <w:rsid w:val="00E86A62"/>
    <w:rsid w:val="00E86BA6"/>
    <w:rsid w:val="00E86CC5"/>
    <w:rsid w:val="00E86CF5"/>
    <w:rsid w:val="00E86ED5"/>
    <w:rsid w:val="00E8719C"/>
    <w:rsid w:val="00E871D5"/>
    <w:rsid w:val="00E87255"/>
    <w:rsid w:val="00E8731C"/>
    <w:rsid w:val="00E87490"/>
    <w:rsid w:val="00E874D3"/>
    <w:rsid w:val="00E875A9"/>
    <w:rsid w:val="00E8767A"/>
    <w:rsid w:val="00E876D6"/>
    <w:rsid w:val="00E87812"/>
    <w:rsid w:val="00E879AC"/>
    <w:rsid w:val="00E879CD"/>
    <w:rsid w:val="00E879EE"/>
    <w:rsid w:val="00E87A1A"/>
    <w:rsid w:val="00E87AAA"/>
    <w:rsid w:val="00E87B65"/>
    <w:rsid w:val="00E87B70"/>
    <w:rsid w:val="00E87D5D"/>
    <w:rsid w:val="00E87E92"/>
    <w:rsid w:val="00E87EB5"/>
    <w:rsid w:val="00E87F93"/>
    <w:rsid w:val="00E8D9B1"/>
    <w:rsid w:val="00E90037"/>
    <w:rsid w:val="00E90076"/>
    <w:rsid w:val="00E900A9"/>
    <w:rsid w:val="00E900D8"/>
    <w:rsid w:val="00E90261"/>
    <w:rsid w:val="00E90290"/>
    <w:rsid w:val="00E902C8"/>
    <w:rsid w:val="00E903B9"/>
    <w:rsid w:val="00E90554"/>
    <w:rsid w:val="00E90626"/>
    <w:rsid w:val="00E906CC"/>
    <w:rsid w:val="00E907A5"/>
    <w:rsid w:val="00E908FC"/>
    <w:rsid w:val="00E90B01"/>
    <w:rsid w:val="00E90B40"/>
    <w:rsid w:val="00E90DCE"/>
    <w:rsid w:val="00E90DF6"/>
    <w:rsid w:val="00E90EC6"/>
    <w:rsid w:val="00E90F41"/>
    <w:rsid w:val="00E90F4B"/>
    <w:rsid w:val="00E90F98"/>
    <w:rsid w:val="00E90FEE"/>
    <w:rsid w:val="00E910D8"/>
    <w:rsid w:val="00E9111F"/>
    <w:rsid w:val="00E91154"/>
    <w:rsid w:val="00E9145F"/>
    <w:rsid w:val="00E91475"/>
    <w:rsid w:val="00E915B8"/>
    <w:rsid w:val="00E91742"/>
    <w:rsid w:val="00E917D2"/>
    <w:rsid w:val="00E917E1"/>
    <w:rsid w:val="00E91821"/>
    <w:rsid w:val="00E9185A"/>
    <w:rsid w:val="00E91AEE"/>
    <w:rsid w:val="00E91B70"/>
    <w:rsid w:val="00E91C36"/>
    <w:rsid w:val="00E91C57"/>
    <w:rsid w:val="00E91CA1"/>
    <w:rsid w:val="00E91FA5"/>
    <w:rsid w:val="00E91FAA"/>
    <w:rsid w:val="00E91FB7"/>
    <w:rsid w:val="00E91FDC"/>
    <w:rsid w:val="00E92037"/>
    <w:rsid w:val="00E92038"/>
    <w:rsid w:val="00E92060"/>
    <w:rsid w:val="00E92101"/>
    <w:rsid w:val="00E92424"/>
    <w:rsid w:val="00E92558"/>
    <w:rsid w:val="00E92842"/>
    <w:rsid w:val="00E9292E"/>
    <w:rsid w:val="00E92946"/>
    <w:rsid w:val="00E92955"/>
    <w:rsid w:val="00E929BE"/>
    <w:rsid w:val="00E929F2"/>
    <w:rsid w:val="00E92DC4"/>
    <w:rsid w:val="00E92E35"/>
    <w:rsid w:val="00E92F1B"/>
    <w:rsid w:val="00E93233"/>
    <w:rsid w:val="00E933DB"/>
    <w:rsid w:val="00E93693"/>
    <w:rsid w:val="00E937C1"/>
    <w:rsid w:val="00E93819"/>
    <w:rsid w:val="00E938C8"/>
    <w:rsid w:val="00E93A2A"/>
    <w:rsid w:val="00E93A41"/>
    <w:rsid w:val="00E93B89"/>
    <w:rsid w:val="00E93BF3"/>
    <w:rsid w:val="00E93DCC"/>
    <w:rsid w:val="00E940D4"/>
    <w:rsid w:val="00E9411E"/>
    <w:rsid w:val="00E941BD"/>
    <w:rsid w:val="00E94208"/>
    <w:rsid w:val="00E94213"/>
    <w:rsid w:val="00E94379"/>
    <w:rsid w:val="00E94432"/>
    <w:rsid w:val="00E94463"/>
    <w:rsid w:val="00E94504"/>
    <w:rsid w:val="00E94574"/>
    <w:rsid w:val="00E94604"/>
    <w:rsid w:val="00E94742"/>
    <w:rsid w:val="00E94773"/>
    <w:rsid w:val="00E9485A"/>
    <w:rsid w:val="00E948E5"/>
    <w:rsid w:val="00E94999"/>
    <w:rsid w:val="00E94B0D"/>
    <w:rsid w:val="00E94C8B"/>
    <w:rsid w:val="00E94CEE"/>
    <w:rsid w:val="00E94DCE"/>
    <w:rsid w:val="00E94DD6"/>
    <w:rsid w:val="00E94EA9"/>
    <w:rsid w:val="00E94FAD"/>
    <w:rsid w:val="00E9512D"/>
    <w:rsid w:val="00E952D7"/>
    <w:rsid w:val="00E953FC"/>
    <w:rsid w:val="00E9550C"/>
    <w:rsid w:val="00E955B5"/>
    <w:rsid w:val="00E9585F"/>
    <w:rsid w:val="00E958F1"/>
    <w:rsid w:val="00E95DB4"/>
    <w:rsid w:val="00E95E19"/>
    <w:rsid w:val="00E95ED7"/>
    <w:rsid w:val="00E95EEE"/>
    <w:rsid w:val="00E95EF2"/>
    <w:rsid w:val="00E95F68"/>
    <w:rsid w:val="00E96016"/>
    <w:rsid w:val="00E9605D"/>
    <w:rsid w:val="00E9609D"/>
    <w:rsid w:val="00E9622D"/>
    <w:rsid w:val="00E96292"/>
    <w:rsid w:val="00E962CC"/>
    <w:rsid w:val="00E962F9"/>
    <w:rsid w:val="00E9636F"/>
    <w:rsid w:val="00E963C9"/>
    <w:rsid w:val="00E963DA"/>
    <w:rsid w:val="00E96455"/>
    <w:rsid w:val="00E9651B"/>
    <w:rsid w:val="00E96655"/>
    <w:rsid w:val="00E966CE"/>
    <w:rsid w:val="00E96828"/>
    <w:rsid w:val="00E96854"/>
    <w:rsid w:val="00E9689C"/>
    <w:rsid w:val="00E969D1"/>
    <w:rsid w:val="00E969D5"/>
    <w:rsid w:val="00E96D2A"/>
    <w:rsid w:val="00E96DE1"/>
    <w:rsid w:val="00E96E0D"/>
    <w:rsid w:val="00E96E65"/>
    <w:rsid w:val="00E96E8A"/>
    <w:rsid w:val="00E96EB3"/>
    <w:rsid w:val="00E96EC1"/>
    <w:rsid w:val="00E96F96"/>
    <w:rsid w:val="00E96FA1"/>
    <w:rsid w:val="00E97013"/>
    <w:rsid w:val="00E9753C"/>
    <w:rsid w:val="00E976A1"/>
    <w:rsid w:val="00E97769"/>
    <w:rsid w:val="00E977C4"/>
    <w:rsid w:val="00E97882"/>
    <w:rsid w:val="00E97A16"/>
    <w:rsid w:val="00E97A57"/>
    <w:rsid w:val="00E97AEC"/>
    <w:rsid w:val="00E97B23"/>
    <w:rsid w:val="00E97B9F"/>
    <w:rsid w:val="00E97BBC"/>
    <w:rsid w:val="00E97CD2"/>
    <w:rsid w:val="00E97D69"/>
    <w:rsid w:val="00E97E24"/>
    <w:rsid w:val="00E97E54"/>
    <w:rsid w:val="00EA0004"/>
    <w:rsid w:val="00EA00EE"/>
    <w:rsid w:val="00EA0206"/>
    <w:rsid w:val="00EA02AD"/>
    <w:rsid w:val="00EA02BE"/>
    <w:rsid w:val="00EA0384"/>
    <w:rsid w:val="00EA06CD"/>
    <w:rsid w:val="00EA0864"/>
    <w:rsid w:val="00EA0877"/>
    <w:rsid w:val="00EA0972"/>
    <w:rsid w:val="00EA0ABF"/>
    <w:rsid w:val="00EA0BDE"/>
    <w:rsid w:val="00EA0C39"/>
    <w:rsid w:val="00EA0C64"/>
    <w:rsid w:val="00EA0E86"/>
    <w:rsid w:val="00EA0EF8"/>
    <w:rsid w:val="00EA1006"/>
    <w:rsid w:val="00EA113E"/>
    <w:rsid w:val="00EA11F5"/>
    <w:rsid w:val="00EA1378"/>
    <w:rsid w:val="00EA1670"/>
    <w:rsid w:val="00EA1743"/>
    <w:rsid w:val="00EA1A44"/>
    <w:rsid w:val="00EA1A4E"/>
    <w:rsid w:val="00EA1B57"/>
    <w:rsid w:val="00EA1C11"/>
    <w:rsid w:val="00EA2052"/>
    <w:rsid w:val="00EA2081"/>
    <w:rsid w:val="00EA21C5"/>
    <w:rsid w:val="00EA2235"/>
    <w:rsid w:val="00EA22D1"/>
    <w:rsid w:val="00EA22D7"/>
    <w:rsid w:val="00EA24C3"/>
    <w:rsid w:val="00EA2636"/>
    <w:rsid w:val="00EA298E"/>
    <w:rsid w:val="00EA2AB3"/>
    <w:rsid w:val="00EA2C59"/>
    <w:rsid w:val="00EA2CE9"/>
    <w:rsid w:val="00EA2D2B"/>
    <w:rsid w:val="00EA2D55"/>
    <w:rsid w:val="00EA2DCF"/>
    <w:rsid w:val="00EA2E05"/>
    <w:rsid w:val="00EA2E0D"/>
    <w:rsid w:val="00EA2E45"/>
    <w:rsid w:val="00EA2EDB"/>
    <w:rsid w:val="00EA2FA3"/>
    <w:rsid w:val="00EA2FC9"/>
    <w:rsid w:val="00EA3042"/>
    <w:rsid w:val="00EA3062"/>
    <w:rsid w:val="00EA31B2"/>
    <w:rsid w:val="00EA3208"/>
    <w:rsid w:val="00EA32A3"/>
    <w:rsid w:val="00EA3350"/>
    <w:rsid w:val="00EA33C9"/>
    <w:rsid w:val="00EA3494"/>
    <w:rsid w:val="00EA35E2"/>
    <w:rsid w:val="00EA35EF"/>
    <w:rsid w:val="00EA3686"/>
    <w:rsid w:val="00EA3720"/>
    <w:rsid w:val="00EA37E3"/>
    <w:rsid w:val="00EA38A8"/>
    <w:rsid w:val="00EA3911"/>
    <w:rsid w:val="00EA3A1A"/>
    <w:rsid w:val="00EA3A96"/>
    <w:rsid w:val="00EA3D4C"/>
    <w:rsid w:val="00EA3D5A"/>
    <w:rsid w:val="00EA4004"/>
    <w:rsid w:val="00EA40A8"/>
    <w:rsid w:val="00EA442C"/>
    <w:rsid w:val="00EA4551"/>
    <w:rsid w:val="00EA45CB"/>
    <w:rsid w:val="00EA473F"/>
    <w:rsid w:val="00EA474F"/>
    <w:rsid w:val="00EA4955"/>
    <w:rsid w:val="00EA4A22"/>
    <w:rsid w:val="00EA4A38"/>
    <w:rsid w:val="00EA4A86"/>
    <w:rsid w:val="00EA4B54"/>
    <w:rsid w:val="00EA4C4F"/>
    <w:rsid w:val="00EA4E23"/>
    <w:rsid w:val="00EA4F45"/>
    <w:rsid w:val="00EA5120"/>
    <w:rsid w:val="00EA5141"/>
    <w:rsid w:val="00EA51AA"/>
    <w:rsid w:val="00EA51DC"/>
    <w:rsid w:val="00EA523E"/>
    <w:rsid w:val="00EA524D"/>
    <w:rsid w:val="00EA528C"/>
    <w:rsid w:val="00EA52D2"/>
    <w:rsid w:val="00EA541C"/>
    <w:rsid w:val="00EA54A4"/>
    <w:rsid w:val="00EA54CB"/>
    <w:rsid w:val="00EA5916"/>
    <w:rsid w:val="00EA5974"/>
    <w:rsid w:val="00EA5A43"/>
    <w:rsid w:val="00EA5AAE"/>
    <w:rsid w:val="00EA5CDC"/>
    <w:rsid w:val="00EA5F83"/>
    <w:rsid w:val="00EA5FF6"/>
    <w:rsid w:val="00EA6038"/>
    <w:rsid w:val="00EA62FC"/>
    <w:rsid w:val="00EA63BE"/>
    <w:rsid w:val="00EA643E"/>
    <w:rsid w:val="00EA65E4"/>
    <w:rsid w:val="00EA6644"/>
    <w:rsid w:val="00EA66F4"/>
    <w:rsid w:val="00EA6747"/>
    <w:rsid w:val="00EA67FF"/>
    <w:rsid w:val="00EA69AB"/>
    <w:rsid w:val="00EA69FC"/>
    <w:rsid w:val="00EA6A7A"/>
    <w:rsid w:val="00EA6AB8"/>
    <w:rsid w:val="00EA6B24"/>
    <w:rsid w:val="00EA6C77"/>
    <w:rsid w:val="00EA6CEF"/>
    <w:rsid w:val="00EA6CF4"/>
    <w:rsid w:val="00EA6D3A"/>
    <w:rsid w:val="00EA6D3D"/>
    <w:rsid w:val="00EA6E22"/>
    <w:rsid w:val="00EA6F19"/>
    <w:rsid w:val="00EA6F39"/>
    <w:rsid w:val="00EA6F6B"/>
    <w:rsid w:val="00EA6FFE"/>
    <w:rsid w:val="00EA7056"/>
    <w:rsid w:val="00EA70B4"/>
    <w:rsid w:val="00EA7121"/>
    <w:rsid w:val="00EA71B5"/>
    <w:rsid w:val="00EA735B"/>
    <w:rsid w:val="00EA73D0"/>
    <w:rsid w:val="00EA7418"/>
    <w:rsid w:val="00EA74C4"/>
    <w:rsid w:val="00EA75FD"/>
    <w:rsid w:val="00EA7881"/>
    <w:rsid w:val="00EA78E6"/>
    <w:rsid w:val="00EA797E"/>
    <w:rsid w:val="00EA79C2"/>
    <w:rsid w:val="00EA7A54"/>
    <w:rsid w:val="00EA7A59"/>
    <w:rsid w:val="00EA7C62"/>
    <w:rsid w:val="00EA7C69"/>
    <w:rsid w:val="00EA7CAF"/>
    <w:rsid w:val="00EA7CDF"/>
    <w:rsid w:val="00EA7D68"/>
    <w:rsid w:val="00EA7F42"/>
    <w:rsid w:val="00EA8CB9"/>
    <w:rsid w:val="00EACC1E"/>
    <w:rsid w:val="00EAF030"/>
    <w:rsid w:val="00EB049E"/>
    <w:rsid w:val="00EB04FE"/>
    <w:rsid w:val="00EB0536"/>
    <w:rsid w:val="00EB056A"/>
    <w:rsid w:val="00EB05DC"/>
    <w:rsid w:val="00EB0678"/>
    <w:rsid w:val="00EB0703"/>
    <w:rsid w:val="00EB07A2"/>
    <w:rsid w:val="00EB08F8"/>
    <w:rsid w:val="00EB09FE"/>
    <w:rsid w:val="00EB0B18"/>
    <w:rsid w:val="00EB0C3C"/>
    <w:rsid w:val="00EB0CA2"/>
    <w:rsid w:val="00EB0D2F"/>
    <w:rsid w:val="00EB0D6D"/>
    <w:rsid w:val="00EB0F49"/>
    <w:rsid w:val="00EB1036"/>
    <w:rsid w:val="00EB1075"/>
    <w:rsid w:val="00EB112E"/>
    <w:rsid w:val="00EB126A"/>
    <w:rsid w:val="00EB1475"/>
    <w:rsid w:val="00EB1670"/>
    <w:rsid w:val="00EB1891"/>
    <w:rsid w:val="00EB18A7"/>
    <w:rsid w:val="00EB197D"/>
    <w:rsid w:val="00EB1B17"/>
    <w:rsid w:val="00EB1D8F"/>
    <w:rsid w:val="00EB1EEA"/>
    <w:rsid w:val="00EB1F30"/>
    <w:rsid w:val="00EB1F48"/>
    <w:rsid w:val="00EB1FF0"/>
    <w:rsid w:val="00EB207A"/>
    <w:rsid w:val="00EB21BB"/>
    <w:rsid w:val="00EB21EC"/>
    <w:rsid w:val="00EB2484"/>
    <w:rsid w:val="00EB2687"/>
    <w:rsid w:val="00EB2797"/>
    <w:rsid w:val="00EB29E2"/>
    <w:rsid w:val="00EB2A0E"/>
    <w:rsid w:val="00EB2A8F"/>
    <w:rsid w:val="00EB2AA3"/>
    <w:rsid w:val="00EB2ACA"/>
    <w:rsid w:val="00EB2ACB"/>
    <w:rsid w:val="00EB2B16"/>
    <w:rsid w:val="00EB2C53"/>
    <w:rsid w:val="00EB2F04"/>
    <w:rsid w:val="00EB2F68"/>
    <w:rsid w:val="00EB3152"/>
    <w:rsid w:val="00EB3182"/>
    <w:rsid w:val="00EB3251"/>
    <w:rsid w:val="00EB3269"/>
    <w:rsid w:val="00EB327A"/>
    <w:rsid w:val="00EB3310"/>
    <w:rsid w:val="00EB3331"/>
    <w:rsid w:val="00EB3427"/>
    <w:rsid w:val="00EB3473"/>
    <w:rsid w:val="00EB3494"/>
    <w:rsid w:val="00EB34D3"/>
    <w:rsid w:val="00EB3596"/>
    <w:rsid w:val="00EB35D5"/>
    <w:rsid w:val="00EB361C"/>
    <w:rsid w:val="00EB3627"/>
    <w:rsid w:val="00EB36A8"/>
    <w:rsid w:val="00EB3825"/>
    <w:rsid w:val="00EB38D5"/>
    <w:rsid w:val="00EB38D6"/>
    <w:rsid w:val="00EB39F0"/>
    <w:rsid w:val="00EB3A36"/>
    <w:rsid w:val="00EB3AD8"/>
    <w:rsid w:val="00EB3C30"/>
    <w:rsid w:val="00EB3CF7"/>
    <w:rsid w:val="00EB3DB7"/>
    <w:rsid w:val="00EB3DFB"/>
    <w:rsid w:val="00EB3E3E"/>
    <w:rsid w:val="00EB3EAC"/>
    <w:rsid w:val="00EB3F3E"/>
    <w:rsid w:val="00EB4097"/>
    <w:rsid w:val="00EB40BB"/>
    <w:rsid w:val="00EB41B1"/>
    <w:rsid w:val="00EB432C"/>
    <w:rsid w:val="00EB452D"/>
    <w:rsid w:val="00EB4549"/>
    <w:rsid w:val="00EB4569"/>
    <w:rsid w:val="00EB4672"/>
    <w:rsid w:val="00EB469A"/>
    <w:rsid w:val="00EB47E1"/>
    <w:rsid w:val="00EB49FB"/>
    <w:rsid w:val="00EB4A7A"/>
    <w:rsid w:val="00EB4AF7"/>
    <w:rsid w:val="00EB4AFC"/>
    <w:rsid w:val="00EB4B18"/>
    <w:rsid w:val="00EB4BCF"/>
    <w:rsid w:val="00EB4C29"/>
    <w:rsid w:val="00EB4C95"/>
    <w:rsid w:val="00EB4CAD"/>
    <w:rsid w:val="00EB4D3A"/>
    <w:rsid w:val="00EB4DBF"/>
    <w:rsid w:val="00EB4EF3"/>
    <w:rsid w:val="00EB4F17"/>
    <w:rsid w:val="00EB4FE8"/>
    <w:rsid w:val="00EB4FEA"/>
    <w:rsid w:val="00EB4FF7"/>
    <w:rsid w:val="00EB51F1"/>
    <w:rsid w:val="00EB524D"/>
    <w:rsid w:val="00EB525C"/>
    <w:rsid w:val="00EB52C3"/>
    <w:rsid w:val="00EB52EA"/>
    <w:rsid w:val="00EB52F7"/>
    <w:rsid w:val="00EB5401"/>
    <w:rsid w:val="00EB5694"/>
    <w:rsid w:val="00EB56CC"/>
    <w:rsid w:val="00EB58D6"/>
    <w:rsid w:val="00EB58EF"/>
    <w:rsid w:val="00EB5987"/>
    <w:rsid w:val="00EB5988"/>
    <w:rsid w:val="00EB5989"/>
    <w:rsid w:val="00EB5A38"/>
    <w:rsid w:val="00EB5A80"/>
    <w:rsid w:val="00EB5A92"/>
    <w:rsid w:val="00EB5B91"/>
    <w:rsid w:val="00EB5C8C"/>
    <w:rsid w:val="00EB5CF1"/>
    <w:rsid w:val="00EB5CFE"/>
    <w:rsid w:val="00EB5D76"/>
    <w:rsid w:val="00EB5DA3"/>
    <w:rsid w:val="00EB5E79"/>
    <w:rsid w:val="00EB5F29"/>
    <w:rsid w:val="00EB6072"/>
    <w:rsid w:val="00EB6087"/>
    <w:rsid w:val="00EB60C1"/>
    <w:rsid w:val="00EB6582"/>
    <w:rsid w:val="00EB65CA"/>
    <w:rsid w:val="00EB65E7"/>
    <w:rsid w:val="00EB65ED"/>
    <w:rsid w:val="00EB6894"/>
    <w:rsid w:val="00EB6918"/>
    <w:rsid w:val="00EB69BA"/>
    <w:rsid w:val="00EB6A94"/>
    <w:rsid w:val="00EB6B56"/>
    <w:rsid w:val="00EB6BE1"/>
    <w:rsid w:val="00EB6D03"/>
    <w:rsid w:val="00EB6DAA"/>
    <w:rsid w:val="00EB6E6D"/>
    <w:rsid w:val="00EB6EA8"/>
    <w:rsid w:val="00EB726A"/>
    <w:rsid w:val="00EB728D"/>
    <w:rsid w:val="00EB740F"/>
    <w:rsid w:val="00EB74E9"/>
    <w:rsid w:val="00EB74FF"/>
    <w:rsid w:val="00EB75AF"/>
    <w:rsid w:val="00EB781B"/>
    <w:rsid w:val="00EB787D"/>
    <w:rsid w:val="00EB7946"/>
    <w:rsid w:val="00EB79EF"/>
    <w:rsid w:val="00EB7A9A"/>
    <w:rsid w:val="00EB7AB5"/>
    <w:rsid w:val="00EB7C34"/>
    <w:rsid w:val="00EB7CAD"/>
    <w:rsid w:val="00EB7CF8"/>
    <w:rsid w:val="00EB7E04"/>
    <w:rsid w:val="00EB7ECD"/>
    <w:rsid w:val="00EB7F97"/>
    <w:rsid w:val="00EB7FED"/>
    <w:rsid w:val="00EC00D1"/>
    <w:rsid w:val="00EC00E1"/>
    <w:rsid w:val="00EC01D8"/>
    <w:rsid w:val="00EC0576"/>
    <w:rsid w:val="00EC068C"/>
    <w:rsid w:val="00EC06E6"/>
    <w:rsid w:val="00EC0A87"/>
    <w:rsid w:val="00EC0AB9"/>
    <w:rsid w:val="00EC0AD8"/>
    <w:rsid w:val="00EC0B51"/>
    <w:rsid w:val="00EC0BE0"/>
    <w:rsid w:val="00EC0C1B"/>
    <w:rsid w:val="00EC0C93"/>
    <w:rsid w:val="00EC0D17"/>
    <w:rsid w:val="00EC0FD3"/>
    <w:rsid w:val="00EC10B0"/>
    <w:rsid w:val="00EC11B6"/>
    <w:rsid w:val="00EC1254"/>
    <w:rsid w:val="00EC12FE"/>
    <w:rsid w:val="00EC13BE"/>
    <w:rsid w:val="00EC1451"/>
    <w:rsid w:val="00EC15AE"/>
    <w:rsid w:val="00EC1630"/>
    <w:rsid w:val="00EC169B"/>
    <w:rsid w:val="00EC1986"/>
    <w:rsid w:val="00EC19DB"/>
    <w:rsid w:val="00EC1A10"/>
    <w:rsid w:val="00EC1A36"/>
    <w:rsid w:val="00EC1A3B"/>
    <w:rsid w:val="00EC1B12"/>
    <w:rsid w:val="00EC1BFF"/>
    <w:rsid w:val="00EC1CB3"/>
    <w:rsid w:val="00EC1D0A"/>
    <w:rsid w:val="00EC1D75"/>
    <w:rsid w:val="00EC1E42"/>
    <w:rsid w:val="00EC1EB9"/>
    <w:rsid w:val="00EC1F69"/>
    <w:rsid w:val="00EC2080"/>
    <w:rsid w:val="00EC2199"/>
    <w:rsid w:val="00EC2379"/>
    <w:rsid w:val="00EC26F3"/>
    <w:rsid w:val="00EC280E"/>
    <w:rsid w:val="00EC2829"/>
    <w:rsid w:val="00EC2938"/>
    <w:rsid w:val="00EC297A"/>
    <w:rsid w:val="00EC29BD"/>
    <w:rsid w:val="00EC2A3B"/>
    <w:rsid w:val="00EC2AB6"/>
    <w:rsid w:val="00EC2B02"/>
    <w:rsid w:val="00EC2CF8"/>
    <w:rsid w:val="00EC3071"/>
    <w:rsid w:val="00EC30DA"/>
    <w:rsid w:val="00EC312D"/>
    <w:rsid w:val="00EC32F1"/>
    <w:rsid w:val="00EC35B9"/>
    <w:rsid w:val="00EC3D1A"/>
    <w:rsid w:val="00EC3D3C"/>
    <w:rsid w:val="00EC3E56"/>
    <w:rsid w:val="00EC3F95"/>
    <w:rsid w:val="00EC3FDB"/>
    <w:rsid w:val="00EC428F"/>
    <w:rsid w:val="00EC443F"/>
    <w:rsid w:val="00EC46D0"/>
    <w:rsid w:val="00EC47F2"/>
    <w:rsid w:val="00EC49A8"/>
    <w:rsid w:val="00EC49C6"/>
    <w:rsid w:val="00EC4A22"/>
    <w:rsid w:val="00EC4A2A"/>
    <w:rsid w:val="00EC4A43"/>
    <w:rsid w:val="00EC4AD4"/>
    <w:rsid w:val="00EC4B0D"/>
    <w:rsid w:val="00EC4B28"/>
    <w:rsid w:val="00EC4BB8"/>
    <w:rsid w:val="00EC4EED"/>
    <w:rsid w:val="00EC5061"/>
    <w:rsid w:val="00EC506B"/>
    <w:rsid w:val="00EC50B8"/>
    <w:rsid w:val="00EC516E"/>
    <w:rsid w:val="00EC5377"/>
    <w:rsid w:val="00EC53A4"/>
    <w:rsid w:val="00EC540E"/>
    <w:rsid w:val="00EC5445"/>
    <w:rsid w:val="00EC549C"/>
    <w:rsid w:val="00EC55B1"/>
    <w:rsid w:val="00EC56FB"/>
    <w:rsid w:val="00EC57D5"/>
    <w:rsid w:val="00EC582F"/>
    <w:rsid w:val="00EC584A"/>
    <w:rsid w:val="00EC586B"/>
    <w:rsid w:val="00EC5894"/>
    <w:rsid w:val="00EC5B27"/>
    <w:rsid w:val="00EC5CAF"/>
    <w:rsid w:val="00EC5D18"/>
    <w:rsid w:val="00EC5D23"/>
    <w:rsid w:val="00EC5E86"/>
    <w:rsid w:val="00EC5F9E"/>
    <w:rsid w:val="00EC60E9"/>
    <w:rsid w:val="00EC619F"/>
    <w:rsid w:val="00EC61E9"/>
    <w:rsid w:val="00EC634C"/>
    <w:rsid w:val="00EC638A"/>
    <w:rsid w:val="00EC64AA"/>
    <w:rsid w:val="00EC650C"/>
    <w:rsid w:val="00EC6614"/>
    <w:rsid w:val="00EC68D5"/>
    <w:rsid w:val="00EC6BD0"/>
    <w:rsid w:val="00EC6C87"/>
    <w:rsid w:val="00EC6C8D"/>
    <w:rsid w:val="00EC6E78"/>
    <w:rsid w:val="00EC6EEE"/>
    <w:rsid w:val="00EC700E"/>
    <w:rsid w:val="00EC70D5"/>
    <w:rsid w:val="00EC718D"/>
    <w:rsid w:val="00EC71E0"/>
    <w:rsid w:val="00EC71E8"/>
    <w:rsid w:val="00EC7273"/>
    <w:rsid w:val="00EC72CA"/>
    <w:rsid w:val="00EC730E"/>
    <w:rsid w:val="00EC7563"/>
    <w:rsid w:val="00EC7567"/>
    <w:rsid w:val="00EC75B6"/>
    <w:rsid w:val="00EC7731"/>
    <w:rsid w:val="00EC7769"/>
    <w:rsid w:val="00EC77A8"/>
    <w:rsid w:val="00EC77DE"/>
    <w:rsid w:val="00EC77EA"/>
    <w:rsid w:val="00EC78C9"/>
    <w:rsid w:val="00EC7A32"/>
    <w:rsid w:val="00EC7A3A"/>
    <w:rsid w:val="00EC7A96"/>
    <w:rsid w:val="00EC7B55"/>
    <w:rsid w:val="00EC7C2C"/>
    <w:rsid w:val="00EC7C97"/>
    <w:rsid w:val="00EC7D0C"/>
    <w:rsid w:val="00EC7D11"/>
    <w:rsid w:val="00EC7D89"/>
    <w:rsid w:val="00EC7DC5"/>
    <w:rsid w:val="00EC7DD0"/>
    <w:rsid w:val="00EC7DDF"/>
    <w:rsid w:val="00EC7EDE"/>
    <w:rsid w:val="00ED009E"/>
    <w:rsid w:val="00ED0130"/>
    <w:rsid w:val="00ED01C3"/>
    <w:rsid w:val="00ED059F"/>
    <w:rsid w:val="00ED06E4"/>
    <w:rsid w:val="00ED076E"/>
    <w:rsid w:val="00ED0A5A"/>
    <w:rsid w:val="00ED0A81"/>
    <w:rsid w:val="00ED0BF3"/>
    <w:rsid w:val="00ED0CF2"/>
    <w:rsid w:val="00ED0FB5"/>
    <w:rsid w:val="00ED1040"/>
    <w:rsid w:val="00ED10C9"/>
    <w:rsid w:val="00ED110F"/>
    <w:rsid w:val="00ED1156"/>
    <w:rsid w:val="00ED12A8"/>
    <w:rsid w:val="00ED1758"/>
    <w:rsid w:val="00ED1759"/>
    <w:rsid w:val="00ED19F8"/>
    <w:rsid w:val="00ED1A7F"/>
    <w:rsid w:val="00ED1BED"/>
    <w:rsid w:val="00ED1C14"/>
    <w:rsid w:val="00ED1C84"/>
    <w:rsid w:val="00ED1DEB"/>
    <w:rsid w:val="00ED1F11"/>
    <w:rsid w:val="00ED2228"/>
    <w:rsid w:val="00ED2341"/>
    <w:rsid w:val="00ED2439"/>
    <w:rsid w:val="00ED24CD"/>
    <w:rsid w:val="00ED2546"/>
    <w:rsid w:val="00ED2563"/>
    <w:rsid w:val="00ED2674"/>
    <w:rsid w:val="00ED26EF"/>
    <w:rsid w:val="00ED26F6"/>
    <w:rsid w:val="00ED2825"/>
    <w:rsid w:val="00ED292A"/>
    <w:rsid w:val="00ED2A40"/>
    <w:rsid w:val="00ED2B37"/>
    <w:rsid w:val="00ED2C71"/>
    <w:rsid w:val="00ED2CF8"/>
    <w:rsid w:val="00ED2DF5"/>
    <w:rsid w:val="00ED3051"/>
    <w:rsid w:val="00ED310A"/>
    <w:rsid w:val="00ED312E"/>
    <w:rsid w:val="00ED36BE"/>
    <w:rsid w:val="00ED37E4"/>
    <w:rsid w:val="00ED386D"/>
    <w:rsid w:val="00ED3890"/>
    <w:rsid w:val="00ED3924"/>
    <w:rsid w:val="00ED3975"/>
    <w:rsid w:val="00ED3AAF"/>
    <w:rsid w:val="00ED3AE0"/>
    <w:rsid w:val="00ED3AE7"/>
    <w:rsid w:val="00ED3E77"/>
    <w:rsid w:val="00ED3E7D"/>
    <w:rsid w:val="00ED4072"/>
    <w:rsid w:val="00ED407E"/>
    <w:rsid w:val="00ED40EA"/>
    <w:rsid w:val="00ED4111"/>
    <w:rsid w:val="00ED4134"/>
    <w:rsid w:val="00ED428D"/>
    <w:rsid w:val="00ED42E7"/>
    <w:rsid w:val="00ED432A"/>
    <w:rsid w:val="00ED43B6"/>
    <w:rsid w:val="00ED44D6"/>
    <w:rsid w:val="00ED4784"/>
    <w:rsid w:val="00ED4A31"/>
    <w:rsid w:val="00ED4B62"/>
    <w:rsid w:val="00ED4E0B"/>
    <w:rsid w:val="00ED4E83"/>
    <w:rsid w:val="00ED50F2"/>
    <w:rsid w:val="00ED52A8"/>
    <w:rsid w:val="00ED530A"/>
    <w:rsid w:val="00ED5310"/>
    <w:rsid w:val="00ED5382"/>
    <w:rsid w:val="00ED54D8"/>
    <w:rsid w:val="00ED557B"/>
    <w:rsid w:val="00ED55C2"/>
    <w:rsid w:val="00ED5642"/>
    <w:rsid w:val="00ED566B"/>
    <w:rsid w:val="00ED56F1"/>
    <w:rsid w:val="00ED597C"/>
    <w:rsid w:val="00ED5A3E"/>
    <w:rsid w:val="00ED5B82"/>
    <w:rsid w:val="00ED5B9D"/>
    <w:rsid w:val="00ED5D38"/>
    <w:rsid w:val="00ED5D7E"/>
    <w:rsid w:val="00ED5DCE"/>
    <w:rsid w:val="00ED604F"/>
    <w:rsid w:val="00ED60B7"/>
    <w:rsid w:val="00ED611F"/>
    <w:rsid w:val="00ED6167"/>
    <w:rsid w:val="00ED61B0"/>
    <w:rsid w:val="00ED6294"/>
    <w:rsid w:val="00ED62E4"/>
    <w:rsid w:val="00ED64B9"/>
    <w:rsid w:val="00ED64EB"/>
    <w:rsid w:val="00ED64F5"/>
    <w:rsid w:val="00ED673B"/>
    <w:rsid w:val="00ED68F8"/>
    <w:rsid w:val="00ED692D"/>
    <w:rsid w:val="00ED699C"/>
    <w:rsid w:val="00ED6B2C"/>
    <w:rsid w:val="00ED6B4B"/>
    <w:rsid w:val="00ED6C4E"/>
    <w:rsid w:val="00ED6EAE"/>
    <w:rsid w:val="00ED6EE1"/>
    <w:rsid w:val="00ED70A1"/>
    <w:rsid w:val="00ED713F"/>
    <w:rsid w:val="00ED71D3"/>
    <w:rsid w:val="00ED71FA"/>
    <w:rsid w:val="00ED7227"/>
    <w:rsid w:val="00ED7286"/>
    <w:rsid w:val="00ED75BF"/>
    <w:rsid w:val="00ED768E"/>
    <w:rsid w:val="00ED76C4"/>
    <w:rsid w:val="00ED76D5"/>
    <w:rsid w:val="00ED7786"/>
    <w:rsid w:val="00ED7AB1"/>
    <w:rsid w:val="00ED7B54"/>
    <w:rsid w:val="00ED7C29"/>
    <w:rsid w:val="00ED7CB6"/>
    <w:rsid w:val="00ED7E47"/>
    <w:rsid w:val="00ED7F63"/>
    <w:rsid w:val="00ED7F87"/>
    <w:rsid w:val="00EDAA1B"/>
    <w:rsid w:val="00EE03BD"/>
    <w:rsid w:val="00EE044A"/>
    <w:rsid w:val="00EE0938"/>
    <w:rsid w:val="00EE09BC"/>
    <w:rsid w:val="00EE0B72"/>
    <w:rsid w:val="00EE0C92"/>
    <w:rsid w:val="00EE0E3B"/>
    <w:rsid w:val="00EE0FEF"/>
    <w:rsid w:val="00EE124A"/>
    <w:rsid w:val="00EE12DC"/>
    <w:rsid w:val="00EE1431"/>
    <w:rsid w:val="00EE15DE"/>
    <w:rsid w:val="00EE15F6"/>
    <w:rsid w:val="00EE186F"/>
    <w:rsid w:val="00EE1976"/>
    <w:rsid w:val="00EE1A33"/>
    <w:rsid w:val="00EE1B01"/>
    <w:rsid w:val="00EE1C1C"/>
    <w:rsid w:val="00EE1D39"/>
    <w:rsid w:val="00EE1D57"/>
    <w:rsid w:val="00EE1DD3"/>
    <w:rsid w:val="00EE1E8F"/>
    <w:rsid w:val="00EE1FE5"/>
    <w:rsid w:val="00EE22C7"/>
    <w:rsid w:val="00EE2621"/>
    <w:rsid w:val="00EE2805"/>
    <w:rsid w:val="00EE293E"/>
    <w:rsid w:val="00EE297D"/>
    <w:rsid w:val="00EE29E6"/>
    <w:rsid w:val="00EE2AEC"/>
    <w:rsid w:val="00EE2B1D"/>
    <w:rsid w:val="00EE2BEE"/>
    <w:rsid w:val="00EE2C58"/>
    <w:rsid w:val="00EE2C9E"/>
    <w:rsid w:val="00EE2DB3"/>
    <w:rsid w:val="00EE2F83"/>
    <w:rsid w:val="00EE2F90"/>
    <w:rsid w:val="00EE3007"/>
    <w:rsid w:val="00EE310E"/>
    <w:rsid w:val="00EE311A"/>
    <w:rsid w:val="00EE3226"/>
    <w:rsid w:val="00EE3262"/>
    <w:rsid w:val="00EE3280"/>
    <w:rsid w:val="00EE32F4"/>
    <w:rsid w:val="00EE3455"/>
    <w:rsid w:val="00EE34B5"/>
    <w:rsid w:val="00EE36E9"/>
    <w:rsid w:val="00EE37A4"/>
    <w:rsid w:val="00EE3840"/>
    <w:rsid w:val="00EE387A"/>
    <w:rsid w:val="00EE3A5C"/>
    <w:rsid w:val="00EE3A86"/>
    <w:rsid w:val="00EE3CE7"/>
    <w:rsid w:val="00EE3DEA"/>
    <w:rsid w:val="00EE3E96"/>
    <w:rsid w:val="00EE40E8"/>
    <w:rsid w:val="00EE411B"/>
    <w:rsid w:val="00EE4201"/>
    <w:rsid w:val="00EE42EB"/>
    <w:rsid w:val="00EE4536"/>
    <w:rsid w:val="00EE456F"/>
    <w:rsid w:val="00EE45D8"/>
    <w:rsid w:val="00EE45E9"/>
    <w:rsid w:val="00EE4616"/>
    <w:rsid w:val="00EE463E"/>
    <w:rsid w:val="00EE47AC"/>
    <w:rsid w:val="00EE4822"/>
    <w:rsid w:val="00EE4AE5"/>
    <w:rsid w:val="00EE4B2A"/>
    <w:rsid w:val="00EE4DBE"/>
    <w:rsid w:val="00EE4E43"/>
    <w:rsid w:val="00EE4E72"/>
    <w:rsid w:val="00EE4FA7"/>
    <w:rsid w:val="00EE52E3"/>
    <w:rsid w:val="00EE548A"/>
    <w:rsid w:val="00EE5529"/>
    <w:rsid w:val="00EE555C"/>
    <w:rsid w:val="00EE5718"/>
    <w:rsid w:val="00EE5761"/>
    <w:rsid w:val="00EE58AD"/>
    <w:rsid w:val="00EE5BC3"/>
    <w:rsid w:val="00EE5D4F"/>
    <w:rsid w:val="00EE5D75"/>
    <w:rsid w:val="00EE5E32"/>
    <w:rsid w:val="00EE5E41"/>
    <w:rsid w:val="00EE5E8A"/>
    <w:rsid w:val="00EE5EE5"/>
    <w:rsid w:val="00EE604D"/>
    <w:rsid w:val="00EE606E"/>
    <w:rsid w:val="00EE626D"/>
    <w:rsid w:val="00EE63B7"/>
    <w:rsid w:val="00EE6482"/>
    <w:rsid w:val="00EE667E"/>
    <w:rsid w:val="00EE671D"/>
    <w:rsid w:val="00EE67B7"/>
    <w:rsid w:val="00EE67E3"/>
    <w:rsid w:val="00EE6A18"/>
    <w:rsid w:val="00EE6A55"/>
    <w:rsid w:val="00EE6A9E"/>
    <w:rsid w:val="00EE6B61"/>
    <w:rsid w:val="00EE6B93"/>
    <w:rsid w:val="00EE6D67"/>
    <w:rsid w:val="00EE6DA6"/>
    <w:rsid w:val="00EE6F76"/>
    <w:rsid w:val="00EE7435"/>
    <w:rsid w:val="00EE7554"/>
    <w:rsid w:val="00EE7573"/>
    <w:rsid w:val="00EE7689"/>
    <w:rsid w:val="00EE7885"/>
    <w:rsid w:val="00EE7930"/>
    <w:rsid w:val="00EE7961"/>
    <w:rsid w:val="00EE79E2"/>
    <w:rsid w:val="00EE7B7B"/>
    <w:rsid w:val="00EE7C2A"/>
    <w:rsid w:val="00EE7EF4"/>
    <w:rsid w:val="00EE7F03"/>
    <w:rsid w:val="00EE7F07"/>
    <w:rsid w:val="00EE7F73"/>
    <w:rsid w:val="00EE7F9E"/>
    <w:rsid w:val="00EF00E1"/>
    <w:rsid w:val="00EF02E8"/>
    <w:rsid w:val="00EF0326"/>
    <w:rsid w:val="00EF038D"/>
    <w:rsid w:val="00EF041F"/>
    <w:rsid w:val="00EF0496"/>
    <w:rsid w:val="00EF0590"/>
    <w:rsid w:val="00EF05BF"/>
    <w:rsid w:val="00EF0684"/>
    <w:rsid w:val="00EF07E1"/>
    <w:rsid w:val="00EF0939"/>
    <w:rsid w:val="00EF0A57"/>
    <w:rsid w:val="00EF0B30"/>
    <w:rsid w:val="00EF0C79"/>
    <w:rsid w:val="00EF0CF1"/>
    <w:rsid w:val="00EF0ECE"/>
    <w:rsid w:val="00EF1134"/>
    <w:rsid w:val="00EF1271"/>
    <w:rsid w:val="00EF1289"/>
    <w:rsid w:val="00EF12C0"/>
    <w:rsid w:val="00EF12D3"/>
    <w:rsid w:val="00EF145A"/>
    <w:rsid w:val="00EF1612"/>
    <w:rsid w:val="00EF1672"/>
    <w:rsid w:val="00EF16E0"/>
    <w:rsid w:val="00EF1719"/>
    <w:rsid w:val="00EF1843"/>
    <w:rsid w:val="00EF1880"/>
    <w:rsid w:val="00EF18E8"/>
    <w:rsid w:val="00EF1942"/>
    <w:rsid w:val="00EF1A31"/>
    <w:rsid w:val="00EF1A4C"/>
    <w:rsid w:val="00EF1B41"/>
    <w:rsid w:val="00EF1EF9"/>
    <w:rsid w:val="00EF1FA1"/>
    <w:rsid w:val="00EF212A"/>
    <w:rsid w:val="00EF2141"/>
    <w:rsid w:val="00EF2372"/>
    <w:rsid w:val="00EF2569"/>
    <w:rsid w:val="00EF25A5"/>
    <w:rsid w:val="00EF27E9"/>
    <w:rsid w:val="00EF2980"/>
    <w:rsid w:val="00EF29FB"/>
    <w:rsid w:val="00EF2C17"/>
    <w:rsid w:val="00EF2CA8"/>
    <w:rsid w:val="00EF2D39"/>
    <w:rsid w:val="00EF2D94"/>
    <w:rsid w:val="00EF2EC3"/>
    <w:rsid w:val="00EF2F91"/>
    <w:rsid w:val="00EF316E"/>
    <w:rsid w:val="00EF32D3"/>
    <w:rsid w:val="00EF3301"/>
    <w:rsid w:val="00EF3389"/>
    <w:rsid w:val="00EF3457"/>
    <w:rsid w:val="00EF36C3"/>
    <w:rsid w:val="00EF3716"/>
    <w:rsid w:val="00EF382A"/>
    <w:rsid w:val="00EF383E"/>
    <w:rsid w:val="00EF393E"/>
    <w:rsid w:val="00EF39EB"/>
    <w:rsid w:val="00EF3AA4"/>
    <w:rsid w:val="00EF3B8B"/>
    <w:rsid w:val="00EF3C54"/>
    <w:rsid w:val="00EF3E12"/>
    <w:rsid w:val="00EF3E1F"/>
    <w:rsid w:val="00EF3E6D"/>
    <w:rsid w:val="00EF3E9A"/>
    <w:rsid w:val="00EF3E9D"/>
    <w:rsid w:val="00EF3FD3"/>
    <w:rsid w:val="00EF4209"/>
    <w:rsid w:val="00EF4399"/>
    <w:rsid w:val="00EF445E"/>
    <w:rsid w:val="00EF46F6"/>
    <w:rsid w:val="00EF47A2"/>
    <w:rsid w:val="00EF47CB"/>
    <w:rsid w:val="00EF4814"/>
    <w:rsid w:val="00EF4968"/>
    <w:rsid w:val="00EF49C6"/>
    <w:rsid w:val="00EF4C48"/>
    <w:rsid w:val="00EF4D44"/>
    <w:rsid w:val="00EF4DF8"/>
    <w:rsid w:val="00EF4F47"/>
    <w:rsid w:val="00EF4FAB"/>
    <w:rsid w:val="00EF50F7"/>
    <w:rsid w:val="00EF50FC"/>
    <w:rsid w:val="00EF5234"/>
    <w:rsid w:val="00EF534A"/>
    <w:rsid w:val="00EF5484"/>
    <w:rsid w:val="00EF5510"/>
    <w:rsid w:val="00EF57E2"/>
    <w:rsid w:val="00EF57E7"/>
    <w:rsid w:val="00EF58E3"/>
    <w:rsid w:val="00EF592E"/>
    <w:rsid w:val="00EF5962"/>
    <w:rsid w:val="00EF5A65"/>
    <w:rsid w:val="00EF5BAB"/>
    <w:rsid w:val="00EF5BED"/>
    <w:rsid w:val="00EF5C5D"/>
    <w:rsid w:val="00EF5CCB"/>
    <w:rsid w:val="00EF5CD2"/>
    <w:rsid w:val="00EF5FFA"/>
    <w:rsid w:val="00EF6009"/>
    <w:rsid w:val="00EF60D8"/>
    <w:rsid w:val="00EF6378"/>
    <w:rsid w:val="00EF6493"/>
    <w:rsid w:val="00EF6495"/>
    <w:rsid w:val="00EF6644"/>
    <w:rsid w:val="00EF6715"/>
    <w:rsid w:val="00EF6A3F"/>
    <w:rsid w:val="00EF6AFA"/>
    <w:rsid w:val="00EF6B2E"/>
    <w:rsid w:val="00EF6C4F"/>
    <w:rsid w:val="00EF6F49"/>
    <w:rsid w:val="00EF6FEC"/>
    <w:rsid w:val="00EF7015"/>
    <w:rsid w:val="00EF722A"/>
    <w:rsid w:val="00EF729E"/>
    <w:rsid w:val="00EF739D"/>
    <w:rsid w:val="00EF73BB"/>
    <w:rsid w:val="00EF74B1"/>
    <w:rsid w:val="00EF74E5"/>
    <w:rsid w:val="00EF74F6"/>
    <w:rsid w:val="00EF75DA"/>
    <w:rsid w:val="00EF7665"/>
    <w:rsid w:val="00EF7824"/>
    <w:rsid w:val="00EF7993"/>
    <w:rsid w:val="00EF799F"/>
    <w:rsid w:val="00EF79C0"/>
    <w:rsid w:val="00EF79C3"/>
    <w:rsid w:val="00EF7CBB"/>
    <w:rsid w:val="00EF7DBC"/>
    <w:rsid w:val="00EF7E83"/>
    <w:rsid w:val="00EF7ECF"/>
    <w:rsid w:val="00EF7FAD"/>
    <w:rsid w:val="00F000EB"/>
    <w:rsid w:val="00F000FA"/>
    <w:rsid w:val="00F0010B"/>
    <w:rsid w:val="00F001B2"/>
    <w:rsid w:val="00F0020D"/>
    <w:rsid w:val="00F0023E"/>
    <w:rsid w:val="00F00332"/>
    <w:rsid w:val="00F0035B"/>
    <w:rsid w:val="00F006D9"/>
    <w:rsid w:val="00F00792"/>
    <w:rsid w:val="00F0092D"/>
    <w:rsid w:val="00F009B9"/>
    <w:rsid w:val="00F00A76"/>
    <w:rsid w:val="00F00C8E"/>
    <w:rsid w:val="00F00CFA"/>
    <w:rsid w:val="00F00D12"/>
    <w:rsid w:val="00F00D38"/>
    <w:rsid w:val="00F00D76"/>
    <w:rsid w:val="00F00F48"/>
    <w:rsid w:val="00F0103D"/>
    <w:rsid w:val="00F0108A"/>
    <w:rsid w:val="00F0111C"/>
    <w:rsid w:val="00F011C5"/>
    <w:rsid w:val="00F0120B"/>
    <w:rsid w:val="00F0134C"/>
    <w:rsid w:val="00F013FB"/>
    <w:rsid w:val="00F014E0"/>
    <w:rsid w:val="00F01570"/>
    <w:rsid w:val="00F015AD"/>
    <w:rsid w:val="00F015B3"/>
    <w:rsid w:val="00F0164C"/>
    <w:rsid w:val="00F01685"/>
    <w:rsid w:val="00F01725"/>
    <w:rsid w:val="00F0174F"/>
    <w:rsid w:val="00F018BC"/>
    <w:rsid w:val="00F01962"/>
    <w:rsid w:val="00F01C8E"/>
    <w:rsid w:val="00F01D98"/>
    <w:rsid w:val="00F01DD1"/>
    <w:rsid w:val="00F01F0A"/>
    <w:rsid w:val="00F02037"/>
    <w:rsid w:val="00F02106"/>
    <w:rsid w:val="00F02145"/>
    <w:rsid w:val="00F02230"/>
    <w:rsid w:val="00F022D6"/>
    <w:rsid w:val="00F023DB"/>
    <w:rsid w:val="00F02455"/>
    <w:rsid w:val="00F02506"/>
    <w:rsid w:val="00F0255B"/>
    <w:rsid w:val="00F028E2"/>
    <w:rsid w:val="00F02A0B"/>
    <w:rsid w:val="00F02AB5"/>
    <w:rsid w:val="00F02C1F"/>
    <w:rsid w:val="00F02C44"/>
    <w:rsid w:val="00F02D3A"/>
    <w:rsid w:val="00F02E39"/>
    <w:rsid w:val="00F02EE7"/>
    <w:rsid w:val="00F02F23"/>
    <w:rsid w:val="00F02F5D"/>
    <w:rsid w:val="00F02FDD"/>
    <w:rsid w:val="00F03040"/>
    <w:rsid w:val="00F0314B"/>
    <w:rsid w:val="00F03239"/>
    <w:rsid w:val="00F0328A"/>
    <w:rsid w:val="00F0329B"/>
    <w:rsid w:val="00F032E2"/>
    <w:rsid w:val="00F03436"/>
    <w:rsid w:val="00F0354A"/>
    <w:rsid w:val="00F03633"/>
    <w:rsid w:val="00F036BA"/>
    <w:rsid w:val="00F03800"/>
    <w:rsid w:val="00F03867"/>
    <w:rsid w:val="00F039A3"/>
    <w:rsid w:val="00F03A5D"/>
    <w:rsid w:val="00F03AB7"/>
    <w:rsid w:val="00F03CC7"/>
    <w:rsid w:val="00F03D5F"/>
    <w:rsid w:val="00F03FE3"/>
    <w:rsid w:val="00F0409A"/>
    <w:rsid w:val="00F041DD"/>
    <w:rsid w:val="00F04223"/>
    <w:rsid w:val="00F04335"/>
    <w:rsid w:val="00F043B0"/>
    <w:rsid w:val="00F04407"/>
    <w:rsid w:val="00F044FC"/>
    <w:rsid w:val="00F04519"/>
    <w:rsid w:val="00F04524"/>
    <w:rsid w:val="00F045E1"/>
    <w:rsid w:val="00F0479E"/>
    <w:rsid w:val="00F04A04"/>
    <w:rsid w:val="00F04A45"/>
    <w:rsid w:val="00F04A65"/>
    <w:rsid w:val="00F04AF1"/>
    <w:rsid w:val="00F04C1C"/>
    <w:rsid w:val="00F04C88"/>
    <w:rsid w:val="00F04CF9"/>
    <w:rsid w:val="00F04D28"/>
    <w:rsid w:val="00F05076"/>
    <w:rsid w:val="00F051AA"/>
    <w:rsid w:val="00F0529A"/>
    <w:rsid w:val="00F052CC"/>
    <w:rsid w:val="00F052EE"/>
    <w:rsid w:val="00F0530E"/>
    <w:rsid w:val="00F0543A"/>
    <w:rsid w:val="00F05513"/>
    <w:rsid w:val="00F057F8"/>
    <w:rsid w:val="00F05831"/>
    <w:rsid w:val="00F05859"/>
    <w:rsid w:val="00F05926"/>
    <w:rsid w:val="00F05A49"/>
    <w:rsid w:val="00F05B9A"/>
    <w:rsid w:val="00F05D2F"/>
    <w:rsid w:val="00F05DA2"/>
    <w:rsid w:val="00F05F38"/>
    <w:rsid w:val="00F060A8"/>
    <w:rsid w:val="00F061B7"/>
    <w:rsid w:val="00F061FD"/>
    <w:rsid w:val="00F06335"/>
    <w:rsid w:val="00F063E4"/>
    <w:rsid w:val="00F0664F"/>
    <w:rsid w:val="00F066DB"/>
    <w:rsid w:val="00F067F9"/>
    <w:rsid w:val="00F06894"/>
    <w:rsid w:val="00F0691E"/>
    <w:rsid w:val="00F06938"/>
    <w:rsid w:val="00F06987"/>
    <w:rsid w:val="00F069BB"/>
    <w:rsid w:val="00F06AC7"/>
    <w:rsid w:val="00F06F54"/>
    <w:rsid w:val="00F06FA7"/>
    <w:rsid w:val="00F07152"/>
    <w:rsid w:val="00F0715D"/>
    <w:rsid w:val="00F07344"/>
    <w:rsid w:val="00F074FD"/>
    <w:rsid w:val="00F07747"/>
    <w:rsid w:val="00F07AAA"/>
    <w:rsid w:val="00F07B3B"/>
    <w:rsid w:val="00F07BEB"/>
    <w:rsid w:val="00F07DE9"/>
    <w:rsid w:val="00F07E0A"/>
    <w:rsid w:val="00F07EB7"/>
    <w:rsid w:val="00F07EC4"/>
    <w:rsid w:val="00F07EFE"/>
    <w:rsid w:val="00F07F46"/>
    <w:rsid w:val="00F07FD1"/>
    <w:rsid w:val="00F100CB"/>
    <w:rsid w:val="00F10222"/>
    <w:rsid w:val="00F10240"/>
    <w:rsid w:val="00F1029B"/>
    <w:rsid w:val="00F1044D"/>
    <w:rsid w:val="00F10498"/>
    <w:rsid w:val="00F105D3"/>
    <w:rsid w:val="00F10705"/>
    <w:rsid w:val="00F10752"/>
    <w:rsid w:val="00F1079C"/>
    <w:rsid w:val="00F107E2"/>
    <w:rsid w:val="00F107F3"/>
    <w:rsid w:val="00F107F9"/>
    <w:rsid w:val="00F108F8"/>
    <w:rsid w:val="00F10948"/>
    <w:rsid w:val="00F1099C"/>
    <w:rsid w:val="00F10A47"/>
    <w:rsid w:val="00F10A61"/>
    <w:rsid w:val="00F10AF0"/>
    <w:rsid w:val="00F10B37"/>
    <w:rsid w:val="00F10EA5"/>
    <w:rsid w:val="00F10F0B"/>
    <w:rsid w:val="00F111B4"/>
    <w:rsid w:val="00F1139A"/>
    <w:rsid w:val="00F11455"/>
    <w:rsid w:val="00F11605"/>
    <w:rsid w:val="00F1175D"/>
    <w:rsid w:val="00F117F8"/>
    <w:rsid w:val="00F1180B"/>
    <w:rsid w:val="00F11A80"/>
    <w:rsid w:val="00F11B5D"/>
    <w:rsid w:val="00F11B81"/>
    <w:rsid w:val="00F11C06"/>
    <w:rsid w:val="00F11F4D"/>
    <w:rsid w:val="00F12163"/>
    <w:rsid w:val="00F123AE"/>
    <w:rsid w:val="00F1246F"/>
    <w:rsid w:val="00F12898"/>
    <w:rsid w:val="00F128A2"/>
    <w:rsid w:val="00F12AC3"/>
    <w:rsid w:val="00F12AFD"/>
    <w:rsid w:val="00F12B4E"/>
    <w:rsid w:val="00F12B56"/>
    <w:rsid w:val="00F12BBF"/>
    <w:rsid w:val="00F12CB9"/>
    <w:rsid w:val="00F12EE2"/>
    <w:rsid w:val="00F1316A"/>
    <w:rsid w:val="00F1332E"/>
    <w:rsid w:val="00F133BF"/>
    <w:rsid w:val="00F13727"/>
    <w:rsid w:val="00F1372D"/>
    <w:rsid w:val="00F1377F"/>
    <w:rsid w:val="00F13793"/>
    <w:rsid w:val="00F137C9"/>
    <w:rsid w:val="00F13841"/>
    <w:rsid w:val="00F138AE"/>
    <w:rsid w:val="00F1390C"/>
    <w:rsid w:val="00F13B16"/>
    <w:rsid w:val="00F13B8C"/>
    <w:rsid w:val="00F13BA3"/>
    <w:rsid w:val="00F13C09"/>
    <w:rsid w:val="00F13E2A"/>
    <w:rsid w:val="00F13F85"/>
    <w:rsid w:val="00F13FFF"/>
    <w:rsid w:val="00F1403D"/>
    <w:rsid w:val="00F14251"/>
    <w:rsid w:val="00F14292"/>
    <w:rsid w:val="00F143BD"/>
    <w:rsid w:val="00F14401"/>
    <w:rsid w:val="00F14418"/>
    <w:rsid w:val="00F144BA"/>
    <w:rsid w:val="00F1453E"/>
    <w:rsid w:val="00F14723"/>
    <w:rsid w:val="00F148C8"/>
    <w:rsid w:val="00F14A57"/>
    <w:rsid w:val="00F14B6E"/>
    <w:rsid w:val="00F14BD6"/>
    <w:rsid w:val="00F14D26"/>
    <w:rsid w:val="00F14D48"/>
    <w:rsid w:val="00F14D88"/>
    <w:rsid w:val="00F14DBE"/>
    <w:rsid w:val="00F14DFE"/>
    <w:rsid w:val="00F150F8"/>
    <w:rsid w:val="00F15150"/>
    <w:rsid w:val="00F15151"/>
    <w:rsid w:val="00F1531C"/>
    <w:rsid w:val="00F15355"/>
    <w:rsid w:val="00F153AE"/>
    <w:rsid w:val="00F153CC"/>
    <w:rsid w:val="00F1552B"/>
    <w:rsid w:val="00F15607"/>
    <w:rsid w:val="00F15657"/>
    <w:rsid w:val="00F156BA"/>
    <w:rsid w:val="00F15749"/>
    <w:rsid w:val="00F157A7"/>
    <w:rsid w:val="00F15884"/>
    <w:rsid w:val="00F15A4B"/>
    <w:rsid w:val="00F15BE7"/>
    <w:rsid w:val="00F15DD5"/>
    <w:rsid w:val="00F15EB8"/>
    <w:rsid w:val="00F16056"/>
    <w:rsid w:val="00F16112"/>
    <w:rsid w:val="00F1625F"/>
    <w:rsid w:val="00F16381"/>
    <w:rsid w:val="00F16512"/>
    <w:rsid w:val="00F165AC"/>
    <w:rsid w:val="00F166D3"/>
    <w:rsid w:val="00F168BD"/>
    <w:rsid w:val="00F168D2"/>
    <w:rsid w:val="00F168F7"/>
    <w:rsid w:val="00F169FE"/>
    <w:rsid w:val="00F16A95"/>
    <w:rsid w:val="00F16AE3"/>
    <w:rsid w:val="00F16C21"/>
    <w:rsid w:val="00F16DF2"/>
    <w:rsid w:val="00F16F6C"/>
    <w:rsid w:val="00F16F9B"/>
    <w:rsid w:val="00F1703A"/>
    <w:rsid w:val="00F17271"/>
    <w:rsid w:val="00F172E7"/>
    <w:rsid w:val="00F17475"/>
    <w:rsid w:val="00F17716"/>
    <w:rsid w:val="00F17973"/>
    <w:rsid w:val="00F17B19"/>
    <w:rsid w:val="00F17B5F"/>
    <w:rsid w:val="00F17C13"/>
    <w:rsid w:val="00F17D98"/>
    <w:rsid w:val="00F17EC4"/>
    <w:rsid w:val="00F17ED5"/>
    <w:rsid w:val="00F17FAE"/>
    <w:rsid w:val="00F17FC0"/>
    <w:rsid w:val="00F1830C"/>
    <w:rsid w:val="00F20060"/>
    <w:rsid w:val="00F201B0"/>
    <w:rsid w:val="00F20263"/>
    <w:rsid w:val="00F2031F"/>
    <w:rsid w:val="00F20402"/>
    <w:rsid w:val="00F20425"/>
    <w:rsid w:val="00F20464"/>
    <w:rsid w:val="00F20508"/>
    <w:rsid w:val="00F2060A"/>
    <w:rsid w:val="00F2088F"/>
    <w:rsid w:val="00F20991"/>
    <w:rsid w:val="00F20BAA"/>
    <w:rsid w:val="00F20BC8"/>
    <w:rsid w:val="00F20C0C"/>
    <w:rsid w:val="00F20D99"/>
    <w:rsid w:val="00F20E37"/>
    <w:rsid w:val="00F20F29"/>
    <w:rsid w:val="00F20F7B"/>
    <w:rsid w:val="00F21011"/>
    <w:rsid w:val="00F21087"/>
    <w:rsid w:val="00F21148"/>
    <w:rsid w:val="00F211DD"/>
    <w:rsid w:val="00F2123E"/>
    <w:rsid w:val="00F2128D"/>
    <w:rsid w:val="00F21322"/>
    <w:rsid w:val="00F219FE"/>
    <w:rsid w:val="00F21BF3"/>
    <w:rsid w:val="00F21C32"/>
    <w:rsid w:val="00F21C66"/>
    <w:rsid w:val="00F21DB3"/>
    <w:rsid w:val="00F21DE9"/>
    <w:rsid w:val="00F21E77"/>
    <w:rsid w:val="00F21F05"/>
    <w:rsid w:val="00F2209B"/>
    <w:rsid w:val="00F22173"/>
    <w:rsid w:val="00F2231D"/>
    <w:rsid w:val="00F2242C"/>
    <w:rsid w:val="00F22456"/>
    <w:rsid w:val="00F22492"/>
    <w:rsid w:val="00F224D3"/>
    <w:rsid w:val="00F225B5"/>
    <w:rsid w:val="00F22660"/>
    <w:rsid w:val="00F22753"/>
    <w:rsid w:val="00F2276B"/>
    <w:rsid w:val="00F228A8"/>
    <w:rsid w:val="00F2297E"/>
    <w:rsid w:val="00F229B8"/>
    <w:rsid w:val="00F22A8A"/>
    <w:rsid w:val="00F22B09"/>
    <w:rsid w:val="00F22B6A"/>
    <w:rsid w:val="00F22C0B"/>
    <w:rsid w:val="00F22CB2"/>
    <w:rsid w:val="00F22F71"/>
    <w:rsid w:val="00F230C6"/>
    <w:rsid w:val="00F2319B"/>
    <w:rsid w:val="00F2334C"/>
    <w:rsid w:val="00F2341E"/>
    <w:rsid w:val="00F23465"/>
    <w:rsid w:val="00F23586"/>
    <w:rsid w:val="00F23759"/>
    <w:rsid w:val="00F239E8"/>
    <w:rsid w:val="00F23ADF"/>
    <w:rsid w:val="00F23BBC"/>
    <w:rsid w:val="00F23C55"/>
    <w:rsid w:val="00F23CCC"/>
    <w:rsid w:val="00F23D18"/>
    <w:rsid w:val="00F23D69"/>
    <w:rsid w:val="00F23EF9"/>
    <w:rsid w:val="00F23F9C"/>
    <w:rsid w:val="00F24041"/>
    <w:rsid w:val="00F24154"/>
    <w:rsid w:val="00F241AA"/>
    <w:rsid w:val="00F24345"/>
    <w:rsid w:val="00F243E4"/>
    <w:rsid w:val="00F2464D"/>
    <w:rsid w:val="00F24651"/>
    <w:rsid w:val="00F247B1"/>
    <w:rsid w:val="00F247E3"/>
    <w:rsid w:val="00F2488F"/>
    <w:rsid w:val="00F24913"/>
    <w:rsid w:val="00F249B6"/>
    <w:rsid w:val="00F249E6"/>
    <w:rsid w:val="00F24B1D"/>
    <w:rsid w:val="00F24C78"/>
    <w:rsid w:val="00F24D23"/>
    <w:rsid w:val="00F24D28"/>
    <w:rsid w:val="00F24E75"/>
    <w:rsid w:val="00F24F2D"/>
    <w:rsid w:val="00F25038"/>
    <w:rsid w:val="00F2509F"/>
    <w:rsid w:val="00F252A4"/>
    <w:rsid w:val="00F252FB"/>
    <w:rsid w:val="00F253CA"/>
    <w:rsid w:val="00F25437"/>
    <w:rsid w:val="00F2543F"/>
    <w:rsid w:val="00F2548F"/>
    <w:rsid w:val="00F254AB"/>
    <w:rsid w:val="00F255AC"/>
    <w:rsid w:val="00F256F7"/>
    <w:rsid w:val="00F25763"/>
    <w:rsid w:val="00F2584E"/>
    <w:rsid w:val="00F259DC"/>
    <w:rsid w:val="00F25AC4"/>
    <w:rsid w:val="00F25BD5"/>
    <w:rsid w:val="00F25C9A"/>
    <w:rsid w:val="00F25E9B"/>
    <w:rsid w:val="00F25F3C"/>
    <w:rsid w:val="00F2605E"/>
    <w:rsid w:val="00F260EC"/>
    <w:rsid w:val="00F260FB"/>
    <w:rsid w:val="00F2613D"/>
    <w:rsid w:val="00F26212"/>
    <w:rsid w:val="00F264F1"/>
    <w:rsid w:val="00F26552"/>
    <w:rsid w:val="00F26681"/>
    <w:rsid w:val="00F26752"/>
    <w:rsid w:val="00F267DA"/>
    <w:rsid w:val="00F26852"/>
    <w:rsid w:val="00F26866"/>
    <w:rsid w:val="00F26877"/>
    <w:rsid w:val="00F26903"/>
    <w:rsid w:val="00F26972"/>
    <w:rsid w:val="00F269D9"/>
    <w:rsid w:val="00F26BD4"/>
    <w:rsid w:val="00F26C01"/>
    <w:rsid w:val="00F26F01"/>
    <w:rsid w:val="00F26FAE"/>
    <w:rsid w:val="00F26FF1"/>
    <w:rsid w:val="00F27014"/>
    <w:rsid w:val="00F271D4"/>
    <w:rsid w:val="00F271E6"/>
    <w:rsid w:val="00F27203"/>
    <w:rsid w:val="00F2720B"/>
    <w:rsid w:val="00F27210"/>
    <w:rsid w:val="00F2748F"/>
    <w:rsid w:val="00F27570"/>
    <w:rsid w:val="00F27588"/>
    <w:rsid w:val="00F2763F"/>
    <w:rsid w:val="00F27774"/>
    <w:rsid w:val="00F27944"/>
    <w:rsid w:val="00F279E3"/>
    <w:rsid w:val="00F279E9"/>
    <w:rsid w:val="00F27A40"/>
    <w:rsid w:val="00F27A51"/>
    <w:rsid w:val="00F27B08"/>
    <w:rsid w:val="00F27F02"/>
    <w:rsid w:val="00F27FB1"/>
    <w:rsid w:val="00F27FF7"/>
    <w:rsid w:val="00F27FFE"/>
    <w:rsid w:val="00F30186"/>
    <w:rsid w:val="00F3028C"/>
    <w:rsid w:val="00F302E5"/>
    <w:rsid w:val="00F303CB"/>
    <w:rsid w:val="00F304AA"/>
    <w:rsid w:val="00F306B5"/>
    <w:rsid w:val="00F3083D"/>
    <w:rsid w:val="00F30962"/>
    <w:rsid w:val="00F3097B"/>
    <w:rsid w:val="00F309EE"/>
    <w:rsid w:val="00F30BA6"/>
    <w:rsid w:val="00F30C07"/>
    <w:rsid w:val="00F30D57"/>
    <w:rsid w:val="00F30EBE"/>
    <w:rsid w:val="00F30F4D"/>
    <w:rsid w:val="00F31084"/>
    <w:rsid w:val="00F310DA"/>
    <w:rsid w:val="00F3113B"/>
    <w:rsid w:val="00F3116B"/>
    <w:rsid w:val="00F311BE"/>
    <w:rsid w:val="00F3146B"/>
    <w:rsid w:val="00F314FC"/>
    <w:rsid w:val="00F3181E"/>
    <w:rsid w:val="00F31B4C"/>
    <w:rsid w:val="00F31B54"/>
    <w:rsid w:val="00F31C0C"/>
    <w:rsid w:val="00F31C75"/>
    <w:rsid w:val="00F31D0E"/>
    <w:rsid w:val="00F31D66"/>
    <w:rsid w:val="00F31ECC"/>
    <w:rsid w:val="00F31F30"/>
    <w:rsid w:val="00F31F58"/>
    <w:rsid w:val="00F3201D"/>
    <w:rsid w:val="00F3205F"/>
    <w:rsid w:val="00F32070"/>
    <w:rsid w:val="00F3213F"/>
    <w:rsid w:val="00F321B2"/>
    <w:rsid w:val="00F3220F"/>
    <w:rsid w:val="00F322AD"/>
    <w:rsid w:val="00F322EB"/>
    <w:rsid w:val="00F323A4"/>
    <w:rsid w:val="00F3240C"/>
    <w:rsid w:val="00F3249A"/>
    <w:rsid w:val="00F325EF"/>
    <w:rsid w:val="00F3289B"/>
    <w:rsid w:val="00F329BB"/>
    <w:rsid w:val="00F32A6B"/>
    <w:rsid w:val="00F32A92"/>
    <w:rsid w:val="00F32CF2"/>
    <w:rsid w:val="00F32D60"/>
    <w:rsid w:val="00F32EAC"/>
    <w:rsid w:val="00F32ECC"/>
    <w:rsid w:val="00F32ED0"/>
    <w:rsid w:val="00F32F9F"/>
    <w:rsid w:val="00F3312C"/>
    <w:rsid w:val="00F33204"/>
    <w:rsid w:val="00F33216"/>
    <w:rsid w:val="00F33408"/>
    <w:rsid w:val="00F3346F"/>
    <w:rsid w:val="00F334B2"/>
    <w:rsid w:val="00F334B9"/>
    <w:rsid w:val="00F33535"/>
    <w:rsid w:val="00F335A8"/>
    <w:rsid w:val="00F335AD"/>
    <w:rsid w:val="00F33604"/>
    <w:rsid w:val="00F337A2"/>
    <w:rsid w:val="00F338D8"/>
    <w:rsid w:val="00F33925"/>
    <w:rsid w:val="00F339C8"/>
    <w:rsid w:val="00F33A23"/>
    <w:rsid w:val="00F33A34"/>
    <w:rsid w:val="00F33AE9"/>
    <w:rsid w:val="00F33BB7"/>
    <w:rsid w:val="00F33C0B"/>
    <w:rsid w:val="00F33C7C"/>
    <w:rsid w:val="00F33DD0"/>
    <w:rsid w:val="00F340F5"/>
    <w:rsid w:val="00F34127"/>
    <w:rsid w:val="00F34299"/>
    <w:rsid w:val="00F342D2"/>
    <w:rsid w:val="00F342EA"/>
    <w:rsid w:val="00F34389"/>
    <w:rsid w:val="00F344CE"/>
    <w:rsid w:val="00F34776"/>
    <w:rsid w:val="00F347CD"/>
    <w:rsid w:val="00F3480E"/>
    <w:rsid w:val="00F3488E"/>
    <w:rsid w:val="00F348BD"/>
    <w:rsid w:val="00F348D2"/>
    <w:rsid w:val="00F34B2D"/>
    <w:rsid w:val="00F34B77"/>
    <w:rsid w:val="00F34B7E"/>
    <w:rsid w:val="00F34D0F"/>
    <w:rsid w:val="00F34D8B"/>
    <w:rsid w:val="00F34EBE"/>
    <w:rsid w:val="00F34F69"/>
    <w:rsid w:val="00F34FAA"/>
    <w:rsid w:val="00F35008"/>
    <w:rsid w:val="00F35533"/>
    <w:rsid w:val="00F35574"/>
    <w:rsid w:val="00F3558C"/>
    <w:rsid w:val="00F3560E"/>
    <w:rsid w:val="00F35648"/>
    <w:rsid w:val="00F3565F"/>
    <w:rsid w:val="00F3574B"/>
    <w:rsid w:val="00F357E5"/>
    <w:rsid w:val="00F35884"/>
    <w:rsid w:val="00F35897"/>
    <w:rsid w:val="00F35916"/>
    <w:rsid w:val="00F35959"/>
    <w:rsid w:val="00F35A66"/>
    <w:rsid w:val="00F35BB5"/>
    <w:rsid w:val="00F35DAB"/>
    <w:rsid w:val="00F364A4"/>
    <w:rsid w:val="00F364B5"/>
    <w:rsid w:val="00F3651A"/>
    <w:rsid w:val="00F36602"/>
    <w:rsid w:val="00F3661F"/>
    <w:rsid w:val="00F36B3D"/>
    <w:rsid w:val="00F36B64"/>
    <w:rsid w:val="00F36B7E"/>
    <w:rsid w:val="00F36D27"/>
    <w:rsid w:val="00F36E31"/>
    <w:rsid w:val="00F36F1F"/>
    <w:rsid w:val="00F36F41"/>
    <w:rsid w:val="00F3700D"/>
    <w:rsid w:val="00F37047"/>
    <w:rsid w:val="00F37054"/>
    <w:rsid w:val="00F37237"/>
    <w:rsid w:val="00F3744C"/>
    <w:rsid w:val="00F3754F"/>
    <w:rsid w:val="00F378D1"/>
    <w:rsid w:val="00F379D2"/>
    <w:rsid w:val="00F37B5F"/>
    <w:rsid w:val="00F37C45"/>
    <w:rsid w:val="00F37CA8"/>
    <w:rsid w:val="00F37CE9"/>
    <w:rsid w:val="00F37CFC"/>
    <w:rsid w:val="00F37D09"/>
    <w:rsid w:val="00F37D64"/>
    <w:rsid w:val="00F37DC0"/>
    <w:rsid w:val="00F37E8F"/>
    <w:rsid w:val="00F37F3C"/>
    <w:rsid w:val="00F3D4B1"/>
    <w:rsid w:val="00F40014"/>
    <w:rsid w:val="00F400DE"/>
    <w:rsid w:val="00F4010D"/>
    <w:rsid w:val="00F40125"/>
    <w:rsid w:val="00F401BD"/>
    <w:rsid w:val="00F401C6"/>
    <w:rsid w:val="00F401EE"/>
    <w:rsid w:val="00F403D9"/>
    <w:rsid w:val="00F403F7"/>
    <w:rsid w:val="00F4052F"/>
    <w:rsid w:val="00F4070E"/>
    <w:rsid w:val="00F407DE"/>
    <w:rsid w:val="00F40A05"/>
    <w:rsid w:val="00F40A2C"/>
    <w:rsid w:val="00F40A8E"/>
    <w:rsid w:val="00F40A9A"/>
    <w:rsid w:val="00F40C3E"/>
    <w:rsid w:val="00F40CD6"/>
    <w:rsid w:val="00F40D3E"/>
    <w:rsid w:val="00F40E0D"/>
    <w:rsid w:val="00F40E4A"/>
    <w:rsid w:val="00F40E86"/>
    <w:rsid w:val="00F40ED1"/>
    <w:rsid w:val="00F40EDC"/>
    <w:rsid w:val="00F40EE8"/>
    <w:rsid w:val="00F40F47"/>
    <w:rsid w:val="00F40F68"/>
    <w:rsid w:val="00F4122F"/>
    <w:rsid w:val="00F41271"/>
    <w:rsid w:val="00F41361"/>
    <w:rsid w:val="00F41470"/>
    <w:rsid w:val="00F414B4"/>
    <w:rsid w:val="00F41696"/>
    <w:rsid w:val="00F41960"/>
    <w:rsid w:val="00F41B23"/>
    <w:rsid w:val="00F41B53"/>
    <w:rsid w:val="00F41B5B"/>
    <w:rsid w:val="00F41B8B"/>
    <w:rsid w:val="00F41C9C"/>
    <w:rsid w:val="00F41D3E"/>
    <w:rsid w:val="00F41E52"/>
    <w:rsid w:val="00F41EBB"/>
    <w:rsid w:val="00F41F94"/>
    <w:rsid w:val="00F4216E"/>
    <w:rsid w:val="00F4218D"/>
    <w:rsid w:val="00F42524"/>
    <w:rsid w:val="00F42538"/>
    <w:rsid w:val="00F425BB"/>
    <w:rsid w:val="00F425EA"/>
    <w:rsid w:val="00F4286D"/>
    <w:rsid w:val="00F428C9"/>
    <w:rsid w:val="00F4296F"/>
    <w:rsid w:val="00F4297A"/>
    <w:rsid w:val="00F42A48"/>
    <w:rsid w:val="00F42BA1"/>
    <w:rsid w:val="00F42C28"/>
    <w:rsid w:val="00F42C42"/>
    <w:rsid w:val="00F42D2C"/>
    <w:rsid w:val="00F42D7A"/>
    <w:rsid w:val="00F42D8C"/>
    <w:rsid w:val="00F42E56"/>
    <w:rsid w:val="00F43243"/>
    <w:rsid w:val="00F4332F"/>
    <w:rsid w:val="00F43354"/>
    <w:rsid w:val="00F433A9"/>
    <w:rsid w:val="00F433C1"/>
    <w:rsid w:val="00F4341B"/>
    <w:rsid w:val="00F4341E"/>
    <w:rsid w:val="00F434EE"/>
    <w:rsid w:val="00F43581"/>
    <w:rsid w:val="00F43705"/>
    <w:rsid w:val="00F4372A"/>
    <w:rsid w:val="00F4384E"/>
    <w:rsid w:val="00F4388F"/>
    <w:rsid w:val="00F43967"/>
    <w:rsid w:val="00F43988"/>
    <w:rsid w:val="00F43A1B"/>
    <w:rsid w:val="00F43A1F"/>
    <w:rsid w:val="00F43A2C"/>
    <w:rsid w:val="00F43A76"/>
    <w:rsid w:val="00F43A7B"/>
    <w:rsid w:val="00F43ADA"/>
    <w:rsid w:val="00F43BBB"/>
    <w:rsid w:val="00F43C88"/>
    <w:rsid w:val="00F43CB6"/>
    <w:rsid w:val="00F43CF1"/>
    <w:rsid w:val="00F43E70"/>
    <w:rsid w:val="00F43F61"/>
    <w:rsid w:val="00F43F92"/>
    <w:rsid w:val="00F43FCA"/>
    <w:rsid w:val="00F440DB"/>
    <w:rsid w:val="00F44263"/>
    <w:rsid w:val="00F442A7"/>
    <w:rsid w:val="00F44426"/>
    <w:rsid w:val="00F446EE"/>
    <w:rsid w:val="00F44870"/>
    <w:rsid w:val="00F44907"/>
    <w:rsid w:val="00F4497A"/>
    <w:rsid w:val="00F44A84"/>
    <w:rsid w:val="00F44BF1"/>
    <w:rsid w:val="00F44CCF"/>
    <w:rsid w:val="00F44F08"/>
    <w:rsid w:val="00F450CD"/>
    <w:rsid w:val="00F45157"/>
    <w:rsid w:val="00F451B4"/>
    <w:rsid w:val="00F4538A"/>
    <w:rsid w:val="00F45411"/>
    <w:rsid w:val="00F454D0"/>
    <w:rsid w:val="00F45513"/>
    <w:rsid w:val="00F4582F"/>
    <w:rsid w:val="00F45855"/>
    <w:rsid w:val="00F458ED"/>
    <w:rsid w:val="00F459C8"/>
    <w:rsid w:val="00F45A31"/>
    <w:rsid w:val="00F45A56"/>
    <w:rsid w:val="00F45BAD"/>
    <w:rsid w:val="00F45BB2"/>
    <w:rsid w:val="00F45CD2"/>
    <w:rsid w:val="00F45D6F"/>
    <w:rsid w:val="00F45E17"/>
    <w:rsid w:val="00F45E39"/>
    <w:rsid w:val="00F45EEE"/>
    <w:rsid w:val="00F45F00"/>
    <w:rsid w:val="00F45F62"/>
    <w:rsid w:val="00F4608F"/>
    <w:rsid w:val="00F460D7"/>
    <w:rsid w:val="00F461EF"/>
    <w:rsid w:val="00F46254"/>
    <w:rsid w:val="00F46282"/>
    <w:rsid w:val="00F463C3"/>
    <w:rsid w:val="00F463D7"/>
    <w:rsid w:val="00F463F5"/>
    <w:rsid w:val="00F46542"/>
    <w:rsid w:val="00F46614"/>
    <w:rsid w:val="00F46691"/>
    <w:rsid w:val="00F466B6"/>
    <w:rsid w:val="00F467A5"/>
    <w:rsid w:val="00F467DC"/>
    <w:rsid w:val="00F468F5"/>
    <w:rsid w:val="00F46993"/>
    <w:rsid w:val="00F469CB"/>
    <w:rsid w:val="00F46B1B"/>
    <w:rsid w:val="00F46BCF"/>
    <w:rsid w:val="00F46C0E"/>
    <w:rsid w:val="00F46CBD"/>
    <w:rsid w:val="00F46D6E"/>
    <w:rsid w:val="00F46D88"/>
    <w:rsid w:val="00F46E8A"/>
    <w:rsid w:val="00F46F1C"/>
    <w:rsid w:val="00F46FC4"/>
    <w:rsid w:val="00F470B6"/>
    <w:rsid w:val="00F47373"/>
    <w:rsid w:val="00F475E6"/>
    <w:rsid w:val="00F47675"/>
    <w:rsid w:val="00F476D4"/>
    <w:rsid w:val="00F4778B"/>
    <w:rsid w:val="00F47A6B"/>
    <w:rsid w:val="00F47BDE"/>
    <w:rsid w:val="00F47E1B"/>
    <w:rsid w:val="00F47E1F"/>
    <w:rsid w:val="00F500B0"/>
    <w:rsid w:val="00F50413"/>
    <w:rsid w:val="00F50599"/>
    <w:rsid w:val="00F50661"/>
    <w:rsid w:val="00F5099F"/>
    <w:rsid w:val="00F50C60"/>
    <w:rsid w:val="00F50D0D"/>
    <w:rsid w:val="00F50D6B"/>
    <w:rsid w:val="00F50E6F"/>
    <w:rsid w:val="00F50FBA"/>
    <w:rsid w:val="00F5112A"/>
    <w:rsid w:val="00F5123C"/>
    <w:rsid w:val="00F51383"/>
    <w:rsid w:val="00F5168C"/>
    <w:rsid w:val="00F516CD"/>
    <w:rsid w:val="00F516EB"/>
    <w:rsid w:val="00F5189F"/>
    <w:rsid w:val="00F51A15"/>
    <w:rsid w:val="00F51A20"/>
    <w:rsid w:val="00F51BCA"/>
    <w:rsid w:val="00F51C5A"/>
    <w:rsid w:val="00F51D1C"/>
    <w:rsid w:val="00F51D8F"/>
    <w:rsid w:val="00F51DE4"/>
    <w:rsid w:val="00F51F5A"/>
    <w:rsid w:val="00F51FA4"/>
    <w:rsid w:val="00F5214D"/>
    <w:rsid w:val="00F52385"/>
    <w:rsid w:val="00F5246B"/>
    <w:rsid w:val="00F524FD"/>
    <w:rsid w:val="00F526F3"/>
    <w:rsid w:val="00F528BA"/>
    <w:rsid w:val="00F529BE"/>
    <w:rsid w:val="00F52ADF"/>
    <w:rsid w:val="00F52D70"/>
    <w:rsid w:val="00F52D7C"/>
    <w:rsid w:val="00F52F47"/>
    <w:rsid w:val="00F52FF5"/>
    <w:rsid w:val="00F53027"/>
    <w:rsid w:val="00F5333A"/>
    <w:rsid w:val="00F534F4"/>
    <w:rsid w:val="00F53535"/>
    <w:rsid w:val="00F53675"/>
    <w:rsid w:val="00F53902"/>
    <w:rsid w:val="00F53921"/>
    <w:rsid w:val="00F53AA6"/>
    <w:rsid w:val="00F53BAD"/>
    <w:rsid w:val="00F53C09"/>
    <w:rsid w:val="00F53D6D"/>
    <w:rsid w:val="00F53E35"/>
    <w:rsid w:val="00F53E74"/>
    <w:rsid w:val="00F53F94"/>
    <w:rsid w:val="00F5400C"/>
    <w:rsid w:val="00F5403C"/>
    <w:rsid w:val="00F541A1"/>
    <w:rsid w:val="00F54232"/>
    <w:rsid w:val="00F542CE"/>
    <w:rsid w:val="00F54301"/>
    <w:rsid w:val="00F5456B"/>
    <w:rsid w:val="00F54587"/>
    <w:rsid w:val="00F545D4"/>
    <w:rsid w:val="00F545FB"/>
    <w:rsid w:val="00F5461F"/>
    <w:rsid w:val="00F5467A"/>
    <w:rsid w:val="00F546EB"/>
    <w:rsid w:val="00F54820"/>
    <w:rsid w:val="00F54842"/>
    <w:rsid w:val="00F54853"/>
    <w:rsid w:val="00F54A40"/>
    <w:rsid w:val="00F54A61"/>
    <w:rsid w:val="00F54A6F"/>
    <w:rsid w:val="00F54A8E"/>
    <w:rsid w:val="00F54BB2"/>
    <w:rsid w:val="00F54D2E"/>
    <w:rsid w:val="00F54DF7"/>
    <w:rsid w:val="00F54E07"/>
    <w:rsid w:val="00F54E64"/>
    <w:rsid w:val="00F54E8C"/>
    <w:rsid w:val="00F54E9D"/>
    <w:rsid w:val="00F55082"/>
    <w:rsid w:val="00F5525F"/>
    <w:rsid w:val="00F5526E"/>
    <w:rsid w:val="00F5537B"/>
    <w:rsid w:val="00F5548C"/>
    <w:rsid w:val="00F555B6"/>
    <w:rsid w:val="00F555CA"/>
    <w:rsid w:val="00F55750"/>
    <w:rsid w:val="00F55783"/>
    <w:rsid w:val="00F557A7"/>
    <w:rsid w:val="00F557B6"/>
    <w:rsid w:val="00F5590D"/>
    <w:rsid w:val="00F55A92"/>
    <w:rsid w:val="00F55AA3"/>
    <w:rsid w:val="00F55AAB"/>
    <w:rsid w:val="00F55B4D"/>
    <w:rsid w:val="00F55BDA"/>
    <w:rsid w:val="00F55F2E"/>
    <w:rsid w:val="00F55F9D"/>
    <w:rsid w:val="00F560EB"/>
    <w:rsid w:val="00F56120"/>
    <w:rsid w:val="00F561F3"/>
    <w:rsid w:val="00F562FE"/>
    <w:rsid w:val="00F5657F"/>
    <w:rsid w:val="00F56592"/>
    <w:rsid w:val="00F56617"/>
    <w:rsid w:val="00F56701"/>
    <w:rsid w:val="00F5670D"/>
    <w:rsid w:val="00F56722"/>
    <w:rsid w:val="00F56732"/>
    <w:rsid w:val="00F56A1D"/>
    <w:rsid w:val="00F56D3C"/>
    <w:rsid w:val="00F56E69"/>
    <w:rsid w:val="00F56EF2"/>
    <w:rsid w:val="00F57120"/>
    <w:rsid w:val="00F572B3"/>
    <w:rsid w:val="00F574B9"/>
    <w:rsid w:val="00F574F7"/>
    <w:rsid w:val="00F575DB"/>
    <w:rsid w:val="00F57661"/>
    <w:rsid w:val="00F57672"/>
    <w:rsid w:val="00F57707"/>
    <w:rsid w:val="00F5786A"/>
    <w:rsid w:val="00F578DE"/>
    <w:rsid w:val="00F57A62"/>
    <w:rsid w:val="00F57D4C"/>
    <w:rsid w:val="00F57DDF"/>
    <w:rsid w:val="00F57DF6"/>
    <w:rsid w:val="00F57FDD"/>
    <w:rsid w:val="00F5C23F"/>
    <w:rsid w:val="00F6006C"/>
    <w:rsid w:val="00F6009C"/>
    <w:rsid w:val="00F600CB"/>
    <w:rsid w:val="00F601E5"/>
    <w:rsid w:val="00F6028F"/>
    <w:rsid w:val="00F603C3"/>
    <w:rsid w:val="00F603E8"/>
    <w:rsid w:val="00F604EF"/>
    <w:rsid w:val="00F60616"/>
    <w:rsid w:val="00F60654"/>
    <w:rsid w:val="00F6066D"/>
    <w:rsid w:val="00F6088B"/>
    <w:rsid w:val="00F609A4"/>
    <w:rsid w:val="00F60C71"/>
    <w:rsid w:val="00F60CDA"/>
    <w:rsid w:val="00F60D80"/>
    <w:rsid w:val="00F60F1E"/>
    <w:rsid w:val="00F61037"/>
    <w:rsid w:val="00F61233"/>
    <w:rsid w:val="00F612BA"/>
    <w:rsid w:val="00F6141A"/>
    <w:rsid w:val="00F61497"/>
    <w:rsid w:val="00F61570"/>
    <w:rsid w:val="00F615C9"/>
    <w:rsid w:val="00F61622"/>
    <w:rsid w:val="00F616EB"/>
    <w:rsid w:val="00F61814"/>
    <w:rsid w:val="00F618AD"/>
    <w:rsid w:val="00F61B57"/>
    <w:rsid w:val="00F61BD8"/>
    <w:rsid w:val="00F61CFA"/>
    <w:rsid w:val="00F61E2A"/>
    <w:rsid w:val="00F61EE1"/>
    <w:rsid w:val="00F61EFA"/>
    <w:rsid w:val="00F61F24"/>
    <w:rsid w:val="00F6200C"/>
    <w:rsid w:val="00F620CD"/>
    <w:rsid w:val="00F620F4"/>
    <w:rsid w:val="00F62120"/>
    <w:rsid w:val="00F621C3"/>
    <w:rsid w:val="00F6220B"/>
    <w:rsid w:val="00F622BC"/>
    <w:rsid w:val="00F62352"/>
    <w:rsid w:val="00F624ED"/>
    <w:rsid w:val="00F625D3"/>
    <w:rsid w:val="00F6295A"/>
    <w:rsid w:val="00F629EA"/>
    <w:rsid w:val="00F62A5F"/>
    <w:rsid w:val="00F62B65"/>
    <w:rsid w:val="00F62C07"/>
    <w:rsid w:val="00F62C12"/>
    <w:rsid w:val="00F62CEA"/>
    <w:rsid w:val="00F62D3F"/>
    <w:rsid w:val="00F62E0C"/>
    <w:rsid w:val="00F62E34"/>
    <w:rsid w:val="00F62FC2"/>
    <w:rsid w:val="00F6307E"/>
    <w:rsid w:val="00F631EB"/>
    <w:rsid w:val="00F63260"/>
    <w:rsid w:val="00F6333E"/>
    <w:rsid w:val="00F63382"/>
    <w:rsid w:val="00F634E8"/>
    <w:rsid w:val="00F635B4"/>
    <w:rsid w:val="00F63682"/>
    <w:rsid w:val="00F6369B"/>
    <w:rsid w:val="00F637F2"/>
    <w:rsid w:val="00F63930"/>
    <w:rsid w:val="00F63BD4"/>
    <w:rsid w:val="00F63C2F"/>
    <w:rsid w:val="00F63F50"/>
    <w:rsid w:val="00F640FF"/>
    <w:rsid w:val="00F641F0"/>
    <w:rsid w:val="00F64378"/>
    <w:rsid w:val="00F6467A"/>
    <w:rsid w:val="00F64881"/>
    <w:rsid w:val="00F648AE"/>
    <w:rsid w:val="00F64982"/>
    <w:rsid w:val="00F64A06"/>
    <w:rsid w:val="00F64A56"/>
    <w:rsid w:val="00F64A8B"/>
    <w:rsid w:val="00F64ACA"/>
    <w:rsid w:val="00F64BC8"/>
    <w:rsid w:val="00F64CBB"/>
    <w:rsid w:val="00F64CF0"/>
    <w:rsid w:val="00F64D02"/>
    <w:rsid w:val="00F64D89"/>
    <w:rsid w:val="00F64DB6"/>
    <w:rsid w:val="00F64E1F"/>
    <w:rsid w:val="00F64E91"/>
    <w:rsid w:val="00F65080"/>
    <w:rsid w:val="00F6510D"/>
    <w:rsid w:val="00F6528E"/>
    <w:rsid w:val="00F65569"/>
    <w:rsid w:val="00F6574F"/>
    <w:rsid w:val="00F65881"/>
    <w:rsid w:val="00F65B26"/>
    <w:rsid w:val="00F65BD5"/>
    <w:rsid w:val="00F65CE8"/>
    <w:rsid w:val="00F65E0F"/>
    <w:rsid w:val="00F65F82"/>
    <w:rsid w:val="00F6610A"/>
    <w:rsid w:val="00F66207"/>
    <w:rsid w:val="00F6629C"/>
    <w:rsid w:val="00F662EC"/>
    <w:rsid w:val="00F6635A"/>
    <w:rsid w:val="00F66436"/>
    <w:rsid w:val="00F66483"/>
    <w:rsid w:val="00F6652A"/>
    <w:rsid w:val="00F66538"/>
    <w:rsid w:val="00F665D0"/>
    <w:rsid w:val="00F6661F"/>
    <w:rsid w:val="00F66B07"/>
    <w:rsid w:val="00F66B31"/>
    <w:rsid w:val="00F66C00"/>
    <w:rsid w:val="00F66E6B"/>
    <w:rsid w:val="00F67007"/>
    <w:rsid w:val="00F6712D"/>
    <w:rsid w:val="00F6729B"/>
    <w:rsid w:val="00F672AE"/>
    <w:rsid w:val="00F67322"/>
    <w:rsid w:val="00F6744A"/>
    <w:rsid w:val="00F6760D"/>
    <w:rsid w:val="00F6766B"/>
    <w:rsid w:val="00F67731"/>
    <w:rsid w:val="00F678D6"/>
    <w:rsid w:val="00F67A10"/>
    <w:rsid w:val="00F67A7C"/>
    <w:rsid w:val="00F67B25"/>
    <w:rsid w:val="00F67C74"/>
    <w:rsid w:val="00F70063"/>
    <w:rsid w:val="00F70111"/>
    <w:rsid w:val="00F70245"/>
    <w:rsid w:val="00F7025A"/>
    <w:rsid w:val="00F70299"/>
    <w:rsid w:val="00F7040E"/>
    <w:rsid w:val="00F704AD"/>
    <w:rsid w:val="00F7056B"/>
    <w:rsid w:val="00F705BA"/>
    <w:rsid w:val="00F70637"/>
    <w:rsid w:val="00F707D5"/>
    <w:rsid w:val="00F7089B"/>
    <w:rsid w:val="00F70967"/>
    <w:rsid w:val="00F709D8"/>
    <w:rsid w:val="00F70A5F"/>
    <w:rsid w:val="00F70B6D"/>
    <w:rsid w:val="00F70BED"/>
    <w:rsid w:val="00F70C46"/>
    <w:rsid w:val="00F70E04"/>
    <w:rsid w:val="00F70E80"/>
    <w:rsid w:val="00F70E99"/>
    <w:rsid w:val="00F70EC0"/>
    <w:rsid w:val="00F70FC6"/>
    <w:rsid w:val="00F711C3"/>
    <w:rsid w:val="00F71403"/>
    <w:rsid w:val="00F714AB"/>
    <w:rsid w:val="00F71522"/>
    <w:rsid w:val="00F717C1"/>
    <w:rsid w:val="00F717F0"/>
    <w:rsid w:val="00F71805"/>
    <w:rsid w:val="00F71893"/>
    <w:rsid w:val="00F71AB2"/>
    <w:rsid w:val="00F71AB6"/>
    <w:rsid w:val="00F71C18"/>
    <w:rsid w:val="00F71C71"/>
    <w:rsid w:val="00F71CA5"/>
    <w:rsid w:val="00F71D5F"/>
    <w:rsid w:val="00F71D83"/>
    <w:rsid w:val="00F71DEF"/>
    <w:rsid w:val="00F71F95"/>
    <w:rsid w:val="00F7242B"/>
    <w:rsid w:val="00F728AD"/>
    <w:rsid w:val="00F72A14"/>
    <w:rsid w:val="00F72A4C"/>
    <w:rsid w:val="00F72C15"/>
    <w:rsid w:val="00F72E19"/>
    <w:rsid w:val="00F73036"/>
    <w:rsid w:val="00F7311E"/>
    <w:rsid w:val="00F73305"/>
    <w:rsid w:val="00F73399"/>
    <w:rsid w:val="00F734AA"/>
    <w:rsid w:val="00F73648"/>
    <w:rsid w:val="00F7364F"/>
    <w:rsid w:val="00F736E2"/>
    <w:rsid w:val="00F7376C"/>
    <w:rsid w:val="00F7379F"/>
    <w:rsid w:val="00F73876"/>
    <w:rsid w:val="00F7393C"/>
    <w:rsid w:val="00F73A56"/>
    <w:rsid w:val="00F73AA8"/>
    <w:rsid w:val="00F73AFE"/>
    <w:rsid w:val="00F73B74"/>
    <w:rsid w:val="00F73BF6"/>
    <w:rsid w:val="00F73CBF"/>
    <w:rsid w:val="00F73D3E"/>
    <w:rsid w:val="00F73D8D"/>
    <w:rsid w:val="00F73E5C"/>
    <w:rsid w:val="00F73FD8"/>
    <w:rsid w:val="00F7419D"/>
    <w:rsid w:val="00F74245"/>
    <w:rsid w:val="00F7432A"/>
    <w:rsid w:val="00F743C9"/>
    <w:rsid w:val="00F74451"/>
    <w:rsid w:val="00F74530"/>
    <w:rsid w:val="00F745BC"/>
    <w:rsid w:val="00F74619"/>
    <w:rsid w:val="00F74716"/>
    <w:rsid w:val="00F747B6"/>
    <w:rsid w:val="00F7485C"/>
    <w:rsid w:val="00F74AD1"/>
    <w:rsid w:val="00F74BC8"/>
    <w:rsid w:val="00F74C0A"/>
    <w:rsid w:val="00F74C1E"/>
    <w:rsid w:val="00F74C21"/>
    <w:rsid w:val="00F74C3E"/>
    <w:rsid w:val="00F74D1F"/>
    <w:rsid w:val="00F74DAB"/>
    <w:rsid w:val="00F74DBC"/>
    <w:rsid w:val="00F74E23"/>
    <w:rsid w:val="00F74FF7"/>
    <w:rsid w:val="00F751CD"/>
    <w:rsid w:val="00F7531A"/>
    <w:rsid w:val="00F753D3"/>
    <w:rsid w:val="00F7540A"/>
    <w:rsid w:val="00F7545E"/>
    <w:rsid w:val="00F75492"/>
    <w:rsid w:val="00F755A2"/>
    <w:rsid w:val="00F75607"/>
    <w:rsid w:val="00F75749"/>
    <w:rsid w:val="00F758C1"/>
    <w:rsid w:val="00F75900"/>
    <w:rsid w:val="00F75AC3"/>
    <w:rsid w:val="00F75B4C"/>
    <w:rsid w:val="00F75C24"/>
    <w:rsid w:val="00F75E0D"/>
    <w:rsid w:val="00F75F6F"/>
    <w:rsid w:val="00F7604F"/>
    <w:rsid w:val="00F760B4"/>
    <w:rsid w:val="00F761B0"/>
    <w:rsid w:val="00F76416"/>
    <w:rsid w:val="00F76419"/>
    <w:rsid w:val="00F764DF"/>
    <w:rsid w:val="00F76519"/>
    <w:rsid w:val="00F76579"/>
    <w:rsid w:val="00F76694"/>
    <w:rsid w:val="00F766CC"/>
    <w:rsid w:val="00F76722"/>
    <w:rsid w:val="00F76829"/>
    <w:rsid w:val="00F76841"/>
    <w:rsid w:val="00F76B8E"/>
    <w:rsid w:val="00F76C6E"/>
    <w:rsid w:val="00F770B4"/>
    <w:rsid w:val="00F771EE"/>
    <w:rsid w:val="00F773A9"/>
    <w:rsid w:val="00F773C3"/>
    <w:rsid w:val="00F77470"/>
    <w:rsid w:val="00F7763F"/>
    <w:rsid w:val="00F77645"/>
    <w:rsid w:val="00F77816"/>
    <w:rsid w:val="00F778AB"/>
    <w:rsid w:val="00F77926"/>
    <w:rsid w:val="00F77B72"/>
    <w:rsid w:val="00F77C08"/>
    <w:rsid w:val="00F77D28"/>
    <w:rsid w:val="00F77D8D"/>
    <w:rsid w:val="00F77DB2"/>
    <w:rsid w:val="00F77DC9"/>
    <w:rsid w:val="00F77E35"/>
    <w:rsid w:val="00F77E42"/>
    <w:rsid w:val="00F77EDD"/>
    <w:rsid w:val="00F7C1AF"/>
    <w:rsid w:val="00F8021F"/>
    <w:rsid w:val="00F8038F"/>
    <w:rsid w:val="00F8039C"/>
    <w:rsid w:val="00F80404"/>
    <w:rsid w:val="00F80751"/>
    <w:rsid w:val="00F80894"/>
    <w:rsid w:val="00F80A10"/>
    <w:rsid w:val="00F80D0A"/>
    <w:rsid w:val="00F80E46"/>
    <w:rsid w:val="00F80ED8"/>
    <w:rsid w:val="00F8107B"/>
    <w:rsid w:val="00F810F1"/>
    <w:rsid w:val="00F8121D"/>
    <w:rsid w:val="00F81227"/>
    <w:rsid w:val="00F8122C"/>
    <w:rsid w:val="00F815D1"/>
    <w:rsid w:val="00F81612"/>
    <w:rsid w:val="00F81784"/>
    <w:rsid w:val="00F81922"/>
    <w:rsid w:val="00F81B70"/>
    <w:rsid w:val="00F81CA5"/>
    <w:rsid w:val="00F81D0F"/>
    <w:rsid w:val="00F81DD3"/>
    <w:rsid w:val="00F81E63"/>
    <w:rsid w:val="00F81EDD"/>
    <w:rsid w:val="00F81FA8"/>
    <w:rsid w:val="00F82013"/>
    <w:rsid w:val="00F8212B"/>
    <w:rsid w:val="00F82133"/>
    <w:rsid w:val="00F82135"/>
    <w:rsid w:val="00F82181"/>
    <w:rsid w:val="00F821C9"/>
    <w:rsid w:val="00F82222"/>
    <w:rsid w:val="00F8224F"/>
    <w:rsid w:val="00F8238C"/>
    <w:rsid w:val="00F8250D"/>
    <w:rsid w:val="00F8252F"/>
    <w:rsid w:val="00F82644"/>
    <w:rsid w:val="00F82675"/>
    <w:rsid w:val="00F827AF"/>
    <w:rsid w:val="00F827B4"/>
    <w:rsid w:val="00F827D6"/>
    <w:rsid w:val="00F828A6"/>
    <w:rsid w:val="00F82A36"/>
    <w:rsid w:val="00F82A98"/>
    <w:rsid w:val="00F82B2C"/>
    <w:rsid w:val="00F82D66"/>
    <w:rsid w:val="00F83087"/>
    <w:rsid w:val="00F831A0"/>
    <w:rsid w:val="00F83275"/>
    <w:rsid w:val="00F8333C"/>
    <w:rsid w:val="00F83347"/>
    <w:rsid w:val="00F83434"/>
    <w:rsid w:val="00F834F8"/>
    <w:rsid w:val="00F835C7"/>
    <w:rsid w:val="00F836E7"/>
    <w:rsid w:val="00F839F3"/>
    <w:rsid w:val="00F83A39"/>
    <w:rsid w:val="00F83D27"/>
    <w:rsid w:val="00F83D5C"/>
    <w:rsid w:val="00F83D6C"/>
    <w:rsid w:val="00F83DFD"/>
    <w:rsid w:val="00F83EA2"/>
    <w:rsid w:val="00F84214"/>
    <w:rsid w:val="00F84279"/>
    <w:rsid w:val="00F842F2"/>
    <w:rsid w:val="00F843B0"/>
    <w:rsid w:val="00F8448F"/>
    <w:rsid w:val="00F8466C"/>
    <w:rsid w:val="00F84857"/>
    <w:rsid w:val="00F8499F"/>
    <w:rsid w:val="00F849D5"/>
    <w:rsid w:val="00F84A30"/>
    <w:rsid w:val="00F84D03"/>
    <w:rsid w:val="00F84FC9"/>
    <w:rsid w:val="00F84FCB"/>
    <w:rsid w:val="00F84FCE"/>
    <w:rsid w:val="00F84FF7"/>
    <w:rsid w:val="00F85147"/>
    <w:rsid w:val="00F852CB"/>
    <w:rsid w:val="00F85398"/>
    <w:rsid w:val="00F85452"/>
    <w:rsid w:val="00F855BC"/>
    <w:rsid w:val="00F85696"/>
    <w:rsid w:val="00F85715"/>
    <w:rsid w:val="00F857C8"/>
    <w:rsid w:val="00F85A94"/>
    <w:rsid w:val="00F85B61"/>
    <w:rsid w:val="00F85B84"/>
    <w:rsid w:val="00F85CA4"/>
    <w:rsid w:val="00F85D89"/>
    <w:rsid w:val="00F85DD4"/>
    <w:rsid w:val="00F85E1D"/>
    <w:rsid w:val="00F85E1E"/>
    <w:rsid w:val="00F85E55"/>
    <w:rsid w:val="00F85F28"/>
    <w:rsid w:val="00F8607B"/>
    <w:rsid w:val="00F860DC"/>
    <w:rsid w:val="00F86304"/>
    <w:rsid w:val="00F863C3"/>
    <w:rsid w:val="00F864D2"/>
    <w:rsid w:val="00F8650D"/>
    <w:rsid w:val="00F866A1"/>
    <w:rsid w:val="00F867C2"/>
    <w:rsid w:val="00F867E3"/>
    <w:rsid w:val="00F86817"/>
    <w:rsid w:val="00F869AF"/>
    <w:rsid w:val="00F869ED"/>
    <w:rsid w:val="00F86B2D"/>
    <w:rsid w:val="00F86CE3"/>
    <w:rsid w:val="00F86DDF"/>
    <w:rsid w:val="00F8709F"/>
    <w:rsid w:val="00F8710D"/>
    <w:rsid w:val="00F87111"/>
    <w:rsid w:val="00F87284"/>
    <w:rsid w:val="00F873AA"/>
    <w:rsid w:val="00F8741B"/>
    <w:rsid w:val="00F877AD"/>
    <w:rsid w:val="00F877C1"/>
    <w:rsid w:val="00F87956"/>
    <w:rsid w:val="00F87997"/>
    <w:rsid w:val="00F879C9"/>
    <w:rsid w:val="00F87A65"/>
    <w:rsid w:val="00F87AF2"/>
    <w:rsid w:val="00F87BC4"/>
    <w:rsid w:val="00F87BD2"/>
    <w:rsid w:val="00F87C75"/>
    <w:rsid w:val="00F87C9B"/>
    <w:rsid w:val="00F87D68"/>
    <w:rsid w:val="00F87E98"/>
    <w:rsid w:val="00F87E9A"/>
    <w:rsid w:val="00F87EFC"/>
    <w:rsid w:val="00F90043"/>
    <w:rsid w:val="00F900AE"/>
    <w:rsid w:val="00F9022F"/>
    <w:rsid w:val="00F90468"/>
    <w:rsid w:val="00F905C0"/>
    <w:rsid w:val="00F90637"/>
    <w:rsid w:val="00F9063F"/>
    <w:rsid w:val="00F906A0"/>
    <w:rsid w:val="00F90702"/>
    <w:rsid w:val="00F9070E"/>
    <w:rsid w:val="00F9074B"/>
    <w:rsid w:val="00F9078B"/>
    <w:rsid w:val="00F908D6"/>
    <w:rsid w:val="00F908EC"/>
    <w:rsid w:val="00F90CF1"/>
    <w:rsid w:val="00F90D80"/>
    <w:rsid w:val="00F90F0C"/>
    <w:rsid w:val="00F910AC"/>
    <w:rsid w:val="00F910F5"/>
    <w:rsid w:val="00F911AC"/>
    <w:rsid w:val="00F911E6"/>
    <w:rsid w:val="00F911FF"/>
    <w:rsid w:val="00F9120E"/>
    <w:rsid w:val="00F91387"/>
    <w:rsid w:val="00F91408"/>
    <w:rsid w:val="00F91654"/>
    <w:rsid w:val="00F91687"/>
    <w:rsid w:val="00F9179E"/>
    <w:rsid w:val="00F9180A"/>
    <w:rsid w:val="00F91946"/>
    <w:rsid w:val="00F91BC9"/>
    <w:rsid w:val="00F91C73"/>
    <w:rsid w:val="00F91D9B"/>
    <w:rsid w:val="00F91DA9"/>
    <w:rsid w:val="00F91F4A"/>
    <w:rsid w:val="00F91F55"/>
    <w:rsid w:val="00F9201A"/>
    <w:rsid w:val="00F9209C"/>
    <w:rsid w:val="00F9210A"/>
    <w:rsid w:val="00F9215C"/>
    <w:rsid w:val="00F9225E"/>
    <w:rsid w:val="00F92275"/>
    <w:rsid w:val="00F924FC"/>
    <w:rsid w:val="00F9254D"/>
    <w:rsid w:val="00F92915"/>
    <w:rsid w:val="00F92A8A"/>
    <w:rsid w:val="00F92AE3"/>
    <w:rsid w:val="00F92B3E"/>
    <w:rsid w:val="00F92BA4"/>
    <w:rsid w:val="00F92D48"/>
    <w:rsid w:val="00F92E2F"/>
    <w:rsid w:val="00F92E38"/>
    <w:rsid w:val="00F92E8F"/>
    <w:rsid w:val="00F92EF7"/>
    <w:rsid w:val="00F93023"/>
    <w:rsid w:val="00F93062"/>
    <w:rsid w:val="00F93339"/>
    <w:rsid w:val="00F93387"/>
    <w:rsid w:val="00F934C1"/>
    <w:rsid w:val="00F9352C"/>
    <w:rsid w:val="00F93552"/>
    <w:rsid w:val="00F9360F"/>
    <w:rsid w:val="00F93626"/>
    <w:rsid w:val="00F93644"/>
    <w:rsid w:val="00F937D1"/>
    <w:rsid w:val="00F93853"/>
    <w:rsid w:val="00F93AE5"/>
    <w:rsid w:val="00F93B5D"/>
    <w:rsid w:val="00F93B65"/>
    <w:rsid w:val="00F93C47"/>
    <w:rsid w:val="00F93CA0"/>
    <w:rsid w:val="00F93D80"/>
    <w:rsid w:val="00F93D8D"/>
    <w:rsid w:val="00F93DD9"/>
    <w:rsid w:val="00F93EA2"/>
    <w:rsid w:val="00F93ECD"/>
    <w:rsid w:val="00F93F7C"/>
    <w:rsid w:val="00F94131"/>
    <w:rsid w:val="00F941F1"/>
    <w:rsid w:val="00F943FF"/>
    <w:rsid w:val="00F9455E"/>
    <w:rsid w:val="00F946CE"/>
    <w:rsid w:val="00F94842"/>
    <w:rsid w:val="00F9498F"/>
    <w:rsid w:val="00F94A5B"/>
    <w:rsid w:val="00F94A6A"/>
    <w:rsid w:val="00F94BD7"/>
    <w:rsid w:val="00F94C2B"/>
    <w:rsid w:val="00F94C8C"/>
    <w:rsid w:val="00F94D04"/>
    <w:rsid w:val="00F94D7A"/>
    <w:rsid w:val="00F94E38"/>
    <w:rsid w:val="00F94FA3"/>
    <w:rsid w:val="00F94FF2"/>
    <w:rsid w:val="00F95190"/>
    <w:rsid w:val="00F951A5"/>
    <w:rsid w:val="00F951B0"/>
    <w:rsid w:val="00F9528A"/>
    <w:rsid w:val="00F9553D"/>
    <w:rsid w:val="00F95676"/>
    <w:rsid w:val="00F956ED"/>
    <w:rsid w:val="00F9575F"/>
    <w:rsid w:val="00F957C8"/>
    <w:rsid w:val="00F95815"/>
    <w:rsid w:val="00F95853"/>
    <w:rsid w:val="00F95986"/>
    <w:rsid w:val="00F959E3"/>
    <w:rsid w:val="00F95A2E"/>
    <w:rsid w:val="00F95B65"/>
    <w:rsid w:val="00F95BD2"/>
    <w:rsid w:val="00F95C0D"/>
    <w:rsid w:val="00F95E0F"/>
    <w:rsid w:val="00F95E95"/>
    <w:rsid w:val="00F95FBB"/>
    <w:rsid w:val="00F95FE7"/>
    <w:rsid w:val="00F962F6"/>
    <w:rsid w:val="00F963CF"/>
    <w:rsid w:val="00F9648C"/>
    <w:rsid w:val="00F964CF"/>
    <w:rsid w:val="00F9651F"/>
    <w:rsid w:val="00F96A12"/>
    <w:rsid w:val="00F96A78"/>
    <w:rsid w:val="00F96B73"/>
    <w:rsid w:val="00F96D5F"/>
    <w:rsid w:val="00F96EAD"/>
    <w:rsid w:val="00F96F3A"/>
    <w:rsid w:val="00F97044"/>
    <w:rsid w:val="00F970A0"/>
    <w:rsid w:val="00F970A7"/>
    <w:rsid w:val="00F97186"/>
    <w:rsid w:val="00F971A3"/>
    <w:rsid w:val="00F971CB"/>
    <w:rsid w:val="00F9726C"/>
    <w:rsid w:val="00F973F2"/>
    <w:rsid w:val="00F97597"/>
    <w:rsid w:val="00F9777A"/>
    <w:rsid w:val="00F9780F"/>
    <w:rsid w:val="00F9789C"/>
    <w:rsid w:val="00F978DA"/>
    <w:rsid w:val="00F978EE"/>
    <w:rsid w:val="00F97A26"/>
    <w:rsid w:val="00F97A6D"/>
    <w:rsid w:val="00F97B0A"/>
    <w:rsid w:val="00F97B35"/>
    <w:rsid w:val="00F97BA7"/>
    <w:rsid w:val="00F97C04"/>
    <w:rsid w:val="00F97CCB"/>
    <w:rsid w:val="00F97FF7"/>
    <w:rsid w:val="00F9AA4C"/>
    <w:rsid w:val="00F9E084"/>
    <w:rsid w:val="00FA04E8"/>
    <w:rsid w:val="00FA05BA"/>
    <w:rsid w:val="00FA05F9"/>
    <w:rsid w:val="00FA07CE"/>
    <w:rsid w:val="00FA0804"/>
    <w:rsid w:val="00FA094A"/>
    <w:rsid w:val="00FA0CFD"/>
    <w:rsid w:val="00FA0DF5"/>
    <w:rsid w:val="00FA10D2"/>
    <w:rsid w:val="00FA1228"/>
    <w:rsid w:val="00FA1315"/>
    <w:rsid w:val="00FA1433"/>
    <w:rsid w:val="00FA143B"/>
    <w:rsid w:val="00FA1486"/>
    <w:rsid w:val="00FA14EF"/>
    <w:rsid w:val="00FA15EB"/>
    <w:rsid w:val="00FA185D"/>
    <w:rsid w:val="00FA186C"/>
    <w:rsid w:val="00FA1C3A"/>
    <w:rsid w:val="00FA1C6B"/>
    <w:rsid w:val="00FA1C8A"/>
    <w:rsid w:val="00FA1CE2"/>
    <w:rsid w:val="00FA1ED1"/>
    <w:rsid w:val="00FA1ED6"/>
    <w:rsid w:val="00FA2182"/>
    <w:rsid w:val="00FA21CC"/>
    <w:rsid w:val="00FA250D"/>
    <w:rsid w:val="00FA2549"/>
    <w:rsid w:val="00FA261B"/>
    <w:rsid w:val="00FA26DE"/>
    <w:rsid w:val="00FA2902"/>
    <w:rsid w:val="00FA29F1"/>
    <w:rsid w:val="00FA2A44"/>
    <w:rsid w:val="00FA2A88"/>
    <w:rsid w:val="00FA2B2D"/>
    <w:rsid w:val="00FA2B98"/>
    <w:rsid w:val="00FA2C15"/>
    <w:rsid w:val="00FA2CF3"/>
    <w:rsid w:val="00FA2D87"/>
    <w:rsid w:val="00FA2EB2"/>
    <w:rsid w:val="00FA2EB8"/>
    <w:rsid w:val="00FA3029"/>
    <w:rsid w:val="00FA3083"/>
    <w:rsid w:val="00FA3304"/>
    <w:rsid w:val="00FA3329"/>
    <w:rsid w:val="00FA33D0"/>
    <w:rsid w:val="00FA34A4"/>
    <w:rsid w:val="00FA34AB"/>
    <w:rsid w:val="00FA34AF"/>
    <w:rsid w:val="00FA3566"/>
    <w:rsid w:val="00FA3601"/>
    <w:rsid w:val="00FA3792"/>
    <w:rsid w:val="00FA3836"/>
    <w:rsid w:val="00FA3A11"/>
    <w:rsid w:val="00FA3A2E"/>
    <w:rsid w:val="00FA3D79"/>
    <w:rsid w:val="00FA3DED"/>
    <w:rsid w:val="00FA413C"/>
    <w:rsid w:val="00FA4380"/>
    <w:rsid w:val="00FA43C6"/>
    <w:rsid w:val="00FA445E"/>
    <w:rsid w:val="00FA44EE"/>
    <w:rsid w:val="00FA4522"/>
    <w:rsid w:val="00FA46D2"/>
    <w:rsid w:val="00FA48B2"/>
    <w:rsid w:val="00FA499B"/>
    <w:rsid w:val="00FA4C41"/>
    <w:rsid w:val="00FA4D00"/>
    <w:rsid w:val="00FA4E02"/>
    <w:rsid w:val="00FA4E36"/>
    <w:rsid w:val="00FA4FB7"/>
    <w:rsid w:val="00FA524A"/>
    <w:rsid w:val="00FA529A"/>
    <w:rsid w:val="00FA537F"/>
    <w:rsid w:val="00FA54A5"/>
    <w:rsid w:val="00FA5531"/>
    <w:rsid w:val="00FA5599"/>
    <w:rsid w:val="00FA560A"/>
    <w:rsid w:val="00FA5694"/>
    <w:rsid w:val="00FA56C3"/>
    <w:rsid w:val="00FA57C0"/>
    <w:rsid w:val="00FA582C"/>
    <w:rsid w:val="00FA5838"/>
    <w:rsid w:val="00FA5853"/>
    <w:rsid w:val="00FA5A13"/>
    <w:rsid w:val="00FA5ADE"/>
    <w:rsid w:val="00FA5B0B"/>
    <w:rsid w:val="00FA5B13"/>
    <w:rsid w:val="00FA5C7E"/>
    <w:rsid w:val="00FA5DFB"/>
    <w:rsid w:val="00FA5EAD"/>
    <w:rsid w:val="00FA5FEC"/>
    <w:rsid w:val="00FA6067"/>
    <w:rsid w:val="00FA6083"/>
    <w:rsid w:val="00FA6100"/>
    <w:rsid w:val="00FA6293"/>
    <w:rsid w:val="00FA6328"/>
    <w:rsid w:val="00FA64D4"/>
    <w:rsid w:val="00FA64F6"/>
    <w:rsid w:val="00FA65AE"/>
    <w:rsid w:val="00FA65AF"/>
    <w:rsid w:val="00FA65D4"/>
    <w:rsid w:val="00FA67CA"/>
    <w:rsid w:val="00FA699B"/>
    <w:rsid w:val="00FA6AF8"/>
    <w:rsid w:val="00FA6B04"/>
    <w:rsid w:val="00FA6B0C"/>
    <w:rsid w:val="00FA6C59"/>
    <w:rsid w:val="00FA6F3C"/>
    <w:rsid w:val="00FA703B"/>
    <w:rsid w:val="00FA7111"/>
    <w:rsid w:val="00FA712D"/>
    <w:rsid w:val="00FA7185"/>
    <w:rsid w:val="00FA71DB"/>
    <w:rsid w:val="00FA72BE"/>
    <w:rsid w:val="00FA7382"/>
    <w:rsid w:val="00FA7507"/>
    <w:rsid w:val="00FA76D7"/>
    <w:rsid w:val="00FA78A1"/>
    <w:rsid w:val="00FA790F"/>
    <w:rsid w:val="00FA7953"/>
    <w:rsid w:val="00FA7AFE"/>
    <w:rsid w:val="00FA7C4B"/>
    <w:rsid w:val="00FA7D2E"/>
    <w:rsid w:val="00FA7E40"/>
    <w:rsid w:val="00FA7E7E"/>
    <w:rsid w:val="00FA7F1E"/>
    <w:rsid w:val="00FA7F3C"/>
    <w:rsid w:val="00FB00A0"/>
    <w:rsid w:val="00FB021C"/>
    <w:rsid w:val="00FB03B2"/>
    <w:rsid w:val="00FB03EA"/>
    <w:rsid w:val="00FB0404"/>
    <w:rsid w:val="00FB0542"/>
    <w:rsid w:val="00FB05B6"/>
    <w:rsid w:val="00FB0787"/>
    <w:rsid w:val="00FB07D1"/>
    <w:rsid w:val="00FB07D4"/>
    <w:rsid w:val="00FB0890"/>
    <w:rsid w:val="00FB08B8"/>
    <w:rsid w:val="00FB0A04"/>
    <w:rsid w:val="00FB0BD8"/>
    <w:rsid w:val="00FB0C4F"/>
    <w:rsid w:val="00FB0CA9"/>
    <w:rsid w:val="00FB0D06"/>
    <w:rsid w:val="00FB0D0D"/>
    <w:rsid w:val="00FB0DC0"/>
    <w:rsid w:val="00FB0F7F"/>
    <w:rsid w:val="00FB109D"/>
    <w:rsid w:val="00FB115F"/>
    <w:rsid w:val="00FB1278"/>
    <w:rsid w:val="00FB12A6"/>
    <w:rsid w:val="00FB12D7"/>
    <w:rsid w:val="00FB144A"/>
    <w:rsid w:val="00FB144D"/>
    <w:rsid w:val="00FB152B"/>
    <w:rsid w:val="00FB153E"/>
    <w:rsid w:val="00FB1578"/>
    <w:rsid w:val="00FB16B3"/>
    <w:rsid w:val="00FB1741"/>
    <w:rsid w:val="00FB1744"/>
    <w:rsid w:val="00FB17AF"/>
    <w:rsid w:val="00FB182F"/>
    <w:rsid w:val="00FB1961"/>
    <w:rsid w:val="00FB199E"/>
    <w:rsid w:val="00FB1AA1"/>
    <w:rsid w:val="00FB1BE9"/>
    <w:rsid w:val="00FB1BF5"/>
    <w:rsid w:val="00FB1C9B"/>
    <w:rsid w:val="00FB1CED"/>
    <w:rsid w:val="00FB1DA4"/>
    <w:rsid w:val="00FB1F50"/>
    <w:rsid w:val="00FB202D"/>
    <w:rsid w:val="00FB2116"/>
    <w:rsid w:val="00FB225E"/>
    <w:rsid w:val="00FB22C3"/>
    <w:rsid w:val="00FB24A8"/>
    <w:rsid w:val="00FB24E2"/>
    <w:rsid w:val="00FB2527"/>
    <w:rsid w:val="00FB2700"/>
    <w:rsid w:val="00FB2731"/>
    <w:rsid w:val="00FB2825"/>
    <w:rsid w:val="00FB2AAF"/>
    <w:rsid w:val="00FB2CAD"/>
    <w:rsid w:val="00FB2E2A"/>
    <w:rsid w:val="00FB2F06"/>
    <w:rsid w:val="00FB305F"/>
    <w:rsid w:val="00FB30F4"/>
    <w:rsid w:val="00FB3550"/>
    <w:rsid w:val="00FB3697"/>
    <w:rsid w:val="00FB374D"/>
    <w:rsid w:val="00FB3767"/>
    <w:rsid w:val="00FB3A1E"/>
    <w:rsid w:val="00FB3C8D"/>
    <w:rsid w:val="00FB3D5D"/>
    <w:rsid w:val="00FB3E4D"/>
    <w:rsid w:val="00FB3F0B"/>
    <w:rsid w:val="00FB40AC"/>
    <w:rsid w:val="00FB41AD"/>
    <w:rsid w:val="00FB4230"/>
    <w:rsid w:val="00FB4248"/>
    <w:rsid w:val="00FB450E"/>
    <w:rsid w:val="00FB4646"/>
    <w:rsid w:val="00FB4743"/>
    <w:rsid w:val="00FB4780"/>
    <w:rsid w:val="00FB479A"/>
    <w:rsid w:val="00FB4892"/>
    <w:rsid w:val="00FB4931"/>
    <w:rsid w:val="00FB4DA9"/>
    <w:rsid w:val="00FB4F96"/>
    <w:rsid w:val="00FB5060"/>
    <w:rsid w:val="00FB515C"/>
    <w:rsid w:val="00FB51EA"/>
    <w:rsid w:val="00FB5315"/>
    <w:rsid w:val="00FB53C3"/>
    <w:rsid w:val="00FB53E2"/>
    <w:rsid w:val="00FB54A2"/>
    <w:rsid w:val="00FB56E6"/>
    <w:rsid w:val="00FB5742"/>
    <w:rsid w:val="00FB5843"/>
    <w:rsid w:val="00FB585F"/>
    <w:rsid w:val="00FB5B9D"/>
    <w:rsid w:val="00FB5C35"/>
    <w:rsid w:val="00FB5F8A"/>
    <w:rsid w:val="00FB6015"/>
    <w:rsid w:val="00FB60D6"/>
    <w:rsid w:val="00FB6153"/>
    <w:rsid w:val="00FB6157"/>
    <w:rsid w:val="00FB61B5"/>
    <w:rsid w:val="00FB62CE"/>
    <w:rsid w:val="00FB633E"/>
    <w:rsid w:val="00FB63A6"/>
    <w:rsid w:val="00FB63DD"/>
    <w:rsid w:val="00FB640C"/>
    <w:rsid w:val="00FB6413"/>
    <w:rsid w:val="00FB6621"/>
    <w:rsid w:val="00FB67E0"/>
    <w:rsid w:val="00FB68EF"/>
    <w:rsid w:val="00FB690E"/>
    <w:rsid w:val="00FB6BE5"/>
    <w:rsid w:val="00FB6CAA"/>
    <w:rsid w:val="00FB6CC4"/>
    <w:rsid w:val="00FB6D34"/>
    <w:rsid w:val="00FB7188"/>
    <w:rsid w:val="00FB7241"/>
    <w:rsid w:val="00FB72D1"/>
    <w:rsid w:val="00FB74D9"/>
    <w:rsid w:val="00FB7560"/>
    <w:rsid w:val="00FB7616"/>
    <w:rsid w:val="00FB7692"/>
    <w:rsid w:val="00FB76E5"/>
    <w:rsid w:val="00FB7816"/>
    <w:rsid w:val="00FB781C"/>
    <w:rsid w:val="00FB784A"/>
    <w:rsid w:val="00FB785F"/>
    <w:rsid w:val="00FB790A"/>
    <w:rsid w:val="00FB7A6C"/>
    <w:rsid w:val="00FB7B7B"/>
    <w:rsid w:val="00FB7BAD"/>
    <w:rsid w:val="00FB7C40"/>
    <w:rsid w:val="00FB7C64"/>
    <w:rsid w:val="00FB7D6C"/>
    <w:rsid w:val="00FB7D7E"/>
    <w:rsid w:val="00FB7DCE"/>
    <w:rsid w:val="00FB7EA6"/>
    <w:rsid w:val="00FB7EAE"/>
    <w:rsid w:val="00FB7EAF"/>
    <w:rsid w:val="00FB7F5E"/>
    <w:rsid w:val="00FC0000"/>
    <w:rsid w:val="00FC0004"/>
    <w:rsid w:val="00FC00D3"/>
    <w:rsid w:val="00FC01C9"/>
    <w:rsid w:val="00FC0201"/>
    <w:rsid w:val="00FC0310"/>
    <w:rsid w:val="00FC0361"/>
    <w:rsid w:val="00FC046C"/>
    <w:rsid w:val="00FC050C"/>
    <w:rsid w:val="00FC054E"/>
    <w:rsid w:val="00FC0720"/>
    <w:rsid w:val="00FC079C"/>
    <w:rsid w:val="00FC0845"/>
    <w:rsid w:val="00FC08BE"/>
    <w:rsid w:val="00FC0961"/>
    <w:rsid w:val="00FC096C"/>
    <w:rsid w:val="00FC0B3C"/>
    <w:rsid w:val="00FC0C11"/>
    <w:rsid w:val="00FC0FFE"/>
    <w:rsid w:val="00FC1081"/>
    <w:rsid w:val="00FC113E"/>
    <w:rsid w:val="00FC116A"/>
    <w:rsid w:val="00FC11A7"/>
    <w:rsid w:val="00FC124F"/>
    <w:rsid w:val="00FC12E1"/>
    <w:rsid w:val="00FC1365"/>
    <w:rsid w:val="00FC1489"/>
    <w:rsid w:val="00FC1550"/>
    <w:rsid w:val="00FC1673"/>
    <w:rsid w:val="00FC17DC"/>
    <w:rsid w:val="00FC1812"/>
    <w:rsid w:val="00FC183F"/>
    <w:rsid w:val="00FC1A08"/>
    <w:rsid w:val="00FC1AFA"/>
    <w:rsid w:val="00FC1E40"/>
    <w:rsid w:val="00FC1EC5"/>
    <w:rsid w:val="00FC1F02"/>
    <w:rsid w:val="00FC1F12"/>
    <w:rsid w:val="00FC1FF1"/>
    <w:rsid w:val="00FC229C"/>
    <w:rsid w:val="00FC23B9"/>
    <w:rsid w:val="00FC250B"/>
    <w:rsid w:val="00FC25A0"/>
    <w:rsid w:val="00FC2633"/>
    <w:rsid w:val="00FC265B"/>
    <w:rsid w:val="00FC274A"/>
    <w:rsid w:val="00FC27F9"/>
    <w:rsid w:val="00FC284D"/>
    <w:rsid w:val="00FC2B66"/>
    <w:rsid w:val="00FC2CFB"/>
    <w:rsid w:val="00FC2D6B"/>
    <w:rsid w:val="00FC2DCF"/>
    <w:rsid w:val="00FC2E08"/>
    <w:rsid w:val="00FC2FE8"/>
    <w:rsid w:val="00FC2FF7"/>
    <w:rsid w:val="00FC32AE"/>
    <w:rsid w:val="00FC32BE"/>
    <w:rsid w:val="00FC32CF"/>
    <w:rsid w:val="00FC3554"/>
    <w:rsid w:val="00FC3555"/>
    <w:rsid w:val="00FC3589"/>
    <w:rsid w:val="00FC3702"/>
    <w:rsid w:val="00FC38B2"/>
    <w:rsid w:val="00FC38EA"/>
    <w:rsid w:val="00FC391D"/>
    <w:rsid w:val="00FC3AD0"/>
    <w:rsid w:val="00FC3C0B"/>
    <w:rsid w:val="00FC3C87"/>
    <w:rsid w:val="00FC3CF7"/>
    <w:rsid w:val="00FC3DEE"/>
    <w:rsid w:val="00FC3EA8"/>
    <w:rsid w:val="00FC3EE3"/>
    <w:rsid w:val="00FC3F4D"/>
    <w:rsid w:val="00FC3FF1"/>
    <w:rsid w:val="00FC4051"/>
    <w:rsid w:val="00FC407D"/>
    <w:rsid w:val="00FC4147"/>
    <w:rsid w:val="00FC4149"/>
    <w:rsid w:val="00FC414D"/>
    <w:rsid w:val="00FC4225"/>
    <w:rsid w:val="00FC422D"/>
    <w:rsid w:val="00FC4280"/>
    <w:rsid w:val="00FC434B"/>
    <w:rsid w:val="00FC4379"/>
    <w:rsid w:val="00FC44CD"/>
    <w:rsid w:val="00FC44EE"/>
    <w:rsid w:val="00FC453C"/>
    <w:rsid w:val="00FC4718"/>
    <w:rsid w:val="00FC4754"/>
    <w:rsid w:val="00FC4771"/>
    <w:rsid w:val="00FC4998"/>
    <w:rsid w:val="00FC499B"/>
    <w:rsid w:val="00FC4A27"/>
    <w:rsid w:val="00FC4A67"/>
    <w:rsid w:val="00FC4BC2"/>
    <w:rsid w:val="00FC4C21"/>
    <w:rsid w:val="00FC4C94"/>
    <w:rsid w:val="00FC4D9F"/>
    <w:rsid w:val="00FC4DE5"/>
    <w:rsid w:val="00FC4DFC"/>
    <w:rsid w:val="00FC4E24"/>
    <w:rsid w:val="00FC4FB0"/>
    <w:rsid w:val="00FC50D9"/>
    <w:rsid w:val="00FC5113"/>
    <w:rsid w:val="00FC535C"/>
    <w:rsid w:val="00FC5426"/>
    <w:rsid w:val="00FC5569"/>
    <w:rsid w:val="00FC5672"/>
    <w:rsid w:val="00FC570D"/>
    <w:rsid w:val="00FC576A"/>
    <w:rsid w:val="00FC578B"/>
    <w:rsid w:val="00FC5797"/>
    <w:rsid w:val="00FC596B"/>
    <w:rsid w:val="00FC59A6"/>
    <w:rsid w:val="00FC59B8"/>
    <w:rsid w:val="00FC5B5D"/>
    <w:rsid w:val="00FC5BE4"/>
    <w:rsid w:val="00FC5C44"/>
    <w:rsid w:val="00FC5C8F"/>
    <w:rsid w:val="00FC5CF2"/>
    <w:rsid w:val="00FC5D1C"/>
    <w:rsid w:val="00FC5E50"/>
    <w:rsid w:val="00FC5ECB"/>
    <w:rsid w:val="00FC5F0C"/>
    <w:rsid w:val="00FC606C"/>
    <w:rsid w:val="00FC61D3"/>
    <w:rsid w:val="00FC62BD"/>
    <w:rsid w:val="00FC6305"/>
    <w:rsid w:val="00FC6489"/>
    <w:rsid w:val="00FC649B"/>
    <w:rsid w:val="00FC6547"/>
    <w:rsid w:val="00FC661B"/>
    <w:rsid w:val="00FC678B"/>
    <w:rsid w:val="00FC67CA"/>
    <w:rsid w:val="00FC6802"/>
    <w:rsid w:val="00FC685C"/>
    <w:rsid w:val="00FC68B0"/>
    <w:rsid w:val="00FC6921"/>
    <w:rsid w:val="00FC693B"/>
    <w:rsid w:val="00FC6ADD"/>
    <w:rsid w:val="00FC6BB1"/>
    <w:rsid w:val="00FC6C07"/>
    <w:rsid w:val="00FC6CB3"/>
    <w:rsid w:val="00FC6CDF"/>
    <w:rsid w:val="00FC6F0C"/>
    <w:rsid w:val="00FC6F5F"/>
    <w:rsid w:val="00FC6FE6"/>
    <w:rsid w:val="00FC70E4"/>
    <w:rsid w:val="00FC72AF"/>
    <w:rsid w:val="00FC72DF"/>
    <w:rsid w:val="00FC73A3"/>
    <w:rsid w:val="00FC73D1"/>
    <w:rsid w:val="00FC7413"/>
    <w:rsid w:val="00FC75B7"/>
    <w:rsid w:val="00FC76BC"/>
    <w:rsid w:val="00FC774A"/>
    <w:rsid w:val="00FC7A75"/>
    <w:rsid w:val="00FC7B5B"/>
    <w:rsid w:val="00FC7C85"/>
    <w:rsid w:val="00FC7CE9"/>
    <w:rsid w:val="00FC7D08"/>
    <w:rsid w:val="00FC7D0F"/>
    <w:rsid w:val="00FC7D14"/>
    <w:rsid w:val="00FD011D"/>
    <w:rsid w:val="00FD0145"/>
    <w:rsid w:val="00FD034F"/>
    <w:rsid w:val="00FD03C6"/>
    <w:rsid w:val="00FD0561"/>
    <w:rsid w:val="00FD0564"/>
    <w:rsid w:val="00FD05FC"/>
    <w:rsid w:val="00FD069E"/>
    <w:rsid w:val="00FD078B"/>
    <w:rsid w:val="00FD0826"/>
    <w:rsid w:val="00FD0863"/>
    <w:rsid w:val="00FD092C"/>
    <w:rsid w:val="00FD0A15"/>
    <w:rsid w:val="00FD0AA4"/>
    <w:rsid w:val="00FD0BCE"/>
    <w:rsid w:val="00FD0BFE"/>
    <w:rsid w:val="00FD0C1C"/>
    <w:rsid w:val="00FD0C25"/>
    <w:rsid w:val="00FD0CA9"/>
    <w:rsid w:val="00FD0CCE"/>
    <w:rsid w:val="00FD0DCE"/>
    <w:rsid w:val="00FD0DE9"/>
    <w:rsid w:val="00FD10F7"/>
    <w:rsid w:val="00FD1287"/>
    <w:rsid w:val="00FD1344"/>
    <w:rsid w:val="00FD156E"/>
    <w:rsid w:val="00FD16E7"/>
    <w:rsid w:val="00FD179D"/>
    <w:rsid w:val="00FD1882"/>
    <w:rsid w:val="00FD1892"/>
    <w:rsid w:val="00FD190D"/>
    <w:rsid w:val="00FD1AC5"/>
    <w:rsid w:val="00FD1AF0"/>
    <w:rsid w:val="00FD1E21"/>
    <w:rsid w:val="00FD1F7D"/>
    <w:rsid w:val="00FD1F93"/>
    <w:rsid w:val="00FD2148"/>
    <w:rsid w:val="00FD2193"/>
    <w:rsid w:val="00FD21B0"/>
    <w:rsid w:val="00FD21EC"/>
    <w:rsid w:val="00FD229A"/>
    <w:rsid w:val="00FD22E7"/>
    <w:rsid w:val="00FD23C2"/>
    <w:rsid w:val="00FD2420"/>
    <w:rsid w:val="00FD242D"/>
    <w:rsid w:val="00FD260C"/>
    <w:rsid w:val="00FD2702"/>
    <w:rsid w:val="00FD271E"/>
    <w:rsid w:val="00FD2771"/>
    <w:rsid w:val="00FD287B"/>
    <w:rsid w:val="00FD28EC"/>
    <w:rsid w:val="00FD2937"/>
    <w:rsid w:val="00FD2947"/>
    <w:rsid w:val="00FD29F3"/>
    <w:rsid w:val="00FD2A7C"/>
    <w:rsid w:val="00FD2AB4"/>
    <w:rsid w:val="00FD2B34"/>
    <w:rsid w:val="00FD2BCC"/>
    <w:rsid w:val="00FD2D3A"/>
    <w:rsid w:val="00FD3020"/>
    <w:rsid w:val="00FD329C"/>
    <w:rsid w:val="00FD3308"/>
    <w:rsid w:val="00FD343B"/>
    <w:rsid w:val="00FD34A4"/>
    <w:rsid w:val="00FD3572"/>
    <w:rsid w:val="00FD35AA"/>
    <w:rsid w:val="00FD36FD"/>
    <w:rsid w:val="00FD3740"/>
    <w:rsid w:val="00FD37A8"/>
    <w:rsid w:val="00FD390E"/>
    <w:rsid w:val="00FD3927"/>
    <w:rsid w:val="00FD3B5C"/>
    <w:rsid w:val="00FD3B8A"/>
    <w:rsid w:val="00FD3C9A"/>
    <w:rsid w:val="00FD3CEC"/>
    <w:rsid w:val="00FD3EB4"/>
    <w:rsid w:val="00FD3ED3"/>
    <w:rsid w:val="00FD41A8"/>
    <w:rsid w:val="00FD41D5"/>
    <w:rsid w:val="00FD4290"/>
    <w:rsid w:val="00FD42F1"/>
    <w:rsid w:val="00FD4341"/>
    <w:rsid w:val="00FD4428"/>
    <w:rsid w:val="00FD442D"/>
    <w:rsid w:val="00FD4448"/>
    <w:rsid w:val="00FD4457"/>
    <w:rsid w:val="00FD446C"/>
    <w:rsid w:val="00FD461D"/>
    <w:rsid w:val="00FD4B42"/>
    <w:rsid w:val="00FD4BE7"/>
    <w:rsid w:val="00FD4D4C"/>
    <w:rsid w:val="00FD4EF3"/>
    <w:rsid w:val="00FD4FED"/>
    <w:rsid w:val="00FD5006"/>
    <w:rsid w:val="00FD51FD"/>
    <w:rsid w:val="00FD527B"/>
    <w:rsid w:val="00FD52C8"/>
    <w:rsid w:val="00FD5375"/>
    <w:rsid w:val="00FD5447"/>
    <w:rsid w:val="00FD546B"/>
    <w:rsid w:val="00FD5617"/>
    <w:rsid w:val="00FD5841"/>
    <w:rsid w:val="00FD5A09"/>
    <w:rsid w:val="00FD5BF0"/>
    <w:rsid w:val="00FD5C59"/>
    <w:rsid w:val="00FD5D3C"/>
    <w:rsid w:val="00FD5D53"/>
    <w:rsid w:val="00FD5DBF"/>
    <w:rsid w:val="00FD6067"/>
    <w:rsid w:val="00FD61FC"/>
    <w:rsid w:val="00FD6242"/>
    <w:rsid w:val="00FD62E1"/>
    <w:rsid w:val="00FD6314"/>
    <w:rsid w:val="00FD643D"/>
    <w:rsid w:val="00FD65A2"/>
    <w:rsid w:val="00FD65D9"/>
    <w:rsid w:val="00FD6673"/>
    <w:rsid w:val="00FD66D0"/>
    <w:rsid w:val="00FD672F"/>
    <w:rsid w:val="00FD6862"/>
    <w:rsid w:val="00FD69E5"/>
    <w:rsid w:val="00FD6A0F"/>
    <w:rsid w:val="00FD6A40"/>
    <w:rsid w:val="00FD6A94"/>
    <w:rsid w:val="00FD6ACE"/>
    <w:rsid w:val="00FD6AF3"/>
    <w:rsid w:val="00FD6B20"/>
    <w:rsid w:val="00FD6CD4"/>
    <w:rsid w:val="00FD6D84"/>
    <w:rsid w:val="00FD6E48"/>
    <w:rsid w:val="00FD6F1F"/>
    <w:rsid w:val="00FD7152"/>
    <w:rsid w:val="00FD725A"/>
    <w:rsid w:val="00FD7445"/>
    <w:rsid w:val="00FD74FB"/>
    <w:rsid w:val="00FD75B3"/>
    <w:rsid w:val="00FD7921"/>
    <w:rsid w:val="00FD792D"/>
    <w:rsid w:val="00FD7936"/>
    <w:rsid w:val="00FD7AF5"/>
    <w:rsid w:val="00FD7B65"/>
    <w:rsid w:val="00FD7BC6"/>
    <w:rsid w:val="00FD7CD0"/>
    <w:rsid w:val="00FD7D00"/>
    <w:rsid w:val="00FD7FF8"/>
    <w:rsid w:val="00FDECA7"/>
    <w:rsid w:val="00FE0046"/>
    <w:rsid w:val="00FE03BA"/>
    <w:rsid w:val="00FE040A"/>
    <w:rsid w:val="00FE04BC"/>
    <w:rsid w:val="00FE07D2"/>
    <w:rsid w:val="00FE0827"/>
    <w:rsid w:val="00FE0ABD"/>
    <w:rsid w:val="00FE0AF0"/>
    <w:rsid w:val="00FE0C0D"/>
    <w:rsid w:val="00FE0CDD"/>
    <w:rsid w:val="00FE0D11"/>
    <w:rsid w:val="00FE0D6B"/>
    <w:rsid w:val="00FE0DB8"/>
    <w:rsid w:val="00FE0FDE"/>
    <w:rsid w:val="00FE10AF"/>
    <w:rsid w:val="00FE120A"/>
    <w:rsid w:val="00FE128E"/>
    <w:rsid w:val="00FE1638"/>
    <w:rsid w:val="00FE167E"/>
    <w:rsid w:val="00FE16C8"/>
    <w:rsid w:val="00FE1734"/>
    <w:rsid w:val="00FE1826"/>
    <w:rsid w:val="00FE1891"/>
    <w:rsid w:val="00FE19D3"/>
    <w:rsid w:val="00FE1BE2"/>
    <w:rsid w:val="00FE1CAE"/>
    <w:rsid w:val="00FE1D26"/>
    <w:rsid w:val="00FE1DD2"/>
    <w:rsid w:val="00FE1F88"/>
    <w:rsid w:val="00FE20DD"/>
    <w:rsid w:val="00FE21C6"/>
    <w:rsid w:val="00FE227D"/>
    <w:rsid w:val="00FE2302"/>
    <w:rsid w:val="00FE2389"/>
    <w:rsid w:val="00FE23C8"/>
    <w:rsid w:val="00FE24F3"/>
    <w:rsid w:val="00FE2679"/>
    <w:rsid w:val="00FE27DF"/>
    <w:rsid w:val="00FE281E"/>
    <w:rsid w:val="00FE2822"/>
    <w:rsid w:val="00FE2A65"/>
    <w:rsid w:val="00FE2BE2"/>
    <w:rsid w:val="00FE2E79"/>
    <w:rsid w:val="00FE2EFB"/>
    <w:rsid w:val="00FE2F1E"/>
    <w:rsid w:val="00FE3061"/>
    <w:rsid w:val="00FE3216"/>
    <w:rsid w:val="00FE336F"/>
    <w:rsid w:val="00FE3375"/>
    <w:rsid w:val="00FE33CC"/>
    <w:rsid w:val="00FE3790"/>
    <w:rsid w:val="00FE391B"/>
    <w:rsid w:val="00FE3968"/>
    <w:rsid w:val="00FE3AB9"/>
    <w:rsid w:val="00FE3C5B"/>
    <w:rsid w:val="00FE3C65"/>
    <w:rsid w:val="00FE4040"/>
    <w:rsid w:val="00FE4186"/>
    <w:rsid w:val="00FE420E"/>
    <w:rsid w:val="00FE429C"/>
    <w:rsid w:val="00FE42C1"/>
    <w:rsid w:val="00FE4447"/>
    <w:rsid w:val="00FE47C2"/>
    <w:rsid w:val="00FE48A9"/>
    <w:rsid w:val="00FE49B7"/>
    <w:rsid w:val="00FE49D9"/>
    <w:rsid w:val="00FE4A87"/>
    <w:rsid w:val="00FE4B3F"/>
    <w:rsid w:val="00FE4BB6"/>
    <w:rsid w:val="00FE4BBE"/>
    <w:rsid w:val="00FE4C47"/>
    <w:rsid w:val="00FE4CB2"/>
    <w:rsid w:val="00FE4CF8"/>
    <w:rsid w:val="00FE4D85"/>
    <w:rsid w:val="00FE4D91"/>
    <w:rsid w:val="00FE4DA4"/>
    <w:rsid w:val="00FE4E47"/>
    <w:rsid w:val="00FE4E67"/>
    <w:rsid w:val="00FE5032"/>
    <w:rsid w:val="00FE503E"/>
    <w:rsid w:val="00FE5246"/>
    <w:rsid w:val="00FE5249"/>
    <w:rsid w:val="00FE525F"/>
    <w:rsid w:val="00FE561C"/>
    <w:rsid w:val="00FE57DA"/>
    <w:rsid w:val="00FE5A79"/>
    <w:rsid w:val="00FE5AF2"/>
    <w:rsid w:val="00FE5B1F"/>
    <w:rsid w:val="00FE5C7C"/>
    <w:rsid w:val="00FE5CD3"/>
    <w:rsid w:val="00FE5E67"/>
    <w:rsid w:val="00FE5F3C"/>
    <w:rsid w:val="00FE6058"/>
    <w:rsid w:val="00FE60F7"/>
    <w:rsid w:val="00FE63CD"/>
    <w:rsid w:val="00FE6491"/>
    <w:rsid w:val="00FE65EB"/>
    <w:rsid w:val="00FE678A"/>
    <w:rsid w:val="00FE67CC"/>
    <w:rsid w:val="00FE6803"/>
    <w:rsid w:val="00FE68B7"/>
    <w:rsid w:val="00FE6962"/>
    <w:rsid w:val="00FE6980"/>
    <w:rsid w:val="00FE6A06"/>
    <w:rsid w:val="00FE6A84"/>
    <w:rsid w:val="00FE6B92"/>
    <w:rsid w:val="00FE6BD7"/>
    <w:rsid w:val="00FE6C27"/>
    <w:rsid w:val="00FE6E8C"/>
    <w:rsid w:val="00FE6FC1"/>
    <w:rsid w:val="00FE701B"/>
    <w:rsid w:val="00FE70E1"/>
    <w:rsid w:val="00FE71EA"/>
    <w:rsid w:val="00FE7337"/>
    <w:rsid w:val="00FE73E7"/>
    <w:rsid w:val="00FE742C"/>
    <w:rsid w:val="00FE74EE"/>
    <w:rsid w:val="00FE7518"/>
    <w:rsid w:val="00FE7533"/>
    <w:rsid w:val="00FE768B"/>
    <w:rsid w:val="00FE78DA"/>
    <w:rsid w:val="00FE7995"/>
    <w:rsid w:val="00FE799F"/>
    <w:rsid w:val="00FE7AAA"/>
    <w:rsid w:val="00FE7B27"/>
    <w:rsid w:val="00FE7B41"/>
    <w:rsid w:val="00FE7BA7"/>
    <w:rsid w:val="00FE7C1C"/>
    <w:rsid w:val="00FE7C2F"/>
    <w:rsid w:val="00FE7C42"/>
    <w:rsid w:val="00FE7C56"/>
    <w:rsid w:val="00FE7E96"/>
    <w:rsid w:val="00FE7EB7"/>
    <w:rsid w:val="00FE7EE9"/>
    <w:rsid w:val="00FEA176"/>
    <w:rsid w:val="00FF01B9"/>
    <w:rsid w:val="00FF02C7"/>
    <w:rsid w:val="00FF02DC"/>
    <w:rsid w:val="00FF0438"/>
    <w:rsid w:val="00FF053D"/>
    <w:rsid w:val="00FF05DB"/>
    <w:rsid w:val="00FF07A8"/>
    <w:rsid w:val="00FF0AFD"/>
    <w:rsid w:val="00FF0B44"/>
    <w:rsid w:val="00FF0B69"/>
    <w:rsid w:val="00FF0C30"/>
    <w:rsid w:val="00FF0E0A"/>
    <w:rsid w:val="00FF0F46"/>
    <w:rsid w:val="00FF10E3"/>
    <w:rsid w:val="00FF131E"/>
    <w:rsid w:val="00FF13C5"/>
    <w:rsid w:val="00FF1593"/>
    <w:rsid w:val="00FF1644"/>
    <w:rsid w:val="00FF16F1"/>
    <w:rsid w:val="00FF1825"/>
    <w:rsid w:val="00FF18F4"/>
    <w:rsid w:val="00FF1943"/>
    <w:rsid w:val="00FF197D"/>
    <w:rsid w:val="00FF1A08"/>
    <w:rsid w:val="00FF1A55"/>
    <w:rsid w:val="00FF1AC0"/>
    <w:rsid w:val="00FF1C2C"/>
    <w:rsid w:val="00FF1C2E"/>
    <w:rsid w:val="00FF1E93"/>
    <w:rsid w:val="00FF1E94"/>
    <w:rsid w:val="00FF1EF1"/>
    <w:rsid w:val="00FF2366"/>
    <w:rsid w:val="00FF2378"/>
    <w:rsid w:val="00FF2779"/>
    <w:rsid w:val="00FF280A"/>
    <w:rsid w:val="00FF2951"/>
    <w:rsid w:val="00FF29C9"/>
    <w:rsid w:val="00FF2AAC"/>
    <w:rsid w:val="00FF2B2F"/>
    <w:rsid w:val="00FF2C6D"/>
    <w:rsid w:val="00FF2D4C"/>
    <w:rsid w:val="00FF2E04"/>
    <w:rsid w:val="00FF2FE2"/>
    <w:rsid w:val="00FF3144"/>
    <w:rsid w:val="00FF32AC"/>
    <w:rsid w:val="00FF3445"/>
    <w:rsid w:val="00FF34ED"/>
    <w:rsid w:val="00FF350B"/>
    <w:rsid w:val="00FF3895"/>
    <w:rsid w:val="00FF389D"/>
    <w:rsid w:val="00FF38A4"/>
    <w:rsid w:val="00FF38E3"/>
    <w:rsid w:val="00FF394B"/>
    <w:rsid w:val="00FF3971"/>
    <w:rsid w:val="00FF39BE"/>
    <w:rsid w:val="00FF3AD7"/>
    <w:rsid w:val="00FF3B95"/>
    <w:rsid w:val="00FF3D28"/>
    <w:rsid w:val="00FF3E94"/>
    <w:rsid w:val="00FF3F5F"/>
    <w:rsid w:val="00FF405A"/>
    <w:rsid w:val="00FF406D"/>
    <w:rsid w:val="00FF4134"/>
    <w:rsid w:val="00FF44FA"/>
    <w:rsid w:val="00FF47FA"/>
    <w:rsid w:val="00FF4987"/>
    <w:rsid w:val="00FF4A32"/>
    <w:rsid w:val="00FF4D72"/>
    <w:rsid w:val="00FF4E48"/>
    <w:rsid w:val="00FF4E92"/>
    <w:rsid w:val="00FF4F8B"/>
    <w:rsid w:val="00FF4F92"/>
    <w:rsid w:val="00FF53A8"/>
    <w:rsid w:val="00FF53F7"/>
    <w:rsid w:val="00FF5545"/>
    <w:rsid w:val="00FF561A"/>
    <w:rsid w:val="00FF581D"/>
    <w:rsid w:val="00FF5BF8"/>
    <w:rsid w:val="00FF5C1B"/>
    <w:rsid w:val="00FF5C9C"/>
    <w:rsid w:val="00FF5E7B"/>
    <w:rsid w:val="00FF5E9E"/>
    <w:rsid w:val="00FF5FFA"/>
    <w:rsid w:val="00FF6034"/>
    <w:rsid w:val="00FF6039"/>
    <w:rsid w:val="00FF6099"/>
    <w:rsid w:val="00FF61A2"/>
    <w:rsid w:val="00FF61C1"/>
    <w:rsid w:val="00FF623E"/>
    <w:rsid w:val="00FF6308"/>
    <w:rsid w:val="00FF63A7"/>
    <w:rsid w:val="00FF63FA"/>
    <w:rsid w:val="00FF6430"/>
    <w:rsid w:val="00FF6521"/>
    <w:rsid w:val="00FF6527"/>
    <w:rsid w:val="00FF66B1"/>
    <w:rsid w:val="00FF66FC"/>
    <w:rsid w:val="00FF6709"/>
    <w:rsid w:val="00FF670F"/>
    <w:rsid w:val="00FF6756"/>
    <w:rsid w:val="00FF69DE"/>
    <w:rsid w:val="00FF6C5B"/>
    <w:rsid w:val="00FF6C83"/>
    <w:rsid w:val="00FF6CA9"/>
    <w:rsid w:val="00FF6D0E"/>
    <w:rsid w:val="00FF6DE6"/>
    <w:rsid w:val="00FF6E4B"/>
    <w:rsid w:val="00FF6F50"/>
    <w:rsid w:val="00FF6F61"/>
    <w:rsid w:val="00FF6FFA"/>
    <w:rsid w:val="00FF70F1"/>
    <w:rsid w:val="00FF7114"/>
    <w:rsid w:val="00FF742F"/>
    <w:rsid w:val="00FF7458"/>
    <w:rsid w:val="00FF7495"/>
    <w:rsid w:val="00FF74A1"/>
    <w:rsid w:val="00FF777A"/>
    <w:rsid w:val="00FF7977"/>
    <w:rsid w:val="00FF79C6"/>
    <w:rsid w:val="00FF7AA4"/>
    <w:rsid w:val="00FF7E54"/>
    <w:rsid w:val="00FF7F7B"/>
    <w:rsid w:val="01011DEB"/>
    <w:rsid w:val="0105A64F"/>
    <w:rsid w:val="01066421"/>
    <w:rsid w:val="0106B923"/>
    <w:rsid w:val="0106FABB"/>
    <w:rsid w:val="010A966F"/>
    <w:rsid w:val="010AA5A3"/>
    <w:rsid w:val="010CA3E8"/>
    <w:rsid w:val="010CE11B"/>
    <w:rsid w:val="010D79AD"/>
    <w:rsid w:val="010DE07D"/>
    <w:rsid w:val="010E55AB"/>
    <w:rsid w:val="010F94DD"/>
    <w:rsid w:val="01112070"/>
    <w:rsid w:val="0112285B"/>
    <w:rsid w:val="01150508"/>
    <w:rsid w:val="01151EB5"/>
    <w:rsid w:val="01153A4D"/>
    <w:rsid w:val="011543FE"/>
    <w:rsid w:val="0116A3DC"/>
    <w:rsid w:val="011A73E9"/>
    <w:rsid w:val="011BA197"/>
    <w:rsid w:val="011BD521"/>
    <w:rsid w:val="011C15D1"/>
    <w:rsid w:val="011C17CD"/>
    <w:rsid w:val="011CE07F"/>
    <w:rsid w:val="011DBCE9"/>
    <w:rsid w:val="011EA42C"/>
    <w:rsid w:val="011EA644"/>
    <w:rsid w:val="0120BC12"/>
    <w:rsid w:val="012126E4"/>
    <w:rsid w:val="01232C3C"/>
    <w:rsid w:val="012338C3"/>
    <w:rsid w:val="01253B46"/>
    <w:rsid w:val="01255C38"/>
    <w:rsid w:val="0126160F"/>
    <w:rsid w:val="0126C82B"/>
    <w:rsid w:val="0127269C"/>
    <w:rsid w:val="01284585"/>
    <w:rsid w:val="01284971"/>
    <w:rsid w:val="012856B7"/>
    <w:rsid w:val="01292600"/>
    <w:rsid w:val="0129E165"/>
    <w:rsid w:val="012ABD12"/>
    <w:rsid w:val="012CE3A5"/>
    <w:rsid w:val="012D095E"/>
    <w:rsid w:val="012E9DF1"/>
    <w:rsid w:val="012F286F"/>
    <w:rsid w:val="0130D857"/>
    <w:rsid w:val="0132A98C"/>
    <w:rsid w:val="0134793B"/>
    <w:rsid w:val="01358EE6"/>
    <w:rsid w:val="0136D125"/>
    <w:rsid w:val="013AC393"/>
    <w:rsid w:val="014074A4"/>
    <w:rsid w:val="01412B00"/>
    <w:rsid w:val="01430187"/>
    <w:rsid w:val="0145D194"/>
    <w:rsid w:val="0145FC79"/>
    <w:rsid w:val="014631D5"/>
    <w:rsid w:val="01466A90"/>
    <w:rsid w:val="0146E8F2"/>
    <w:rsid w:val="0148274E"/>
    <w:rsid w:val="01487040"/>
    <w:rsid w:val="014A6EE7"/>
    <w:rsid w:val="014C3C7D"/>
    <w:rsid w:val="014C3FC7"/>
    <w:rsid w:val="014C6B29"/>
    <w:rsid w:val="014CBF4B"/>
    <w:rsid w:val="014CECC3"/>
    <w:rsid w:val="014D07FF"/>
    <w:rsid w:val="014ED7A8"/>
    <w:rsid w:val="014F5953"/>
    <w:rsid w:val="014FA9C7"/>
    <w:rsid w:val="015094BB"/>
    <w:rsid w:val="01513A5A"/>
    <w:rsid w:val="015141A7"/>
    <w:rsid w:val="01533D9F"/>
    <w:rsid w:val="01535FA8"/>
    <w:rsid w:val="0155B5E1"/>
    <w:rsid w:val="0155E4BE"/>
    <w:rsid w:val="0156AE30"/>
    <w:rsid w:val="01592E02"/>
    <w:rsid w:val="0159BF58"/>
    <w:rsid w:val="015BAEF8"/>
    <w:rsid w:val="015BCC01"/>
    <w:rsid w:val="015D7293"/>
    <w:rsid w:val="015E1A92"/>
    <w:rsid w:val="015F5420"/>
    <w:rsid w:val="015F7BD8"/>
    <w:rsid w:val="01601FE0"/>
    <w:rsid w:val="01609376"/>
    <w:rsid w:val="01615245"/>
    <w:rsid w:val="01615E24"/>
    <w:rsid w:val="01621851"/>
    <w:rsid w:val="0162DAFD"/>
    <w:rsid w:val="0163C770"/>
    <w:rsid w:val="016560C4"/>
    <w:rsid w:val="016568F5"/>
    <w:rsid w:val="016574B6"/>
    <w:rsid w:val="0165F81C"/>
    <w:rsid w:val="01663BEF"/>
    <w:rsid w:val="01687BB0"/>
    <w:rsid w:val="01689023"/>
    <w:rsid w:val="0168BBFA"/>
    <w:rsid w:val="016ACA47"/>
    <w:rsid w:val="016B74D6"/>
    <w:rsid w:val="016C99C6"/>
    <w:rsid w:val="016CB1DD"/>
    <w:rsid w:val="016E5F3B"/>
    <w:rsid w:val="016EB913"/>
    <w:rsid w:val="016EC050"/>
    <w:rsid w:val="0172792B"/>
    <w:rsid w:val="01728C43"/>
    <w:rsid w:val="0172C0FB"/>
    <w:rsid w:val="017333DD"/>
    <w:rsid w:val="01735488"/>
    <w:rsid w:val="017402E9"/>
    <w:rsid w:val="0174286B"/>
    <w:rsid w:val="01779A08"/>
    <w:rsid w:val="017A6597"/>
    <w:rsid w:val="017CCF16"/>
    <w:rsid w:val="017CE3FA"/>
    <w:rsid w:val="017DA0B8"/>
    <w:rsid w:val="017EAF9E"/>
    <w:rsid w:val="018066B6"/>
    <w:rsid w:val="018529C9"/>
    <w:rsid w:val="01857035"/>
    <w:rsid w:val="0186BC73"/>
    <w:rsid w:val="0188E373"/>
    <w:rsid w:val="018AF695"/>
    <w:rsid w:val="018C1C6F"/>
    <w:rsid w:val="018DE04B"/>
    <w:rsid w:val="018DF20C"/>
    <w:rsid w:val="0191CB70"/>
    <w:rsid w:val="01925C02"/>
    <w:rsid w:val="019336D2"/>
    <w:rsid w:val="01959F4E"/>
    <w:rsid w:val="01962A4D"/>
    <w:rsid w:val="01962A75"/>
    <w:rsid w:val="0197429D"/>
    <w:rsid w:val="01975CDD"/>
    <w:rsid w:val="01986F8D"/>
    <w:rsid w:val="0199D5CC"/>
    <w:rsid w:val="019B40AD"/>
    <w:rsid w:val="019D2F65"/>
    <w:rsid w:val="019DB8CA"/>
    <w:rsid w:val="019EAC4E"/>
    <w:rsid w:val="01A03DAF"/>
    <w:rsid w:val="01A1E250"/>
    <w:rsid w:val="01A29CC9"/>
    <w:rsid w:val="01A35A88"/>
    <w:rsid w:val="01A3B233"/>
    <w:rsid w:val="01A42A7A"/>
    <w:rsid w:val="01A45E4C"/>
    <w:rsid w:val="01A5FA87"/>
    <w:rsid w:val="01A7D786"/>
    <w:rsid w:val="01A8C260"/>
    <w:rsid w:val="01AB70C3"/>
    <w:rsid w:val="01ABCC2F"/>
    <w:rsid w:val="01ACD12B"/>
    <w:rsid w:val="01AE6C19"/>
    <w:rsid w:val="01B04AD1"/>
    <w:rsid w:val="01B0627B"/>
    <w:rsid w:val="01B0879B"/>
    <w:rsid w:val="01B22DAA"/>
    <w:rsid w:val="01B32A48"/>
    <w:rsid w:val="01B33456"/>
    <w:rsid w:val="01B3B874"/>
    <w:rsid w:val="01B3D40E"/>
    <w:rsid w:val="01B41F96"/>
    <w:rsid w:val="01B5E24A"/>
    <w:rsid w:val="01B60678"/>
    <w:rsid w:val="01B640B6"/>
    <w:rsid w:val="01B71878"/>
    <w:rsid w:val="01B8785A"/>
    <w:rsid w:val="01B8A7AF"/>
    <w:rsid w:val="01B968C9"/>
    <w:rsid w:val="01B9FF1D"/>
    <w:rsid w:val="01BA6947"/>
    <w:rsid w:val="01BA7E5A"/>
    <w:rsid w:val="01BBEA47"/>
    <w:rsid w:val="01BC008C"/>
    <w:rsid w:val="01BCBC67"/>
    <w:rsid w:val="01BD1F20"/>
    <w:rsid w:val="01BD6C4D"/>
    <w:rsid w:val="01C04CE4"/>
    <w:rsid w:val="01C3A607"/>
    <w:rsid w:val="01C3E8CB"/>
    <w:rsid w:val="01C48C40"/>
    <w:rsid w:val="01C55DB1"/>
    <w:rsid w:val="01C877AF"/>
    <w:rsid w:val="01C8D3B4"/>
    <w:rsid w:val="01CB6C09"/>
    <w:rsid w:val="01CF0453"/>
    <w:rsid w:val="01CF47D8"/>
    <w:rsid w:val="01CF9C38"/>
    <w:rsid w:val="01CFE42C"/>
    <w:rsid w:val="01D06123"/>
    <w:rsid w:val="01D1635A"/>
    <w:rsid w:val="01D16895"/>
    <w:rsid w:val="01D2889E"/>
    <w:rsid w:val="01D2DD68"/>
    <w:rsid w:val="01D3E104"/>
    <w:rsid w:val="01D40BC9"/>
    <w:rsid w:val="01D56B83"/>
    <w:rsid w:val="01D667B1"/>
    <w:rsid w:val="01D71F5D"/>
    <w:rsid w:val="01D8F079"/>
    <w:rsid w:val="01D919CF"/>
    <w:rsid w:val="01D9CDAA"/>
    <w:rsid w:val="01DA5D6D"/>
    <w:rsid w:val="01DC3C6A"/>
    <w:rsid w:val="01DEA490"/>
    <w:rsid w:val="01DF7F84"/>
    <w:rsid w:val="01DF969B"/>
    <w:rsid w:val="01E2B02D"/>
    <w:rsid w:val="01E32AFF"/>
    <w:rsid w:val="01E52CE8"/>
    <w:rsid w:val="01E54544"/>
    <w:rsid w:val="01E7CE42"/>
    <w:rsid w:val="01E8800B"/>
    <w:rsid w:val="01E8C62E"/>
    <w:rsid w:val="01EB1EFA"/>
    <w:rsid w:val="01EBA28C"/>
    <w:rsid w:val="01EC1964"/>
    <w:rsid w:val="01EC4704"/>
    <w:rsid w:val="01EC5D07"/>
    <w:rsid w:val="01F0A05A"/>
    <w:rsid w:val="01F21E8B"/>
    <w:rsid w:val="01F2D40C"/>
    <w:rsid w:val="01F48754"/>
    <w:rsid w:val="01F4E458"/>
    <w:rsid w:val="01F5321C"/>
    <w:rsid w:val="01F5D6CF"/>
    <w:rsid w:val="01F6A2EE"/>
    <w:rsid w:val="01F6F4D6"/>
    <w:rsid w:val="01F72E96"/>
    <w:rsid w:val="01F848EB"/>
    <w:rsid w:val="01F895B1"/>
    <w:rsid w:val="01F9E42D"/>
    <w:rsid w:val="01FB2988"/>
    <w:rsid w:val="01FCF343"/>
    <w:rsid w:val="020099F3"/>
    <w:rsid w:val="02021E1E"/>
    <w:rsid w:val="0202F54C"/>
    <w:rsid w:val="020313BA"/>
    <w:rsid w:val="020357E6"/>
    <w:rsid w:val="0203AA0B"/>
    <w:rsid w:val="02045C9C"/>
    <w:rsid w:val="020538F4"/>
    <w:rsid w:val="0206F3D5"/>
    <w:rsid w:val="020759D2"/>
    <w:rsid w:val="0207BBBB"/>
    <w:rsid w:val="02088C2E"/>
    <w:rsid w:val="02092335"/>
    <w:rsid w:val="020B33C8"/>
    <w:rsid w:val="020B43EC"/>
    <w:rsid w:val="020BA1F8"/>
    <w:rsid w:val="020C9395"/>
    <w:rsid w:val="020D945D"/>
    <w:rsid w:val="020DE638"/>
    <w:rsid w:val="020E324D"/>
    <w:rsid w:val="020FF7A6"/>
    <w:rsid w:val="02117617"/>
    <w:rsid w:val="0213B0B5"/>
    <w:rsid w:val="021437DD"/>
    <w:rsid w:val="0219843C"/>
    <w:rsid w:val="021C09C6"/>
    <w:rsid w:val="021C29EB"/>
    <w:rsid w:val="021CC10E"/>
    <w:rsid w:val="021D31A6"/>
    <w:rsid w:val="021D975A"/>
    <w:rsid w:val="021E3023"/>
    <w:rsid w:val="021FA791"/>
    <w:rsid w:val="0220DCA4"/>
    <w:rsid w:val="02223200"/>
    <w:rsid w:val="02228C89"/>
    <w:rsid w:val="022BB72D"/>
    <w:rsid w:val="022CD17B"/>
    <w:rsid w:val="022DC4C5"/>
    <w:rsid w:val="022DE888"/>
    <w:rsid w:val="022EDFD7"/>
    <w:rsid w:val="022F6539"/>
    <w:rsid w:val="0234E274"/>
    <w:rsid w:val="02362F6B"/>
    <w:rsid w:val="023730B2"/>
    <w:rsid w:val="023976EE"/>
    <w:rsid w:val="023A2C2E"/>
    <w:rsid w:val="023DA4BE"/>
    <w:rsid w:val="023EB652"/>
    <w:rsid w:val="0241BD84"/>
    <w:rsid w:val="0241CE89"/>
    <w:rsid w:val="0245F017"/>
    <w:rsid w:val="02466627"/>
    <w:rsid w:val="0247E5D9"/>
    <w:rsid w:val="024A48B9"/>
    <w:rsid w:val="024D7E41"/>
    <w:rsid w:val="024E6A4B"/>
    <w:rsid w:val="025011A8"/>
    <w:rsid w:val="02502FBD"/>
    <w:rsid w:val="0251B3E3"/>
    <w:rsid w:val="02560C13"/>
    <w:rsid w:val="0259BA2B"/>
    <w:rsid w:val="0259D2D6"/>
    <w:rsid w:val="025A5096"/>
    <w:rsid w:val="025B5BBA"/>
    <w:rsid w:val="025CEC1A"/>
    <w:rsid w:val="025D6CFD"/>
    <w:rsid w:val="025DA62C"/>
    <w:rsid w:val="025E4629"/>
    <w:rsid w:val="025F17D4"/>
    <w:rsid w:val="025FD4AC"/>
    <w:rsid w:val="02614530"/>
    <w:rsid w:val="026310C9"/>
    <w:rsid w:val="02636DDB"/>
    <w:rsid w:val="026390DB"/>
    <w:rsid w:val="02648511"/>
    <w:rsid w:val="0265218A"/>
    <w:rsid w:val="02654BC7"/>
    <w:rsid w:val="026AE038"/>
    <w:rsid w:val="026B1AA3"/>
    <w:rsid w:val="026D08E8"/>
    <w:rsid w:val="026D283F"/>
    <w:rsid w:val="026DF752"/>
    <w:rsid w:val="026EB2D0"/>
    <w:rsid w:val="026F82F8"/>
    <w:rsid w:val="02708695"/>
    <w:rsid w:val="02709BCD"/>
    <w:rsid w:val="0270FD3B"/>
    <w:rsid w:val="0272A053"/>
    <w:rsid w:val="02734A9D"/>
    <w:rsid w:val="02744AE9"/>
    <w:rsid w:val="02751735"/>
    <w:rsid w:val="02763E42"/>
    <w:rsid w:val="027728A0"/>
    <w:rsid w:val="0278787C"/>
    <w:rsid w:val="027A44B5"/>
    <w:rsid w:val="027DC5D7"/>
    <w:rsid w:val="027FEC09"/>
    <w:rsid w:val="0280C1B7"/>
    <w:rsid w:val="0281FF1D"/>
    <w:rsid w:val="02840E6D"/>
    <w:rsid w:val="0286F6B7"/>
    <w:rsid w:val="028759C6"/>
    <w:rsid w:val="02879182"/>
    <w:rsid w:val="0287E999"/>
    <w:rsid w:val="0288737E"/>
    <w:rsid w:val="028AC392"/>
    <w:rsid w:val="028CD197"/>
    <w:rsid w:val="028CD5D8"/>
    <w:rsid w:val="028E2BC6"/>
    <w:rsid w:val="028E324C"/>
    <w:rsid w:val="028EBB48"/>
    <w:rsid w:val="028EE166"/>
    <w:rsid w:val="0290B8CA"/>
    <w:rsid w:val="0291028A"/>
    <w:rsid w:val="0292DDAA"/>
    <w:rsid w:val="02947E6F"/>
    <w:rsid w:val="02959CD4"/>
    <w:rsid w:val="0296F558"/>
    <w:rsid w:val="0298382C"/>
    <w:rsid w:val="0299D01D"/>
    <w:rsid w:val="029CB886"/>
    <w:rsid w:val="02A12200"/>
    <w:rsid w:val="02A128D1"/>
    <w:rsid w:val="02A19F3E"/>
    <w:rsid w:val="02A1D569"/>
    <w:rsid w:val="02A251F9"/>
    <w:rsid w:val="02A30C0B"/>
    <w:rsid w:val="02A57B10"/>
    <w:rsid w:val="02A59344"/>
    <w:rsid w:val="02A608D3"/>
    <w:rsid w:val="02A8B3E5"/>
    <w:rsid w:val="02AA2CD8"/>
    <w:rsid w:val="02AA5A2E"/>
    <w:rsid w:val="02AA83A2"/>
    <w:rsid w:val="02AAE0C9"/>
    <w:rsid w:val="02ABA228"/>
    <w:rsid w:val="02AC2E9F"/>
    <w:rsid w:val="02AC667D"/>
    <w:rsid w:val="02ACF96A"/>
    <w:rsid w:val="02AD95CF"/>
    <w:rsid w:val="02AE6F7B"/>
    <w:rsid w:val="02AE8EA1"/>
    <w:rsid w:val="02B37DD3"/>
    <w:rsid w:val="02B3ED28"/>
    <w:rsid w:val="02B4D358"/>
    <w:rsid w:val="02B4D586"/>
    <w:rsid w:val="02B6B104"/>
    <w:rsid w:val="02B7CDA3"/>
    <w:rsid w:val="02B7E0DA"/>
    <w:rsid w:val="02B8FB44"/>
    <w:rsid w:val="02BD5130"/>
    <w:rsid w:val="02BF5CFB"/>
    <w:rsid w:val="02C0920E"/>
    <w:rsid w:val="02C13BCF"/>
    <w:rsid w:val="02C2D96D"/>
    <w:rsid w:val="02C61BCE"/>
    <w:rsid w:val="02C8B3A7"/>
    <w:rsid w:val="02C8CF8C"/>
    <w:rsid w:val="02C9B0AE"/>
    <w:rsid w:val="02C9E03C"/>
    <w:rsid w:val="02CA6EDB"/>
    <w:rsid w:val="02CACA35"/>
    <w:rsid w:val="02CAFA37"/>
    <w:rsid w:val="02CB1A1A"/>
    <w:rsid w:val="02CBF8C9"/>
    <w:rsid w:val="02CC505A"/>
    <w:rsid w:val="02CE1329"/>
    <w:rsid w:val="02CE9CC0"/>
    <w:rsid w:val="02CF0262"/>
    <w:rsid w:val="02CFF8BE"/>
    <w:rsid w:val="02D0171D"/>
    <w:rsid w:val="02D03930"/>
    <w:rsid w:val="02D092DB"/>
    <w:rsid w:val="02D1354F"/>
    <w:rsid w:val="02D17A85"/>
    <w:rsid w:val="02D1BD63"/>
    <w:rsid w:val="02D23175"/>
    <w:rsid w:val="02D405DB"/>
    <w:rsid w:val="02D50852"/>
    <w:rsid w:val="02D5FF25"/>
    <w:rsid w:val="02D6214E"/>
    <w:rsid w:val="02D86E7D"/>
    <w:rsid w:val="02D97E28"/>
    <w:rsid w:val="02DAA64E"/>
    <w:rsid w:val="02DBE78A"/>
    <w:rsid w:val="02DCC7E1"/>
    <w:rsid w:val="02DCDEA1"/>
    <w:rsid w:val="02DD1070"/>
    <w:rsid w:val="02DDF0B8"/>
    <w:rsid w:val="02DDF18A"/>
    <w:rsid w:val="02DFDE87"/>
    <w:rsid w:val="02E0AE04"/>
    <w:rsid w:val="02E17B4C"/>
    <w:rsid w:val="02E6316D"/>
    <w:rsid w:val="02E759FC"/>
    <w:rsid w:val="02E7DDA0"/>
    <w:rsid w:val="02E878D3"/>
    <w:rsid w:val="02EAF47C"/>
    <w:rsid w:val="02ECCF75"/>
    <w:rsid w:val="02EF2212"/>
    <w:rsid w:val="02EF6206"/>
    <w:rsid w:val="02EFCBFA"/>
    <w:rsid w:val="02F0109D"/>
    <w:rsid w:val="02F31FFB"/>
    <w:rsid w:val="02F4D5F1"/>
    <w:rsid w:val="02F5B4C3"/>
    <w:rsid w:val="02F66FDE"/>
    <w:rsid w:val="02F6DF13"/>
    <w:rsid w:val="02F74374"/>
    <w:rsid w:val="02F9CBB9"/>
    <w:rsid w:val="02FB5767"/>
    <w:rsid w:val="02FD58CE"/>
    <w:rsid w:val="0300A15A"/>
    <w:rsid w:val="03031075"/>
    <w:rsid w:val="03032691"/>
    <w:rsid w:val="0305429C"/>
    <w:rsid w:val="030566B7"/>
    <w:rsid w:val="03057DEA"/>
    <w:rsid w:val="0307208A"/>
    <w:rsid w:val="03072382"/>
    <w:rsid w:val="0307B1C0"/>
    <w:rsid w:val="0309BE93"/>
    <w:rsid w:val="030B03FB"/>
    <w:rsid w:val="030C3DD4"/>
    <w:rsid w:val="030CB671"/>
    <w:rsid w:val="030E628F"/>
    <w:rsid w:val="030FC13C"/>
    <w:rsid w:val="03105E87"/>
    <w:rsid w:val="03121E93"/>
    <w:rsid w:val="03138401"/>
    <w:rsid w:val="03157CB1"/>
    <w:rsid w:val="031658D7"/>
    <w:rsid w:val="0316A921"/>
    <w:rsid w:val="031737CC"/>
    <w:rsid w:val="03184349"/>
    <w:rsid w:val="03188DFB"/>
    <w:rsid w:val="031BDCDD"/>
    <w:rsid w:val="031DEA85"/>
    <w:rsid w:val="031E9863"/>
    <w:rsid w:val="032029C2"/>
    <w:rsid w:val="0320C8F1"/>
    <w:rsid w:val="03229386"/>
    <w:rsid w:val="0323F6BD"/>
    <w:rsid w:val="03270113"/>
    <w:rsid w:val="03277E0A"/>
    <w:rsid w:val="0328FAEA"/>
    <w:rsid w:val="0329D007"/>
    <w:rsid w:val="032A2E0F"/>
    <w:rsid w:val="032C02FC"/>
    <w:rsid w:val="032C524E"/>
    <w:rsid w:val="032F3901"/>
    <w:rsid w:val="0332CFC3"/>
    <w:rsid w:val="03355991"/>
    <w:rsid w:val="0335AF51"/>
    <w:rsid w:val="0335E60B"/>
    <w:rsid w:val="0337550C"/>
    <w:rsid w:val="0337703F"/>
    <w:rsid w:val="03384518"/>
    <w:rsid w:val="0338EC68"/>
    <w:rsid w:val="03394E9C"/>
    <w:rsid w:val="033B220E"/>
    <w:rsid w:val="033C54EF"/>
    <w:rsid w:val="033D0E80"/>
    <w:rsid w:val="033D8C7D"/>
    <w:rsid w:val="033DE650"/>
    <w:rsid w:val="033DFBE9"/>
    <w:rsid w:val="033F29BD"/>
    <w:rsid w:val="03429ADA"/>
    <w:rsid w:val="034337B6"/>
    <w:rsid w:val="0347277D"/>
    <w:rsid w:val="03497F0C"/>
    <w:rsid w:val="0349BACA"/>
    <w:rsid w:val="034C9E2A"/>
    <w:rsid w:val="034D0D1E"/>
    <w:rsid w:val="034DC645"/>
    <w:rsid w:val="034DE422"/>
    <w:rsid w:val="0350D41F"/>
    <w:rsid w:val="03547181"/>
    <w:rsid w:val="03547397"/>
    <w:rsid w:val="03548876"/>
    <w:rsid w:val="0355062C"/>
    <w:rsid w:val="0355819C"/>
    <w:rsid w:val="03559BF1"/>
    <w:rsid w:val="0356F89C"/>
    <w:rsid w:val="035969F0"/>
    <w:rsid w:val="035CE26F"/>
    <w:rsid w:val="035DB946"/>
    <w:rsid w:val="03602F2C"/>
    <w:rsid w:val="03618A6F"/>
    <w:rsid w:val="036245EF"/>
    <w:rsid w:val="03631BF6"/>
    <w:rsid w:val="03632E86"/>
    <w:rsid w:val="0363F4B2"/>
    <w:rsid w:val="03648E36"/>
    <w:rsid w:val="0364F207"/>
    <w:rsid w:val="036626C0"/>
    <w:rsid w:val="0367F35C"/>
    <w:rsid w:val="03683699"/>
    <w:rsid w:val="03694BFC"/>
    <w:rsid w:val="0369DCAF"/>
    <w:rsid w:val="036A65A6"/>
    <w:rsid w:val="036AFEFD"/>
    <w:rsid w:val="036BD839"/>
    <w:rsid w:val="036C4F57"/>
    <w:rsid w:val="036DB613"/>
    <w:rsid w:val="036E0F68"/>
    <w:rsid w:val="036FC06D"/>
    <w:rsid w:val="037179F3"/>
    <w:rsid w:val="0372B047"/>
    <w:rsid w:val="03731A98"/>
    <w:rsid w:val="0373E092"/>
    <w:rsid w:val="03746B7E"/>
    <w:rsid w:val="03747DA6"/>
    <w:rsid w:val="0375697B"/>
    <w:rsid w:val="03777BFE"/>
    <w:rsid w:val="0378157E"/>
    <w:rsid w:val="03791606"/>
    <w:rsid w:val="0379A538"/>
    <w:rsid w:val="037AD0F3"/>
    <w:rsid w:val="037B1E9C"/>
    <w:rsid w:val="037C289B"/>
    <w:rsid w:val="037C9A54"/>
    <w:rsid w:val="037E1181"/>
    <w:rsid w:val="037E5DA4"/>
    <w:rsid w:val="037ED0B8"/>
    <w:rsid w:val="037F3951"/>
    <w:rsid w:val="037F76A3"/>
    <w:rsid w:val="0381E706"/>
    <w:rsid w:val="038211DF"/>
    <w:rsid w:val="0382638C"/>
    <w:rsid w:val="0383F0AD"/>
    <w:rsid w:val="03840625"/>
    <w:rsid w:val="03864345"/>
    <w:rsid w:val="0387FF3C"/>
    <w:rsid w:val="038849F3"/>
    <w:rsid w:val="0389E98C"/>
    <w:rsid w:val="038A5624"/>
    <w:rsid w:val="038A630A"/>
    <w:rsid w:val="038AAE31"/>
    <w:rsid w:val="038B8D6F"/>
    <w:rsid w:val="038CA336"/>
    <w:rsid w:val="038E8799"/>
    <w:rsid w:val="038F94A7"/>
    <w:rsid w:val="038FDD8B"/>
    <w:rsid w:val="03924B8B"/>
    <w:rsid w:val="039316AA"/>
    <w:rsid w:val="03932C8A"/>
    <w:rsid w:val="03933EC6"/>
    <w:rsid w:val="03963B48"/>
    <w:rsid w:val="03987CA8"/>
    <w:rsid w:val="03987CBE"/>
    <w:rsid w:val="0398A864"/>
    <w:rsid w:val="039B2611"/>
    <w:rsid w:val="039DB3E8"/>
    <w:rsid w:val="03A0ADF5"/>
    <w:rsid w:val="03A22D7E"/>
    <w:rsid w:val="03A29A4D"/>
    <w:rsid w:val="03A2C05D"/>
    <w:rsid w:val="03A49F22"/>
    <w:rsid w:val="03A64B3A"/>
    <w:rsid w:val="03A67438"/>
    <w:rsid w:val="03A7A200"/>
    <w:rsid w:val="03A7E26C"/>
    <w:rsid w:val="03A84CEC"/>
    <w:rsid w:val="03A87833"/>
    <w:rsid w:val="03AA180E"/>
    <w:rsid w:val="03AA4618"/>
    <w:rsid w:val="03AB236C"/>
    <w:rsid w:val="03AB53C9"/>
    <w:rsid w:val="03ABB1CC"/>
    <w:rsid w:val="03AE9245"/>
    <w:rsid w:val="03AF29E4"/>
    <w:rsid w:val="03AF81CF"/>
    <w:rsid w:val="03B0A7E5"/>
    <w:rsid w:val="03B154B3"/>
    <w:rsid w:val="03B24D3C"/>
    <w:rsid w:val="03B35409"/>
    <w:rsid w:val="03B51E31"/>
    <w:rsid w:val="03B6C32D"/>
    <w:rsid w:val="03B6CE0F"/>
    <w:rsid w:val="03B8B84A"/>
    <w:rsid w:val="03B90331"/>
    <w:rsid w:val="03BA72D3"/>
    <w:rsid w:val="03BDF37D"/>
    <w:rsid w:val="03BFE2B7"/>
    <w:rsid w:val="03C047AB"/>
    <w:rsid w:val="03C333F8"/>
    <w:rsid w:val="03C49117"/>
    <w:rsid w:val="03C54046"/>
    <w:rsid w:val="03C92F8C"/>
    <w:rsid w:val="03CB1E81"/>
    <w:rsid w:val="03CC602C"/>
    <w:rsid w:val="03CDA62A"/>
    <w:rsid w:val="03CE1674"/>
    <w:rsid w:val="03CEC362"/>
    <w:rsid w:val="03D08F6B"/>
    <w:rsid w:val="03D0FE28"/>
    <w:rsid w:val="03D3DB36"/>
    <w:rsid w:val="03D47427"/>
    <w:rsid w:val="03D55E3F"/>
    <w:rsid w:val="03D82379"/>
    <w:rsid w:val="03D8E572"/>
    <w:rsid w:val="03D8E59F"/>
    <w:rsid w:val="03DAFBDA"/>
    <w:rsid w:val="03DBB22A"/>
    <w:rsid w:val="03DBCE14"/>
    <w:rsid w:val="03DE5700"/>
    <w:rsid w:val="03DE67AA"/>
    <w:rsid w:val="03DEF056"/>
    <w:rsid w:val="03DF58E3"/>
    <w:rsid w:val="03E05D74"/>
    <w:rsid w:val="03E115B8"/>
    <w:rsid w:val="03E11995"/>
    <w:rsid w:val="03E2DCE0"/>
    <w:rsid w:val="03E2E8C8"/>
    <w:rsid w:val="03E38065"/>
    <w:rsid w:val="03E42BED"/>
    <w:rsid w:val="03E4F4DD"/>
    <w:rsid w:val="03E6391B"/>
    <w:rsid w:val="03E8A58F"/>
    <w:rsid w:val="03E977A8"/>
    <w:rsid w:val="03EB3D12"/>
    <w:rsid w:val="03EBEB89"/>
    <w:rsid w:val="03ED5304"/>
    <w:rsid w:val="03EDEA95"/>
    <w:rsid w:val="03EDFD22"/>
    <w:rsid w:val="03EE79FF"/>
    <w:rsid w:val="03EF9F15"/>
    <w:rsid w:val="03EFC6E2"/>
    <w:rsid w:val="03F23844"/>
    <w:rsid w:val="03F2F11A"/>
    <w:rsid w:val="03F41504"/>
    <w:rsid w:val="03F509B3"/>
    <w:rsid w:val="03F5831A"/>
    <w:rsid w:val="03F6008B"/>
    <w:rsid w:val="03F652F2"/>
    <w:rsid w:val="03F77A16"/>
    <w:rsid w:val="03F781C0"/>
    <w:rsid w:val="03FA898E"/>
    <w:rsid w:val="03FE06D6"/>
    <w:rsid w:val="03FF1451"/>
    <w:rsid w:val="040002B2"/>
    <w:rsid w:val="04001D28"/>
    <w:rsid w:val="04004521"/>
    <w:rsid w:val="04013FFC"/>
    <w:rsid w:val="04017493"/>
    <w:rsid w:val="040353D2"/>
    <w:rsid w:val="0403A085"/>
    <w:rsid w:val="04058563"/>
    <w:rsid w:val="04063E48"/>
    <w:rsid w:val="0406CDD2"/>
    <w:rsid w:val="0408D76C"/>
    <w:rsid w:val="0409CFA7"/>
    <w:rsid w:val="040A8DD7"/>
    <w:rsid w:val="040B4454"/>
    <w:rsid w:val="040C089C"/>
    <w:rsid w:val="040C6CFC"/>
    <w:rsid w:val="040F2048"/>
    <w:rsid w:val="040FF9F2"/>
    <w:rsid w:val="04117575"/>
    <w:rsid w:val="04123E74"/>
    <w:rsid w:val="04141C8C"/>
    <w:rsid w:val="04143080"/>
    <w:rsid w:val="04143B5B"/>
    <w:rsid w:val="0415AF01"/>
    <w:rsid w:val="0415C4C3"/>
    <w:rsid w:val="04161FD7"/>
    <w:rsid w:val="0416A551"/>
    <w:rsid w:val="04177316"/>
    <w:rsid w:val="04179B60"/>
    <w:rsid w:val="04194AE4"/>
    <w:rsid w:val="0419CA30"/>
    <w:rsid w:val="0419F23F"/>
    <w:rsid w:val="041A2FE5"/>
    <w:rsid w:val="041A77D1"/>
    <w:rsid w:val="041C7D4C"/>
    <w:rsid w:val="041D8CB8"/>
    <w:rsid w:val="041D8D5A"/>
    <w:rsid w:val="041E2F94"/>
    <w:rsid w:val="041EFD78"/>
    <w:rsid w:val="041F4670"/>
    <w:rsid w:val="04206D7D"/>
    <w:rsid w:val="04230296"/>
    <w:rsid w:val="04234E6D"/>
    <w:rsid w:val="0423EEBC"/>
    <w:rsid w:val="04241C58"/>
    <w:rsid w:val="04244590"/>
    <w:rsid w:val="0424900B"/>
    <w:rsid w:val="042497C0"/>
    <w:rsid w:val="04262AE0"/>
    <w:rsid w:val="04265135"/>
    <w:rsid w:val="0426D035"/>
    <w:rsid w:val="0427F0BC"/>
    <w:rsid w:val="04291CBD"/>
    <w:rsid w:val="042E9C1B"/>
    <w:rsid w:val="04301D31"/>
    <w:rsid w:val="0430396A"/>
    <w:rsid w:val="043184B0"/>
    <w:rsid w:val="04321E7D"/>
    <w:rsid w:val="04339CC9"/>
    <w:rsid w:val="0434ADAD"/>
    <w:rsid w:val="04352D3B"/>
    <w:rsid w:val="04360258"/>
    <w:rsid w:val="04364B20"/>
    <w:rsid w:val="04380FB2"/>
    <w:rsid w:val="0438AF2B"/>
    <w:rsid w:val="0439EB3C"/>
    <w:rsid w:val="043A9FC0"/>
    <w:rsid w:val="043BBDC7"/>
    <w:rsid w:val="043E02E2"/>
    <w:rsid w:val="04413B65"/>
    <w:rsid w:val="04416292"/>
    <w:rsid w:val="04416BAE"/>
    <w:rsid w:val="0443EFD2"/>
    <w:rsid w:val="0444953F"/>
    <w:rsid w:val="04456883"/>
    <w:rsid w:val="0446C7E3"/>
    <w:rsid w:val="0446E65B"/>
    <w:rsid w:val="0447CDD8"/>
    <w:rsid w:val="04481FC3"/>
    <w:rsid w:val="044A310B"/>
    <w:rsid w:val="044A73DD"/>
    <w:rsid w:val="044B1420"/>
    <w:rsid w:val="044C4310"/>
    <w:rsid w:val="044DD8A2"/>
    <w:rsid w:val="044DE461"/>
    <w:rsid w:val="044FA3BC"/>
    <w:rsid w:val="045306A4"/>
    <w:rsid w:val="045487C5"/>
    <w:rsid w:val="0454E2B2"/>
    <w:rsid w:val="04552550"/>
    <w:rsid w:val="04576F27"/>
    <w:rsid w:val="0457F55E"/>
    <w:rsid w:val="0458422A"/>
    <w:rsid w:val="045BB8D3"/>
    <w:rsid w:val="045C9466"/>
    <w:rsid w:val="045CB7A4"/>
    <w:rsid w:val="045D9DED"/>
    <w:rsid w:val="045F5052"/>
    <w:rsid w:val="0460BA2E"/>
    <w:rsid w:val="04614820"/>
    <w:rsid w:val="0463701A"/>
    <w:rsid w:val="04657643"/>
    <w:rsid w:val="0465ECE1"/>
    <w:rsid w:val="046615CC"/>
    <w:rsid w:val="04685DF2"/>
    <w:rsid w:val="046870F2"/>
    <w:rsid w:val="0469AFAA"/>
    <w:rsid w:val="0469F851"/>
    <w:rsid w:val="046A8AE1"/>
    <w:rsid w:val="046CEA0D"/>
    <w:rsid w:val="046DE82A"/>
    <w:rsid w:val="046EA933"/>
    <w:rsid w:val="04742B50"/>
    <w:rsid w:val="04746EA9"/>
    <w:rsid w:val="047686D8"/>
    <w:rsid w:val="0477156C"/>
    <w:rsid w:val="04783D6D"/>
    <w:rsid w:val="047B7622"/>
    <w:rsid w:val="047BD9C4"/>
    <w:rsid w:val="047DC0BB"/>
    <w:rsid w:val="0482D10B"/>
    <w:rsid w:val="0482E99D"/>
    <w:rsid w:val="04830E10"/>
    <w:rsid w:val="04833DAF"/>
    <w:rsid w:val="04834574"/>
    <w:rsid w:val="048454EF"/>
    <w:rsid w:val="0485724A"/>
    <w:rsid w:val="0486DD6F"/>
    <w:rsid w:val="0488DB94"/>
    <w:rsid w:val="0489EAEE"/>
    <w:rsid w:val="048A2FD1"/>
    <w:rsid w:val="048AF5B1"/>
    <w:rsid w:val="048BE678"/>
    <w:rsid w:val="048C0A40"/>
    <w:rsid w:val="048C4D80"/>
    <w:rsid w:val="048CBD41"/>
    <w:rsid w:val="048DED6C"/>
    <w:rsid w:val="0490A102"/>
    <w:rsid w:val="0490B9BE"/>
    <w:rsid w:val="0491448A"/>
    <w:rsid w:val="0494E6E5"/>
    <w:rsid w:val="0498630B"/>
    <w:rsid w:val="04995C6B"/>
    <w:rsid w:val="049A7D84"/>
    <w:rsid w:val="049C306A"/>
    <w:rsid w:val="049D025C"/>
    <w:rsid w:val="049FAB21"/>
    <w:rsid w:val="04A38C48"/>
    <w:rsid w:val="04A6AFC1"/>
    <w:rsid w:val="04A7AC60"/>
    <w:rsid w:val="04A94842"/>
    <w:rsid w:val="04ACB015"/>
    <w:rsid w:val="04AE1C77"/>
    <w:rsid w:val="04AEE7D8"/>
    <w:rsid w:val="04B0D417"/>
    <w:rsid w:val="04B14CB9"/>
    <w:rsid w:val="04B39BE4"/>
    <w:rsid w:val="04B498B5"/>
    <w:rsid w:val="04B4B829"/>
    <w:rsid w:val="04B7E824"/>
    <w:rsid w:val="04BC817F"/>
    <w:rsid w:val="04BD3A0D"/>
    <w:rsid w:val="04BE947B"/>
    <w:rsid w:val="04C11DC5"/>
    <w:rsid w:val="04C1BC66"/>
    <w:rsid w:val="04C329FD"/>
    <w:rsid w:val="04C33B9A"/>
    <w:rsid w:val="04C3C80B"/>
    <w:rsid w:val="04C57546"/>
    <w:rsid w:val="04C7856F"/>
    <w:rsid w:val="04C7F85F"/>
    <w:rsid w:val="04C972A8"/>
    <w:rsid w:val="04C9E53A"/>
    <w:rsid w:val="04CA4FBE"/>
    <w:rsid w:val="04CA5481"/>
    <w:rsid w:val="04CB7C7E"/>
    <w:rsid w:val="04CCF364"/>
    <w:rsid w:val="04CEBD01"/>
    <w:rsid w:val="04CF7E9D"/>
    <w:rsid w:val="04CF9FB4"/>
    <w:rsid w:val="04D201A7"/>
    <w:rsid w:val="04D3BA9D"/>
    <w:rsid w:val="04D55CA9"/>
    <w:rsid w:val="04D6A6C1"/>
    <w:rsid w:val="04D70378"/>
    <w:rsid w:val="04D75421"/>
    <w:rsid w:val="04D76A76"/>
    <w:rsid w:val="04DA82D6"/>
    <w:rsid w:val="04DACC88"/>
    <w:rsid w:val="04DB7295"/>
    <w:rsid w:val="04DF05FD"/>
    <w:rsid w:val="04DF4833"/>
    <w:rsid w:val="04DF7CB4"/>
    <w:rsid w:val="04DFBBCA"/>
    <w:rsid w:val="04E2D417"/>
    <w:rsid w:val="04E5F2F3"/>
    <w:rsid w:val="04E78435"/>
    <w:rsid w:val="04E7FDC2"/>
    <w:rsid w:val="04E98E3E"/>
    <w:rsid w:val="04EA8977"/>
    <w:rsid w:val="04EBD2E7"/>
    <w:rsid w:val="04EC0541"/>
    <w:rsid w:val="04EC33FA"/>
    <w:rsid w:val="04ED5EC5"/>
    <w:rsid w:val="04ED6F7C"/>
    <w:rsid w:val="04EEA835"/>
    <w:rsid w:val="04EF033D"/>
    <w:rsid w:val="04F1FE52"/>
    <w:rsid w:val="04F2002D"/>
    <w:rsid w:val="04F61FF9"/>
    <w:rsid w:val="04F685CB"/>
    <w:rsid w:val="04F6EF0F"/>
    <w:rsid w:val="04F733FF"/>
    <w:rsid w:val="04F765FD"/>
    <w:rsid w:val="04F78C35"/>
    <w:rsid w:val="04F7AF7F"/>
    <w:rsid w:val="04F80827"/>
    <w:rsid w:val="04F94E50"/>
    <w:rsid w:val="04FC0AFA"/>
    <w:rsid w:val="04FCD1C3"/>
    <w:rsid w:val="04FDDA56"/>
    <w:rsid w:val="04FE0DF2"/>
    <w:rsid w:val="05008994"/>
    <w:rsid w:val="05009D8B"/>
    <w:rsid w:val="0500AEF3"/>
    <w:rsid w:val="050225E9"/>
    <w:rsid w:val="05037AE2"/>
    <w:rsid w:val="05037CAF"/>
    <w:rsid w:val="0505673B"/>
    <w:rsid w:val="0508104D"/>
    <w:rsid w:val="050959D9"/>
    <w:rsid w:val="050AE3BB"/>
    <w:rsid w:val="050B2294"/>
    <w:rsid w:val="050B24B6"/>
    <w:rsid w:val="050C0734"/>
    <w:rsid w:val="050C3BAF"/>
    <w:rsid w:val="050CBB31"/>
    <w:rsid w:val="050CC045"/>
    <w:rsid w:val="050DD6F9"/>
    <w:rsid w:val="050FE3E4"/>
    <w:rsid w:val="050FFB86"/>
    <w:rsid w:val="0510C92E"/>
    <w:rsid w:val="05119177"/>
    <w:rsid w:val="0511AA0E"/>
    <w:rsid w:val="051294FC"/>
    <w:rsid w:val="0513F1D7"/>
    <w:rsid w:val="05141A85"/>
    <w:rsid w:val="05174065"/>
    <w:rsid w:val="05182474"/>
    <w:rsid w:val="051B6D68"/>
    <w:rsid w:val="051EA50E"/>
    <w:rsid w:val="051F8742"/>
    <w:rsid w:val="0520C73A"/>
    <w:rsid w:val="052105EB"/>
    <w:rsid w:val="05223B54"/>
    <w:rsid w:val="05257382"/>
    <w:rsid w:val="05277E6E"/>
    <w:rsid w:val="0528C632"/>
    <w:rsid w:val="0529771E"/>
    <w:rsid w:val="0529A919"/>
    <w:rsid w:val="052A2816"/>
    <w:rsid w:val="052A51AA"/>
    <w:rsid w:val="052A791A"/>
    <w:rsid w:val="052ACA02"/>
    <w:rsid w:val="052C0B68"/>
    <w:rsid w:val="052CEFAE"/>
    <w:rsid w:val="052D8AA1"/>
    <w:rsid w:val="052ED944"/>
    <w:rsid w:val="053000EB"/>
    <w:rsid w:val="0530B611"/>
    <w:rsid w:val="0531B29D"/>
    <w:rsid w:val="053232A7"/>
    <w:rsid w:val="0532A7E2"/>
    <w:rsid w:val="05374F9C"/>
    <w:rsid w:val="0539C1F3"/>
    <w:rsid w:val="053A9C8E"/>
    <w:rsid w:val="053C08D2"/>
    <w:rsid w:val="053DEC7F"/>
    <w:rsid w:val="0540FF95"/>
    <w:rsid w:val="0543AC28"/>
    <w:rsid w:val="0545821D"/>
    <w:rsid w:val="05458428"/>
    <w:rsid w:val="05461BFD"/>
    <w:rsid w:val="0548FCC1"/>
    <w:rsid w:val="054A364A"/>
    <w:rsid w:val="054D58F9"/>
    <w:rsid w:val="054F459F"/>
    <w:rsid w:val="054F7ECB"/>
    <w:rsid w:val="05510103"/>
    <w:rsid w:val="0551C073"/>
    <w:rsid w:val="055456F2"/>
    <w:rsid w:val="05550B7D"/>
    <w:rsid w:val="0557031F"/>
    <w:rsid w:val="055A9F9C"/>
    <w:rsid w:val="055D3538"/>
    <w:rsid w:val="055EA722"/>
    <w:rsid w:val="055EF026"/>
    <w:rsid w:val="056031C4"/>
    <w:rsid w:val="056096DC"/>
    <w:rsid w:val="0560BCA3"/>
    <w:rsid w:val="0560F0C6"/>
    <w:rsid w:val="0563877B"/>
    <w:rsid w:val="05693B3B"/>
    <w:rsid w:val="0569C950"/>
    <w:rsid w:val="056A6112"/>
    <w:rsid w:val="056AFA8D"/>
    <w:rsid w:val="056C1069"/>
    <w:rsid w:val="056C7673"/>
    <w:rsid w:val="056EAB88"/>
    <w:rsid w:val="056F11EB"/>
    <w:rsid w:val="056F88E3"/>
    <w:rsid w:val="05712E2B"/>
    <w:rsid w:val="05715608"/>
    <w:rsid w:val="057156BD"/>
    <w:rsid w:val="05721363"/>
    <w:rsid w:val="0572B5F3"/>
    <w:rsid w:val="05731E22"/>
    <w:rsid w:val="0573CB05"/>
    <w:rsid w:val="0574713A"/>
    <w:rsid w:val="05786F21"/>
    <w:rsid w:val="05788694"/>
    <w:rsid w:val="0579B34C"/>
    <w:rsid w:val="057A558A"/>
    <w:rsid w:val="057A6586"/>
    <w:rsid w:val="057BAF94"/>
    <w:rsid w:val="057BF306"/>
    <w:rsid w:val="057C3380"/>
    <w:rsid w:val="057D1EB8"/>
    <w:rsid w:val="057DA629"/>
    <w:rsid w:val="05814176"/>
    <w:rsid w:val="05824516"/>
    <w:rsid w:val="05824DCA"/>
    <w:rsid w:val="05837685"/>
    <w:rsid w:val="05857A17"/>
    <w:rsid w:val="0585D3E4"/>
    <w:rsid w:val="05870E39"/>
    <w:rsid w:val="0589EE11"/>
    <w:rsid w:val="058A16D3"/>
    <w:rsid w:val="058F435C"/>
    <w:rsid w:val="0590508F"/>
    <w:rsid w:val="0590CE6E"/>
    <w:rsid w:val="0592F550"/>
    <w:rsid w:val="05937BA6"/>
    <w:rsid w:val="0594B9A3"/>
    <w:rsid w:val="0594D5AE"/>
    <w:rsid w:val="059596C5"/>
    <w:rsid w:val="0595ADD8"/>
    <w:rsid w:val="05998F7D"/>
    <w:rsid w:val="05999CF0"/>
    <w:rsid w:val="059AC585"/>
    <w:rsid w:val="059BA463"/>
    <w:rsid w:val="059BC4F4"/>
    <w:rsid w:val="059BD82A"/>
    <w:rsid w:val="059D0EB7"/>
    <w:rsid w:val="059DA4EC"/>
    <w:rsid w:val="059DAC4C"/>
    <w:rsid w:val="059F32D7"/>
    <w:rsid w:val="059F4D2C"/>
    <w:rsid w:val="059F6C75"/>
    <w:rsid w:val="05A0EFAF"/>
    <w:rsid w:val="05A4C21D"/>
    <w:rsid w:val="05A68A8A"/>
    <w:rsid w:val="05A7026C"/>
    <w:rsid w:val="05A8F30F"/>
    <w:rsid w:val="05AA84EF"/>
    <w:rsid w:val="05AAB5A5"/>
    <w:rsid w:val="05ABA51D"/>
    <w:rsid w:val="05ABD2EE"/>
    <w:rsid w:val="05ACDF19"/>
    <w:rsid w:val="05AF422E"/>
    <w:rsid w:val="05B01F2F"/>
    <w:rsid w:val="05B0AA0B"/>
    <w:rsid w:val="05B0AD3E"/>
    <w:rsid w:val="05B10FE2"/>
    <w:rsid w:val="05B62DCA"/>
    <w:rsid w:val="05B6B06F"/>
    <w:rsid w:val="05B8BC2E"/>
    <w:rsid w:val="05B9EE45"/>
    <w:rsid w:val="05BAB8B4"/>
    <w:rsid w:val="05BBEDBA"/>
    <w:rsid w:val="05BBF22D"/>
    <w:rsid w:val="05BD2AD3"/>
    <w:rsid w:val="05BD2F7A"/>
    <w:rsid w:val="05BF217E"/>
    <w:rsid w:val="05C1B537"/>
    <w:rsid w:val="05C2E7DB"/>
    <w:rsid w:val="05C4453B"/>
    <w:rsid w:val="05C569FC"/>
    <w:rsid w:val="05C70E2A"/>
    <w:rsid w:val="05C81225"/>
    <w:rsid w:val="05C8169A"/>
    <w:rsid w:val="05C85733"/>
    <w:rsid w:val="05C9C4E2"/>
    <w:rsid w:val="05C9C75E"/>
    <w:rsid w:val="05CB2EF9"/>
    <w:rsid w:val="05CEDA58"/>
    <w:rsid w:val="05CF3E2F"/>
    <w:rsid w:val="05D010CD"/>
    <w:rsid w:val="05D35BEE"/>
    <w:rsid w:val="05D463F2"/>
    <w:rsid w:val="05D5E15F"/>
    <w:rsid w:val="05D6D8B0"/>
    <w:rsid w:val="05D76D9B"/>
    <w:rsid w:val="05DA0834"/>
    <w:rsid w:val="05DAF551"/>
    <w:rsid w:val="05DB6953"/>
    <w:rsid w:val="05DD5388"/>
    <w:rsid w:val="05DFF75B"/>
    <w:rsid w:val="05E22C18"/>
    <w:rsid w:val="05E255F6"/>
    <w:rsid w:val="05E32C5D"/>
    <w:rsid w:val="05E6F431"/>
    <w:rsid w:val="05E75F45"/>
    <w:rsid w:val="05E79D5B"/>
    <w:rsid w:val="05E82B22"/>
    <w:rsid w:val="05E82E58"/>
    <w:rsid w:val="05E83A73"/>
    <w:rsid w:val="05EA3872"/>
    <w:rsid w:val="05EA3F80"/>
    <w:rsid w:val="05EB0004"/>
    <w:rsid w:val="05EB6A08"/>
    <w:rsid w:val="05EB7011"/>
    <w:rsid w:val="05EC3010"/>
    <w:rsid w:val="05EE123F"/>
    <w:rsid w:val="05EE15D9"/>
    <w:rsid w:val="05EEDDF8"/>
    <w:rsid w:val="05EF8B8E"/>
    <w:rsid w:val="05F502CA"/>
    <w:rsid w:val="05F6944C"/>
    <w:rsid w:val="05F69A78"/>
    <w:rsid w:val="05F6DF3E"/>
    <w:rsid w:val="05F73A09"/>
    <w:rsid w:val="05FAA076"/>
    <w:rsid w:val="05FAC68E"/>
    <w:rsid w:val="05FB8190"/>
    <w:rsid w:val="05FC2AAA"/>
    <w:rsid w:val="05FE15E4"/>
    <w:rsid w:val="05FE5599"/>
    <w:rsid w:val="05FED150"/>
    <w:rsid w:val="05FF1A64"/>
    <w:rsid w:val="0600F722"/>
    <w:rsid w:val="0603F79F"/>
    <w:rsid w:val="06041949"/>
    <w:rsid w:val="0604CB7D"/>
    <w:rsid w:val="06067B53"/>
    <w:rsid w:val="0606CBA2"/>
    <w:rsid w:val="0607CB17"/>
    <w:rsid w:val="06089838"/>
    <w:rsid w:val="060920AB"/>
    <w:rsid w:val="06095476"/>
    <w:rsid w:val="060B9FE2"/>
    <w:rsid w:val="060CF92E"/>
    <w:rsid w:val="060D833D"/>
    <w:rsid w:val="060F57E5"/>
    <w:rsid w:val="061124C3"/>
    <w:rsid w:val="0613CD7D"/>
    <w:rsid w:val="061499EB"/>
    <w:rsid w:val="0615109A"/>
    <w:rsid w:val="0616319B"/>
    <w:rsid w:val="06164F8B"/>
    <w:rsid w:val="0618D6FA"/>
    <w:rsid w:val="061B4BE4"/>
    <w:rsid w:val="061C0849"/>
    <w:rsid w:val="0620C6A5"/>
    <w:rsid w:val="0620D9D6"/>
    <w:rsid w:val="06216C57"/>
    <w:rsid w:val="06218141"/>
    <w:rsid w:val="06224D18"/>
    <w:rsid w:val="06227149"/>
    <w:rsid w:val="06247FC9"/>
    <w:rsid w:val="0624976D"/>
    <w:rsid w:val="0627221B"/>
    <w:rsid w:val="062BE0C2"/>
    <w:rsid w:val="062D1270"/>
    <w:rsid w:val="062F327B"/>
    <w:rsid w:val="0631A262"/>
    <w:rsid w:val="0632CD63"/>
    <w:rsid w:val="0632E4F2"/>
    <w:rsid w:val="0633CBBA"/>
    <w:rsid w:val="0633E95A"/>
    <w:rsid w:val="0634D5BC"/>
    <w:rsid w:val="0635B16D"/>
    <w:rsid w:val="063763B0"/>
    <w:rsid w:val="0637BB84"/>
    <w:rsid w:val="06386356"/>
    <w:rsid w:val="0639A13D"/>
    <w:rsid w:val="063AA29D"/>
    <w:rsid w:val="063BB9B7"/>
    <w:rsid w:val="063BC93A"/>
    <w:rsid w:val="063DA4CB"/>
    <w:rsid w:val="063E3098"/>
    <w:rsid w:val="063E404D"/>
    <w:rsid w:val="063EDA32"/>
    <w:rsid w:val="063FD0CF"/>
    <w:rsid w:val="0643ED14"/>
    <w:rsid w:val="06481120"/>
    <w:rsid w:val="0648EF78"/>
    <w:rsid w:val="06496CFE"/>
    <w:rsid w:val="0649D181"/>
    <w:rsid w:val="064B2AA2"/>
    <w:rsid w:val="064BC1C4"/>
    <w:rsid w:val="064D2F8D"/>
    <w:rsid w:val="064E4D7F"/>
    <w:rsid w:val="06507C2D"/>
    <w:rsid w:val="0650E404"/>
    <w:rsid w:val="0651827F"/>
    <w:rsid w:val="06523E30"/>
    <w:rsid w:val="06539E13"/>
    <w:rsid w:val="0654B94A"/>
    <w:rsid w:val="06563AB8"/>
    <w:rsid w:val="06582839"/>
    <w:rsid w:val="065B1214"/>
    <w:rsid w:val="065C39D1"/>
    <w:rsid w:val="065D3EAB"/>
    <w:rsid w:val="065DA717"/>
    <w:rsid w:val="065ED990"/>
    <w:rsid w:val="06614E84"/>
    <w:rsid w:val="0665C1F2"/>
    <w:rsid w:val="06664015"/>
    <w:rsid w:val="06671B4C"/>
    <w:rsid w:val="066A511B"/>
    <w:rsid w:val="066B4C7C"/>
    <w:rsid w:val="066B5223"/>
    <w:rsid w:val="066C2567"/>
    <w:rsid w:val="066C8159"/>
    <w:rsid w:val="066D401C"/>
    <w:rsid w:val="066F7FAD"/>
    <w:rsid w:val="066FF8F8"/>
    <w:rsid w:val="06714349"/>
    <w:rsid w:val="0673D1D3"/>
    <w:rsid w:val="0674F40E"/>
    <w:rsid w:val="067704B1"/>
    <w:rsid w:val="06770F0A"/>
    <w:rsid w:val="067A9409"/>
    <w:rsid w:val="067AAB14"/>
    <w:rsid w:val="067B2534"/>
    <w:rsid w:val="067CD55E"/>
    <w:rsid w:val="067D5C83"/>
    <w:rsid w:val="067F8801"/>
    <w:rsid w:val="06816293"/>
    <w:rsid w:val="0683D4C4"/>
    <w:rsid w:val="0684E317"/>
    <w:rsid w:val="0685E985"/>
    <w:rsid w:val="06866E67"/>
    <w:rsid w:val="06870543"/>
    <w:rsid w:val="0689C195"/>
    <w:rsid w:val="068BD72D"/>
    <w:rsid w:val="068BE496"/>
    <w:rsid w:val="068C5DD8"/>
    <w:rsid w:val="068DC55E"/>
    <w:rsid w:val="068E7CCB"/>
    <w:rsid w:val="06901675"/>
    <w:rsid w:val="069052AE"/>
    <w:rsid w:val="0691C56A"/>
    <w:rsid w:val="069622C7"/>
    <w:rsid w:val="069845DC"/>
    <w:rsid w:val="06988693"/>
    <w:rsid w:val="0699423B"/>
    <w:rsid w:val="0699B8FA"/>
    <w:rsid w:val="069C450C"/>
    <w:rsid w:val="069E1E9D"/>
    <w:rsid w:val="069ED585"/>
    <w:rsid w:val="069F2C15"/>
    <w:rsid w:val="06A05B3A"/>
    <w:rsid w:val="06A183D5"/>
    <w:rsid w:val="06A46F00"/>
    <w:rsid w:val="06A53EA0"/>
    <w:rsid w:val="06A7893F"/>
    <w:rsid w:val="06A9DF5C"/>
    <w:rsid w:val="06AA6937"/>
    <w:rsid w:val="06AAB230"/>
    <w:rsid w:val="06AE0B4D"/>
    <w:rsid w:val="06AE262B"/>
    <w:rsid w:val="06AF3024"/>
    <w:rsid w:val="06AFF4F6"/>
    <w:rsid w:val="06B02D76"/>
    <w:rsid w:val="06B0D17C"/>
    <w:rsid w:val="06B1451B"/>
    <w:rsid w:val="06B1BFD6"/>
    <w:rsid w:val="06B3F18D"/>
    <w:rsid w:val="06B4ED56"/>
    <w:rsid w:val="06B50ECA"/>
    <w:rsid w:val="06B6135A"/>
    <w:rsid w:val="06B63AB5"/>
    <w:rsid w:val="06B6ABEB"/>
    <w:rsid w:val="06B730C8"/>
    <w:rsid w:val="06B826C6"/>
    <w:rsid w:val="06BA5B3D"/>
    <w:rsid w:val="06BA85B3"/>
    <w:rsid w:val="06BB297A"/>
    <w:rsid w:val="06BB6A3C"/>
    <w:rsid w:val="06BB9DD6"/>
    <w:rsid w:val="06BBEA4E"/>
    <w:rsid w:val="06BD4C82"/>
    <w:rsid w:val="06C17CC6"/>
    <w:rsid w:val="06C29489"/>
    <w:rsid w:val="06C30658"/>
    <w:rsid w:val="06C34BE0"/>
    <w:rsid w:val="06C4026A"/>
    <w:rsid w:val="06C4F14E"/>
    <w:rsid w:val="06C55830"/>
    <w:rsid w:val="06C7031E"/>
    <w:rsid w:val="06C78B49"/>
    <w:rsid w:val="06C8770F"/>
    <w:rsid w:val="06C8DA2A"/>
    <w:rsid w:val="06C9E287"/>
    <w:rsid w:val="06CA168D"/>
    <w:rsid w:val="06CC0C47"/>
    <w:rsid w:val="06CC498A"/>
    <w:rsid w:val="06CDDFDB"/>
    <w:rsid w:val="06CE363E"/>
    <w:rsid w:val="06D154A5"/>
    <w:rsid w:val="06D1B993"/>
    <w:rsid w:val="06D25100"/>
    <w:rsid w:val="06D43EA4"/>
    <w:rsid w:val="06D5C6B3"/>
    <w:rsid w:val="06D78F43"/>
    <w:rsid w:val="06D79BEC"/>
    <w:rsid w:val="06D7C0EA"/>
    <w:rsid w:val="06D8194F"/>
    <w:rsid w:val="06DE6E31"/>
    <w:rsid w:val="06E275D5"/>
    <w:rsid w:val="06E58843"/>
    <w:rsid w:val="06E5BF33"/>
    <w:rsid w:val="06E79D42"/>
    <w:rsid w:val="06E99813"/>
    <w:rsid w:val="06EAD618"/>
    <w:rsid w:val="06EAFE4C"/>
    <w:rsid w:val="06EC294A"/>
    <w:rsid w:val="06ED240B"/>
    <w:rsid w:val="06ED6DFF"/>
    <w:rsid w:val="06EDCEA3"/>
    <w:rsid w:val="06F0FADC"/>
    <w:rsid w:val="06F206CE"/>
    <w:rsid w:val="06F2325F"/>
    <w:rsid w:val="06F38FEE"/>
    <w:rsid w:val="06F44063"/>
    <w:rsid w:val="06F53BF5"/>
    <w:rsid w:val="06F6130A"/>
    <w:rsid w:val="06FA2F84"/>
    <w:rsid w:val="06FC6017"/>
    <w:rsid w:val="06FC901F"/>
    <w:rsid w:val="06FE70FA"/>
    <w:rsid w:val="06FFEC5A"/>
    <w:rsid w:val="0701A8B2"/>
    <w:rsid w:val="0701D1FB"/>
    <w:rsid w:val="07041E9C"/>
    <w:rsid w:val="070486C9"/>
    <w:rsid w:val="0704E258"/>
    <w:rsid w:val="070592CB"/>
    <w:rsid w:val="07060C37"/>
    <w:rsid w:val="07062935"/>
    <w:rsid w:val="070735F6"/>
    <w:rsid w:val="07082B7D"/>
    <w:rsid w:val="0708BA07"/>
    <w:rsid w:val="070BF8E8"/>
    <w:rsid w:val="070EA562"/>
    <w:rsid w:val="070F6B75"/>
    <w:rsid w:val="070FA788"/>
    <w:rsid w:val="070FFE1A"/>
    <w:rsid w:val="071191C0"/>
    <w:rsid w:val="07120BFE"/>
    <w:rsid w:val="07151999"/>
    <w:rsid w:val="0717001C"/>
    <w:rsid w:val="071A0A45"/>
    <w:rsid w:val="071E3ACE"/>
    <w:rsid w:val="0721B5FD"/>
    <w:rsid w:val="07289075"/>
    <w:rsid w:val="072B0C8A"/>
    <w:rsid w:val="072C8374"/>
    <w:rsid w:val="072CBB90"/>
    <w:rsid w:val="072DFD60"/>
    <w:rsid w:val="072E7758"/>
    <w:rsid w:val="072EB073"/>
    <w:rsid w:val="072F3CA8"/>
    <w:rsid w:val="0732389B"/>
    <w:rsid w:val="07349A11"/>
    <w:rsid w:val="073514F3"/>
    <w:rsid w:val="07381E86"/>
    <w:rsid w:val="0738E724"/>
    <w:rsid w:val="073944B6"/>
    <w:rsid w:val="073C2A45"/>
    <w:rsid w:val="073C57CC"/>
    <w:rsid w:val="073D10FB"/>
    <w:rsid w:val="073D21B6"/>
    <w:rsid w:val="073D244F"/>
    <w:rsid w:val="073DBF18"/>
    <w:rsid w:val="073EE00B"/>
    <w:rsid w:val="073F4C07"/>
    <w:rsid w:val="073F9172"/>
    <w:rsid w:val="07407666"/>
    <w:rsid w:val="0740F870"/>
    <w:rsid w:val="07449812"/>
    <w:rsid w:val="07466581"/>
    <w:rsid w:val="07474448"/>
    <w:rsid w:val="0747738E"/>
    <w:rsid w:val="07483D7C"/>
    <w:rsid w:val="074886CA"/>
    <w:rsid w:val="0748B68B"/>
    <w:rsid w:val="0748B7F4"/>
    <w:rsid w:val="07496146"/>
    <w:rsid w:val="074983C2"/>
    <w:rsid w:val="074A032A"/>
    <w:rsid w:val="074AEE17"/>
    <w:rsid w:val="074B643B"/>
    <w:rsid w:val="074C2BD4"/>
    <w:rsid w:val="074C587D"/>
    <w:rsid w:val="074DB4AA"/>
    <w:rsid w:val="074DFBC8"/>
    <w:rsid w:val="07508201"/>
    <w:rsid w:val="07522E5E"/>
    <w:rsid w:val="075363D4"/>
    <w:rsid w:val="07548C8F"/>
    <w:rsid w:val="0754B83D"/>
    <w:rsid w:val="07552A72"/>
    <w:rsid w:val="07557C03"/>
    <w:rsid w:val="07563738"/>
    <w:rsid w:val="075652B2"/>
    <w:rsid w:val="0757F5EC"/>
    <w:rsid w:val="0757F785"/>
    <w:rsid w:val="0759BC57"/>
    <w:rsid w:val="075A2E3E"/>
    <w:rsid w:val="075A3319"/>
    <w:rsid w:val="075B6ECE"/>
    <w:rsid w:val="075B8BC2"/>
    <w:rsid w:val="075FFDDB"/>
    <w:rsid w:val="07601871"/>
    <w:rsid w:val="07607B8B"/>
    <w:rsid w:val="0760B7A8"/>
    <w:rsid w:val="0762392E"/>
    <w:rsid w:val="0762D11B"/>
    <w:rsid w:val="07653F62"/>
    <w:rsid w:val="0766C4CE"/>
    <w:rsid w:val="0766D502"/>
    <w:rsid w:val="0769BA32"/>
    <w:rsid w:val="0769FEC1"/>
    <w:rsid w:val="076AA910"/>
    <w:rsid w:val="076AA9DD"/>
    <w:rsid w:val="076BA329"/>
    <w:rsid w:val="076CE4F7"/>
    <w:rsid w:val="076E3D72"/>
    <w:rsid w:val="076F98A8"/>
    <w:rsid w:val="076FE61A"/>
    <w:rsid w:val="077051CE"/>
    <w:rsid w:val="077170B9"/>
    <w:rsid w:val="07718A9A"/>
    <w:rsid w:val="0771A878"/>
    <w:rsid w:val="0771EA0A"/>
    <w:rsid w:val="0772CEAD"/>
    <w:rsid w:val="07775FC6"/>
    <w:rsid w:val="077A8C47"/>
    <w:rsid w:val="077D7C71"/>
    <w:rsid w:val="077F4E00"/>
    <w:rsid w:val="07820304"/>
    <w:rsid w:val="07827A64"/>
    <w:rsid w:val="07832F9D"/>
    <w:rsid w:val="0784D532"/>
    <w:rsid w:val="0785450E"/>
    <w:rsid w:val="0785716A"/>
    <w:rsid w:val="07857AA9"/>
    <w:rsid w:val="07891A29"/>
    <w:rsid w:val="078A2F79"/>
    <w:rsid w:val="078C769C"/>
    <w:rsid w:val="078DD7E8"/>
    <w:rsid w:val="078E9AC7"/>
    <w:rsid w:val="078EA516"/>
    <w:rsid w:val="078F2262"/>
    <w:rsid w:val="078F277A"/>
    <w:rsid w:val="0790BC3C"/>
    <w:rsid w:val="0791F61B"/>
    <w:rsid w:val="07929C3D"/>
    <w:rsid w:val="0792AC7B"/>
    <w:rsid w:val="0795853E"/>
    <w:rsid w:val="07962817"/>
    <w:rsid w:val="0796E6C1"/>
    <w:rsid w:val="07972023"/>
    <w:rsid w:val="07974C9C"/>
    <w:rsid w:val="079804E8"/>
    <w:rsid w:val="07980C5B"/>
    <w:rsid w:val="079AB8D0"/>
    <w:rsid w:val="079AE932"/>
    <w:rsid w:val="079AEE32"/>
    <w:rsid w:val="079C1309"/>
    <w:rsid w:val="079C1BB4"/>
    <w:rsid w:val="079C778D"/>
    <w:rsid w:val="079CE78F"/>
    <w:rsid w:val="079DAC81"/>
    <w:rsid w:val="079F5279"/>
    <w:rsid w:val="07A014B6"/>
    <w:rsid w:val="07A0EF12"/>
    <w:rsid w:val="07A191AB"/>
    <w:rsid w:val="07A29283"/>
    <w:rsid w:val="07A35C8D"/>
    <w:rsid w:val="07A43C29"/>
    <w:rsid w:val="07A6691C"/>
    <w:rsid w:val="07A82AEB"/>
    <w:rsid w:val="07A84A52"/>
    <w:rsid w:val="07A914DD"/>
    <w:rsid w:val="07A96A10"/>
    <w:rsid w:val="07A99529"/>
    <w:rsid w:val="07AEF0D0"/>
    <w:rsid w:val="07B01C89"/>
    <w:rsid w:val="07B0AA23"/>
    <w:rsid w:val="07B129F4"/>
    <w:rsid w:val="07B15F1C"/>
    <w:rsid w:val="07B434BF"/>
    <w:rsid w:val="07B46701"/>
    <w:rsid w:val="07B4D816"/>
    <w:rsid w:val="07B5333C"/>
    <w:rsid w:val="07B86D7E"/>
    <w:rsid w:val="07B88B39"/>
    <w:rsid w:val="07BD6A95"/>
    <w:rsid w:val="07BDFF64"/>
    <w:rsid w:val="07BE0988"/>
    <w:rsid w:val="07BFC4DC"/>
    <w:rsid w:val="07BFC5A7"/>
    <w:rsid w:val="07C028F3"/>
    <w:rsid w:val="07C051DF"/>
    <w:rsid w:val="07C0B72E"/>
    <w:rsid w:val="07C0DDC4"/>
    <w:rsid w:val="07C22ABE"/>
    <w:rsid w:val="07C35A28"/>
    <w:rsid w:val="07C4FB71"/>
    <w:rsid w:val="07C52FF5"/>
    <w:rsid w:val="07C5840F"/>
    <w:rsid w:val="07C701C9"/>
    <w:rsid w:val="07C72406"/>
    <w:rsid w:val="07C7800D"/>
    <w:rsid w:val="07C7E923"/>
    <w:rsid w:val="07C9553C"/>
    <w:rsid w:val="07CA1516"/>
    <w:rsid w:val="07CA73BC"/>
    <w:rsid w:val="07CAFA9F"/>
    <w:rsid w:val="07CC8F58"/>
    <w:rsid w:val="07CD0568"/>
    <w:rsid w:val="07CE1BB9"/>
    <w:rsid w:val="07CE9B43"/>
    <w:rsid w:val="07CFF427"/>
    <w:rsid w:val="07D00CD1"/>
    <w:rsid w:val="07D00F6B"/>
    <w:rsid w:val="07D0504D"/>
    <w:rsid w:val="07D0679C"/>
    <w:rsid w:val="07D4283C"/>
    <w:rsid w:val="07D45AC1"/>
    <w:rsid w:val="07D54139"/>
    <w:rsid w:val="07D5BCAE"/>
    <w:rsid w:val="07D60693"/>
    <w:rsid w:val="07DC7660"/>
    <w:rsid w:val="07DC91C4"/>
    <w:rsid w:val="07DD9956"/>
    <w:rsid w:val="07E031D0"/>
    <w:rsid w:val="07E11CF1"/>
    <w:rsid w:val="07E16E34"/>
    <w:rsid w:val="07E1D4DE"/>
    <w:rsid w:val="07E49F98"/>
    <w:rsid w:val="07E56E86"/>
    <w:rsid w:val="07E599F7"/>
    <w:rsid w:val="07E6518E"/>
    <w:rsid w:val="07E6A118"/>
    <w:rsid w:val="07EA1A6F"/>
    <w:rsid w:val="07EBB3F6"/>
    <w:rsid w:val="07ED6E05"/>
    <w:rsid w:val="07F2322C"/>
    <w:rsid w:val="07F2BEA2"/>
    <w:rsid w:val="07F3AA12"/>
    <w:rsid w:val="07F3F92D"/>
    <w:rsid w:val="07F5A95B"/>
    <w:rsid w:val="07F689C0"/>
    <w:rsid w:val="07FA8CC2"/>
    <w:rsid w:val="07FB303C"/>
    <w:rsid w:val="07FBC3CE"/>
    <w:rsid w:val="07FDF682"/>
    <w:rsid w:val="07FFD942"/>
    <w:rsid w:val="08045DF2"/>
    <w:rsid w:val="0805F581"/>
    <w:rsid w:val="08061112"/>
    <w:rsid w:val="08067B05"/>
    <w:rsid w:val="080807C7"/>
    <w:rsid w:val="08082537"/>
    <w:rsid w:val="080B3580"/>
    <w:rsid w:val="080BF783"/>
    <w:rsid w:val="080D82D0"/>
    <w:rsid w:val="080E36B7"/>
    <w:rsid w:val="081096B0"/>
    <w:rsid w:val="081149B9"/>
    <w:rsid w:val="08124022"/>
    <w:rsid w:val="081296F6"/>
    <w:rsid w:val="08132D6C"/>
    <w:rsid w:val="0815DCBB"/>
    <w:rsid w:val="08168B9F"/>
    <w:rsid w:val="08176799"/>
    <w:rsid w:val="08179529"/>
    <w:rsid w:val="0817D40B"/>
    <w:rsid w:val="0819070F"/>
    <w:rsid w:val="081A5327"/>
    <w:rsid w:val="081B78F4"/>
    <w:rsid w:val="081C232E"/>
    <w:rsid w:val="081C3428"/>
    <w:rsid w:val="081CE7D5"/>
    <w:rsid w:val="081D1DCF"/>
    <w:rsid w:val="081D35DA"/>
    <w:rsid w:val="081EC751"/>
    <w:rsid w:val="082089EC"/>
    <w:rsid w:val="0820C82C"/>
    <w:rsid w:val="0821F52A"/>
    <w:rsid w:val="082269D4"/>
    <w:rsid w:val="082397B3"/>
    <w:rsid w:val="08240D05"/>
    <w:rsid w:val="08244542"/>
    <w:rsid w:val="082B0690"/>
    <w:rsid w:val="082B0C6A"/>
    <w:rsid w:val="082B31FD"/>
    <w:rsid w:val="082C12B4"/>
    <w:rsid w:val="082D87A2"/>
    <w:rsid w:val="082D9DA3"/>
    <w:rsid w:val="082DAB47"/>
    <w:rsid w:val="082F2A7E"/>
    <w:rsid w:val="08302CEC"/>
    <w:rsid w:val="08328E7B"/>
    <w:rsid w:val="08330174"/>
    <w:rsid w:val="08367C9A"/>
    <w:rsid w:val="083726F6"/>
    <w:rsid w:val="083847D1"/>
    <w:rsid w:val="0838568B"/>
    <w:rsid w:val="083C1EB3"/>
    <w:rsid w:val="083C7CC5"/>
    <w:rsid w:val="083D0B40"/>
    <w:rsid w:val="083DC7AB"/>
    <w:rsid w:val="083DEFFF"/>
    <w:rsid w:val="083EBE16"/>
    <w:rsid w:val="083F20D7"/>
    <w:rsid w:val="083F4192"/>
    <w:rsid w:val="08419833"/>
    <w:rsid w:val="084361AD"/>
    <w:rsid w:val="08452918"/>
    <w:rsid w:val="08469935"/>
    <w:rsid w:val="0848B2B8"/>
    <w:rsid w:val="08499EB8"/>
    <w:rsid w:val="084A1F13"/>
    <w:rsid w:val="084BB2F7"/>
    <w:rsid w:val="084BDAF0"/>
    <w:rsid w:val="084C4D14"/>
    <w:rsid w:val="084C5075"/>
    <w:rsid w:val="084D9A55"/>
    <w:rsid w:val="084EF3D7"/>
    <w:rsid w:val="084FFF65"/>
    <w:rsid w:val="0851A76B"/>
    <w:rsid w:val="085208DE"/>
    <w:rsid w:val="085886B6"/>
    <w:rsid w:val="08594807"/>
    <w:rsid w:val="085B53DC"/>
    <w:rsid w:val="085B5916"/>
    <w:rsid w:val="085BD854"/>
    <w:rsid w:val="085D6427"/>
    <w:rsid w:val="085D943E"/>
    <w:rsid w:val="085E4F12"/>
    <w:rsid w:val="085EFA82"/>
    <w:rsid w:val="085F6862"/>
    <w:rsid w:val="085F703C"/>
    <w:rsid w:val="08613521"/>
    <w:rsid w:val="0861CF20"/>
    <w:rsid w:val="086204D4"/>
    <w:rsid w:val="0863BA00"/>
    <w:rsid w:val="08676D37"/>
    <w:rsid w:val="08677118"/>
    <w:rsid w:val="0867E7B4"/>
    <w:rsid w:val="08680EFC"/>
    <w:rsid w:val="08683777"/>
    <w:rsid w:val="086955ED"/>
    <w:rsid w:val="086B1450"/>
    <w:rsid w:val="086C999E"/>
    <w:rsid w:val="086D35DB"/>
    <w:rsid w:val="086ED645"/>
    <w:rsid w:val="086EF02E"/>
    <w:rsid w:val="08700E78"/>
    <w:rsid w:val="0871968E"/>
    <w:rsid w:val="0871F152"/>
    <w:rsid w:val="08762B96"/>
    <w:rsid w:val="0876FC70"/>
    <w:rsid w:val="08784124"/>
    <w:rsid w:val="087A2EDA"/>
    <w:rsid w:val="087AF726"/>
    <w:rsid w:val="08805BD9"/>
    <w:rsid w:val="0880FEDD"/>
    <w:rsid w:val="0881F9A5"/>
    <w:rsid w:val="0882E29F"/>
    <w:rsid w:val="08843235"/>
    <w:rsid w:val="08848C60"/>
    <w:rsid w:val="0884B2D7"/>
    <w:rsid w:val="088737F5"/>
    <w:rsid w:val="088886DA"/>
    <w:rsid w:val="0889724B"/>
    <w:rsid w:val="088B3180"/>
    <w:rsid w:val="088C55E0"/>
    <w:rsid w:val="088DF6E3"/>
    <w:rsid w:val="088E0EA9"/>
    <w:rsid w:val="088F3191"/>
    <w:rsid w:val="088F41ED"/>
    <w:rsid w:val="0890753F"/>
    <w:rsid w:val="0890B27C"/>
    <w:rsid w:val="0890EDA0"/>
    <w:rsid w:val="0890F73C"/>
    <w:rsid w:val="0891EECF"/>
    <w:rsid w:val="0892B281"/>
    <w:rsid w:val="0894414E"/>
    <w:rsid w:val="08944BFB"/>
    <w:rsid w:val="08946831"/>
    <w:rsid w:val="08956276"/>
    <w:rsid w:val="0896AC11"/>
    <w:rsid w:val="0899A5BF"/>
    <w:rsid w:val="089A7AEC"/>
    <w:rsid w:val="089D5FFD"/>
    <w:rsid w:val="089E40BC"/>
    <w:rsid w:val="08A070B2"/>
    <w:rsid w:val="08A0B748"/>
    <w:rsid w:val="08A0D664"/>
    <w:rsid w:val="08A3A031"/>
    <w:rsid w:val="08A5DEE4"/>
    <w:rsid w:val="08A65726"/>
    <w:rsid w:val="08A6C093"/>
    <w:rsid w:val="08A71CF6"/>
    <w:rsid w:val="08A94117"/>
    <w:rsid w:val="08ABA43D"/>
    <w:rsid w:val="08ABB78E"/>
    <w:rsid w:val="08ABCC10"/>
    <w:rsid w:val="08ACB1E7"/>
    <w:rsid w:val="08B4D3AC"/>
    <w:rsid w:val="08B50EA4"/>
    <w:rsid w:val="08B7B563"/>
    <w:rsid w:val="08B84A98"/>
    <w:rsid w:val="08B859EB"/>
    <w:rsid w:val="08B8EE66"/>
    <w:rsid w:val="08BA095D"/>
    <w:rsid w:val="08BADE51"/>
    <w:rsid w:val="08BC0C32"/>
    <w:rsid w:val="08BC7E22"/>
    <w:rsid w:val="08BCC761"/>
    <w:rsid w:val="08BD7DE4"/>
    <w:rsid w:val="08BDD8D3"/>
    <w:rsid w:val="08BE8109"/>
    <w:rsid w:val="08BED1ED"/>
    <w:rsid w:val="08C07F62"/>
    <w:rsid w:val="08C0B417"/>
    <w:rsid w:val="08C0C22A"/>
    <w:rsid w:val="08C25906"/>
    <w:rsid w:val="08C31877"/>
    <w:rsid w:val="08C352B3"/>
    <w:rsid w:val="08C3B6EE"/>
    <w:rsid w:val="08C3E298"/>
    <w:rsid w:val="08C47625"/>
    <w:rsid w:val="08C5E027"/>
    <w:rsid w:val="08CB2F5C"/>
    <w:rsid w:val="08CB7957"/>
    <w:rsid w:val="08CBD5AF"/>
    <w:rsid w:val="08CE373B"/>
    <w:rsid w:val="08CE390D"/>
    <w:rsid w:val="08CE87E6"/>
    <w:rsid w:val="08CF3BEF"/>
    <w:rsid w:val="08CF80B2"/>
    <w:rsid w:val="08CFB1AB"/>
    <w:rsid w:val="08D00334"/>
    <w:rsid w:val="08D098EA"/>
    <w:rsid w:val="08D2D8F7"/>
    <w:rsid w:val="08D3581F"/>
    <w:rsid w:val="08D458CF"/>
    <w:rsid w:val="08D5D16C"/>
    <w:rsid w:val="08D6FEA8"/>
    <w:rsid w:val="08D80066"/>
    <w:rsid w:val="08D8C0D3"/>
    <w:rsid w:val="08D9AC7A"/>
    <w:rsid w:val="08DA40B1"/>
    <w:rsid w:val="08DA41EC"/>
    <w:rsid w:val="08DA8AC7"/>
    <w:rsid w:val="08DBE7BC"/>
    <w:rsid w:val="08DE229D"/>
    <w:rsid w:val="08DFC6E5"/>
    <w:rsid w:val="08E00159"/>
    <w:rsid w:val="08E1BF0C"/>
    <w:rsid w:val="08E50114"/>
    <w:rsid w:val="08E5DB7E"/>
    <w:rsid w:val="08E888B8"/>
    <w:rsid w:val="08E95858"/>
    <w:rsid w:val="08E9EE60"/>
    <w:rsid w:val="08EA04C3"/>
    <w:rsid w:val="08EC2F2F"/>
    <w:rsid w:val="08ED3540"/>
    <w:rsid w:val="08EDB5C5"/>
    <w:rsid w:val="08F1A577"/>
    <w:rsid w:val="08F31FAA"/>
    <w:rsid w:val="08F52FBD"/>
    <w:rsid w:val="08F8847A"/>
    <w:rsid w:val="08F8DF51"/>
    <w:rsid w:val="08F9036D"/>
    <w:rsid w:val="08F91452"/>
    <w:rsid w:val="08FEB7E0"/>
    <w:rsid w:val="0900614D"/>
    <w:rsid w:val="0900A739"/>
    <w:rsid w:val="0900ACAA"/>
    <w:rsid w:val="0900BE19"/>
    <w:rsid w:val="0900D307"/>
    <w:rsid w:val="0904F347"/>
    <w:rsid w:val="090573D6"/>
    <w:rsid w:val="09060FE0"/>
    <w:rsid w:val="09086B8D"/>
    <w:rsid w:val="090997B1"/>
    <w:rsid w:val="090D5183"/>
    <w:rsid w:val="090D839F"/>
    <w:rsid w:val="090E6B46"/>
    <w:rsid w:val="0910E31C"/>
    <w:rsid w:val="0912DBA5"/>
    <w:rsid w:val="0915D53C"/>
    <w:rsid w:val="0916B1E5"/>
    <w:rsid w:val="09172774"/>
    <w:rsid w:val="091B41C2"/>
    <w:rsid w:val="091C55D7"/>
    <w:rsid w:val="091CA05F"/>
    <w:rsid w:val="091E5585"/>
    <w:rsid w:val="091EECCE"/>
    <w:rsid w:val="091FB1BA"/>
    <w:rsid w:val="092068A4"/>
    <w:rsid w:val="0921470D"/>
    <w:rsid w:val="09226DED"/>
    <w:rsid w:val="0922E047"/>
    <w:rsid w:val="0923C7E5"/>
    <w:rsid w:val="0925086A"/>
    <w:rsid w:val="09251699"/>
    <w:rsid w:val="0926E229"/>
    <w:rsid w:val="0927B431"/>
    <w:rsid w:val="09290CE2"/>
    <w:rsid w:val="092BACD9"/>
    <w:rsid w:val="092BBD79"/>
    <w:rsid w:val="092C6964"/>
    <w:rsid w:val="092D4E16"/>
    <w:rsid w:val="092D745D"/>
    <w:rsid w:val="092E0023"/>
    <w:rsid w:val="092E0B21"/>
    <w:rsid w:val="0934B943"/>
    <w:rsid w:val="09360907"/>
    <w:rsid w:val="0937BE51"/>
    <w:rsid w:val="0939D00C"/>
    <w:rsid w:val="093BA2B4"/>
    <w:rsid w:val="093D4FBE"/>
    <w:rsid w:val="093D6306"/>
    <w:rsid w:val="093E12D7"/>
    <w:rsid w:val="09422D93"/>
    <w:rsid w:val="0944CF5D"/>
    <w:rsid w:val="0944E21E"/>
    <w:rsid w:val="094512C1"/>
    <w:rsid w:val="0945DC58"/>
    <w:rsid w:val="0947D42D"/>
    <w:rsid w:val="0948743D"/>
    <w:rsid w:val="0948844E"/>
    <w:rsid w:val="09493B4F"/>
    <w:rsid w:val="0949E7D9"/>
    <w:rsid w:val="094A656E"/>
    <w:rsid w:val="094A915C"/>
    <w:rsid w:val="094CAC24"/>
    <w:rsid w:val="094CD820"/>
    <w:rsid w:val="094DDF16"/>
    <w:rsid w:val="094E81C4"/>
    <w:rsid w:val="094FAAD8"/>
    <w:rsid w:val="0950F524"/>
    <w:rsid w:val="095110B9"/>
    <w:rsid w:val="095275CF"/>
    <w:rsid w:val="09540AF0"/>
    <w:rsid w:val="0954448D"/>
    <w:rsid w:val="09557166"/>
    <w:rsid w:val="0956CD29"/>
    <w:rsid w:val="09572EC9"/>
    <w:rsid w:val="09576FA8"/>
    <w:rsid w:val="0958131E"/>
    <w:rsid w:val="095833A0"/>
    <w:rsid w:val="095A62A2"/>
    <w:rsid w:val="095B03D3"/>
    <w:rsid w:val="095CFAB9"/>
    <w:rsid w:val="095E9E21"/>
    <w:rsid w:val="0961047C"/>
    <w:rsid w:val="096335AE"/>
    <w:rsid w:val="09645A88"/>
    <w:rsid w:val="0965B959"/>
    <w:rsid w:val="096775EE"/>
    <w:rsid w:val="0967C691"/>
    <w:rsid w:val="09682B35"/>
    <w:rsid w:val="0968AD78"/>
    <w:rsid w:val="096B0803"/>
    <w:rsid w:val="096BE3DB"/>
    <w:rsid w:val="096CB259"/>
    <w:rsid w:val="096D3E7B"/>
    <w:rsid w:val="0970BBD1"/>
    <w:rsid w:val="09719A5C"/>
    <w:rsid w:val="0971F5EE"/>
    <w:rsid w:val="09746B71"/>
    <w:rsid w:val="0975E8C9"/>
    <w:rsid w:val="09764662"/>
    <w:rsid w:val="0976B861"/>
    <w:rsid w:val="0977C36F"/>
    <w:rsid w:val="0978EBCD"/>
    <w:rsid w:val="0979E52D"/>
    <w:rsid w:val="097BBE3F"/>
    <w:rsid w:val="097C21ED"/>
    <w:rsid w:val="097D5B1C"/>
    <w:rsid w:val="097DB8D8"/>
    <w:rsid w:val="097EF410"/>
    <w:rsid w:val="098049B3"/>
    <w:rsid w:val="09885B6F"/>
    <w:rsid w:val="098AB872"/>
    <w:rsid w:val="098C380B"/>
    <w:rsid w:val="098DB7E6"/>
    <w:rsid w:val="098E970B"/>
    <w:rsid w:val="098F3BD7"/>
    <w:rsid w:val="09900A75"/>
    <w:rsid w:val="0990D4F6"/>
    <w:rsid w:val="0990FC9D"/>
    <w:rsid w:val="09935846"/>
    <w:rsid w:val="099A2E0D"/>
    <w:rsid w:val="099B67DF"/>
    <w:rsid w:val="099B9AD8"/>
    <w:rsid w:val="099C64B2"/>
    <w:rsid w:val="099C72DD"/>
    <w:rsid w:val="099DF641"/>
    <w:rsid w:val="099E7407"/>
    <w:rsid w:val="099E9EE5"/>
    <w:rsid w:val="09A1AE69"/>
    <w:rsid w:val="09A2416B"/>
    <w:rsid w:val="09A2BD17"/>
    <w:rsid w:val="09A38CFE"/>
    <w:rsid w:val="09A4A281"/>
    <w:rsid w:val="09A70C35"/>
    <w:rsid w:val="09A81FA6"/>
    <w:rsid w:val="09A8D3F5"/>
    <w:rsid w:val="09AA6F2C"/>
    <w:rsid w:val="09AB6E6B"/>
    <w:rsid w:val="09ACA92D"/>
    <w:rsid w:val="09ACF38D"/>
    <w:rsid w:val="09AD1EEC"/>
    <w:rsid w:val="09AD9378"/>
    <w:rsid w:val="09AE1323"/>
    <w:rsid w:val="09B00853"/>
    <w:rsid w:val="09B05BB6"/>
    <w:rsid w:val="09B101C1"/>
    <w:rsid w:val="09B1EDAA"/>
    <w:rsid w:val="09B24B5D"/>
    <w:rsid w:val="09B47C48"/>
    <w:rsid w:val="09B61490"/>
    <w:rsid w:val="09B65E7A"/>
    <w:rsid w:val="09B6B0C9"/>
    <w:rsid w:val="09B6C6DD"/>
    <w:rsid w:val="09B85006"/>
    <w:rsid w:val="09B8BF79"/>
    <w:rsid w:val="09B93FA2"/>
    <w:rsid w:val="09BA30DD"/>
    <w:rsid w:val="09BBCC35"/>
    <w:rsid w:val="09BC1B42"/>
    <w:rsid w:val="09BD574D"/>
    <w:rsid w:val="09BEFDC5"/>
    <w:rsid w:val="09BFDF2A"/>
    <w:rsid w:val="09C02BF8"/>
    <w:rsid w:val="09C08DF8"/>
    <w:rsid w:val="09C1160D"/>
    <w:rsid w:val="09C3044F"/>
    <w:rsid w:val="09C37445"/>
    <w:rsid w:val="09CB1F9A"/>
    <w:rsid w:val="09CBABC2"/>
    <w:rsid w:val="09CC892F"/>
    <w:rsid w:val="09CE08D1"/>
    <w:rsid w:val="09CE3D9F"/>
    <w:rsid w:val="09CE3FBD"/>
    <w:rsid w:val="09CEAE06"/>
    <w:rsid w:val="09CEBBDE"/>
    <w:rsid w:val="09CF4B16"/>
    <w:rsid w:val="09D26D53"/>
    <w:rsid w:val="09D2A9B9"/>
    <w:rsid w:val="09D3B356"/>
    <w:rsid w:val="09D45B02"/>
    <w:rsid w:val="09D48C9B"/>
    <w:rsid w:val="09D51205"/>
    <w:rsid w:val="09D81E17"/>
    <w:rsid w:val="09D8A6E6"/>
    <w:rsid w:val="09DAC7C4"/>
    <w:rsid w:val="09DC76E0"/>
    <w:rsid w:val="09DD3B70"/>
    <w:rsid w:val="09DD7030"/>
    <w:rsid w:val="09DF7A24"/>
    <w:rsid w:val="09E2952A"/>
    <w:rsid w:val="09E3F191"/>
    <w:rsid w:val="09E474D5"/>
    <w:rsid w:val="09E54BFA"/>
    <w:rsid w:val="09E5B90C"/>
    <w:rsid w:val="09EE1B0A"/>
    <w:rsid w:val="09EF8F64"/>
    <w:rsid w:val="09EFF876"/>
    <w:rsid w:val="09F042C2"/>
    <w:rsid w:val="09F242CC"/>
    <w:rsid w:val="09F25A99"/>
    <w:rsid w:val="09F25D8B"/>
    <w:rsid w:val="09F32023"/>
    <w:rsid w:val="09F366FE"/>
    <w:rsid w:val="09F46541"/>
    <w:rsid w:val="09F4CC08"/>
    <w:rsid w:val="09F5A310"/>
    <w:rsid w:val="09F88669"/>
    <w:rsid w:val="09F93050"/>
    <w:rsid w:val="09FB6092"/>
    <w:rsid w:val="09FD132E"/>
    <w:rsid w:val="09FE88EF"/>
    <w:rsid w:val="09FEEB6C"/>
    <w:rsid w:val="09FF8B15"/>
    <w:rsid w:val="0A0225B9"/>
    <w:rsid w:val="0A029768"/>
    <w:rsid w:val="0A04834E"/>
    <w:rsid w:val="0A05E28B"/>
    <w:rsid w:val="0A060CDE"/>
    <w:rsid w:val="0A06BE9D"/>
    <w:rsid w:val="0A088CAC"/>
    <w:rsid w:val="0A09CAC7"/>
    <w:rsid w:val="0A0AB7BF"/>
    <w:rsid w:val="0A0B5671"/>
    <w:rsid w:val="0A0B58C0"/>
    <w:rsid w:val="0A14306D"/>
    <w:rsid w:val="0A172784"/>
    <w:rsid w:val="0A175149"/>
    <w:rsid w:val="0A1CBE58"/>
    <w:rsid w:val="0A1CF396"/>
    <w:rsid w:val="0A1D3D59"/>
    <w:rsid w:val="0A1E304A"/>
    <w:rsid w:val="0A1F58D4"/>
    <w:rsid w:val="0A1F97B7"/>
    <w:rsid w:val="0A1FA223"/>
    <w:rsid w:val="0A1FEFF1"/>
    <w:rsid w:val="0A22F2BD"/>
    <w:rsid w:val="0A23D73D"/>
    <w:rsid w:val="0A2598CC"/>
    <w:rsid w:val="0A265FF8"/>
    <w:rsid w:val="0A27D70D"/>
    <w:rsid w:val="0A2817CC"/>
    <w:rsid w:val="0A28C2FF"/>
    <w:rsid w:val="0A2A951E"/>
    <w:rsid w:val="0A2C31EA"/>
    <w:rsid w:val="0A2CB0BB"/>
    <w:rsid w:val="0A2E3CA0"/>
    <w:rsid w:val="0A314A63"/>
    <w:rsid w:val="0A338527"/>
    <w:rsid w:val="0A34317A"/>
    <w:rsid w:val="0A34D7F2"/>
    <w:rsid w:val="0A37FE6F"/>
    <w:rsid w:val="0A383613"/>
    <w:rsid w:val="0A38C11A"/>
    <w:rsid w:val="0A393C4C"/>
    <w:rsid w:val="0A3D2BC7"/>
    <w:rsid w:val="0A3D6E0E"/>
    <w:rsid w:val="0A3E7439"/>
    <w:rsid w:val="0A3ED729"/>
    <w:rsid w:val="0A41F53E"/>
    <w:rsid w:val="0A463E89"/>
    <w:rsid w:val="0A477F2F"/>
    <w:rsid w:val="0A484D98"/>
    <w:rsid w:val="0A48EE21"/>
    <w:rsid w:val="0A4906CD"/>
    <w:rsid w:val="0A495485"/>
    <w:rsid w:val="0A498BED"/>
    <w:rsid w:val="0A4AA46F"/>
    <w:rsid w:val="0A4B4656"/>
    <w:rsid w:val="0A4CF8ED"/>
    <w:rsid w:val="0A4DCE08"/>
    <w:rsid w:val="0A4F5A42"/>
    <w:rsid w:val="0A4FAEC1"/>
    <w:rsid w:val="0A500499"/>
    <w:rsid w:val="0A509877"/>
    <w:rsid w:val="0A52FC1E"/>
    <w:rsid w:val="0A533582"/>
    <w:rsid w:val="0A535B16"/>
    <w:rsid w:val="0A546970"/>
    <w:rsid w:val="0A54A154"/>
    <w:rsid w:val="0A56A21B"/>
    <w:rsid w:val="0A57FB9E"/>
    <w:rsid w:val="0A5896F6"/>
    <w:rsid w:val="0A58A940"/>
    <w:rsid w:val="0A58BAC6"/>
    <w:rsid w:val="0A59529F"/>
    <w:rsid w:val="0A599000"/>
    <w:rsid w:val="0A5D919C"/>
    <w:rsid w:val="0A5EF222"/>
    <w:rsid w:val="0A609270"/>
    <w:rsid w:val="0A6118E3"/>
    <w:rsid w:val="0A63558C"/>
    <w:rsid w:val="0A648251"/>
    <w:rsid w:val="0A6526F4"/>
    <w:rsid w:val="0A65BD56"/>
    <w:rsid w:val="0A6793B4"/>
    <w:rsid w:val="0A697D27"/>
    <w:rsid w:val="0A6A61ED"/>
    <w:rsid w:val="0A6B286A"/>
    <w:rsid w:val="0A6C1E61"/>
    <w:rsid w:val="0A6C2316"/>
    <w:rsid w:val="0A6CE2E3"/>
    <w:rsid w:val="0A6DBD85"/>
    <w:rsid w:val="0A6E1EB3"/>
    <w:rsid w:val="0A6E3D6C"/>
    <w:rsid w:val="0A6EDE0D"/>
    <w:rsid w:val="0A71455E"/>
    <w:rsid w:val="0A718656"/>
    <w:rsid w:val="0A726C8C"/>
    <w:rsid w:val="0A731DBC"/>
    <w:rsid w:val="0A75A51D"/>
    <w:rsid w:val="0A7746EC"/>
    <w:rsid w:val="0A79634A"/>
    <w:rsid w:val="0A796D2E"/>
    <w:rsid w:val="0A7A2695"/>
    <w:rsid w:val="0A7BF84D"/>
    <w:rsid w:val="0A7DCA31"/>
    <w:rsid w:val="0A7E9DBA"/>
    <w:rsid w:val="0A81A4EE"/>
    <w:rsid w:val="0A81FE69"/>
    <w:rsid w:val="0A8300B1"/>
    <w:rsid w:val="0A86BD85"/>
    <w:rsid w:val="0A890E78"/>
    <w:rsid w:val="0A892150"/>
    <w:rsid w:val="0A8B5B47"/>
    <w:rsid w:val="0A8C2033"/>
    <w:rsid w:val="0A8CA30F"/>
    <w:rsid w:val="0A8CEC25"/>
    <w:rsid w:val="0A8DE73E"/>
    <w:rsid w:val="0A8DEA41"/>
    <w:rsid w:val="0A8DFEF3"/>
    <w:rsid w:val="0A9256E4"/>
    <w:rsid w:val="0A93341D"/>
    <w:rsid w:val="0A941F13"/>
    <w:rsid w:val="0A95D6D1"/>
    <w:rsid w:val="0A96F625"/>
    <w:rsid w:val="0A97835C"/>
    <w:rsid w:val="0A9AD115"/>
    <w:rsid w:val="0A9D1C1A"/>
    <w:rsid w:val="0A9ED008"/>
    <w:rsid w:val="0AA368FE"/>
    <w:rsid w:val="0AA3B791"/>
    <w:rsid w:val="0AA3F45B"/>
    <w:rsid w:val="0AA3FCF9"/>
    <w:rsid w:val="0AA5796A"/>
    <w:rsid w:val="0AA8DB64"/>
    <w:rsid w:val="0AA98A24"/>
    <w:rsid w:val="0AA9A411"/>
    <w:rsid w:val="0AAAE4CC"/>
    <w:rsid w:val="0AAE8444"/>
    <w:rsid w:val="0AB14B23"/>
    <w:rsid w:val="0AB226B4"/>
    <w:rsid w:val="0AB62831"/>
    <w:rsid w:val="0AB651B1"/>
    <w:rsid w:val="0AB6B10D"/>
    <w:rsid w:val="0AB6F904"/>
    <w:rsid w:val="0AB86408"/>
    <w:rsid w:val="0AB95602"/>
    <w:rsid w:val="0ABBDEA3"/>
    <w:rsid w:val="0ABC548B"/>
    <w:rsid w:val="0ABCB818"/>
    <w:rsid w:val="0ABD5108"/>
    <w:rsid w:val="0ABDC43B"/>
    <w:rsid w:val="0AC0C357"/>
    <w:rsid w:val="0AC20521"/>
    <w:rsid w:val="0AC23C56"/>
    <w:rsid w:val="0AC30477"/>
    <w:rsid w:val="0ACA902C"/>
    <w:rsid w:val="0ACB0251"/>
    <w:rsid w:val="0ACB6619"/>
    <w:rsid w:val="0ACD959C"/>
    <w:rsid w:val="0ACECEAE"/>
    <w:rsid w:val="0AD0CBB6"/>
    <w:rsid w:val="0AD2FB21"/>
    <w:rsid w:val="0AD47FD6"/>
    <w:rsid w:val="0AD5211E"/>
    <w:rsid w:val="0AD7C8E3"/>
    <w:rsid w:val="0AD821F7"/>
    <w:rsid w:val="0AD8DC68"/>
    <w:rsid w:val="0AE0208F"/>
    <w:rsid w:val="0AE1597F"/>
    <w:rsid w:val="0AE1DCD7"/>
    <w:rsid w:val="0AE1E751"/>
    <w:rsid w:val="0AE4B8C0"/>
    <w:rsid w:val="0AE6DAF5"/>
    <w:rsid w:val="0AE74E84"/>
    <w:rsid w:val="0AE7A4F2"/>
    <w:rsid w:val="0AE8DDAF"/>
    <w:rsid w:val="0AE9E91F"/>
    <w:rsid w:val="0AE9EE4E"/>
    <w:rsid w:val="0AEBAC9A"/>
    <w:rsid w:val="0AED55F6"/>
    <w:rsid w:val="0AEDDB72"/>
    <w:rsid w:val="0AEE1E2A"/>
    <w:rsid w:val="0AEE4819"/>
    <w:rsid w:val="0AEE5601"/>
    <w:rsid w:val="0AF065CB"/>
    <w:rsid w:val="0AF1B863"/>
    <w:rsid w:val="0AF1E08F"/>
    <w:rsid w:val="0AF21202"/>
    <w:rsid w:val="0AF4BEC1"/>
    <w:rsid w:val="0AF63DBB"/>
    <w:rsid w:val="0AF64A04"/>
    <w:rsid w:val="0AF765E1"/>
    <w:rsid w:val="0AFB0DE4"/>
    <w:rsid w:val="0AFB6CB8"/>
    <w:rsid w:val="0AFBC3DF"/>
    <w:rsid w:val="0AFCA49E"/>
    <w:rsid w:val="0AFCC4A5"/>
    <w:rsid w:val="0AFD1AEF"/>
    <w:rsid w:val="0AFD70C9"/>
    <w:rsid w:val="0AFE70BC"/>
    <w:rsid w:val="0AFEBB12"/>
    <w:rsid w:val="0B0136FC"/>
    <w:rsid w:val="0B01F51E"/>
    <w:rsid w:val="0B02922E"/>
    <w:rsid w:val="0B02F3C1"/>
    <w:rsid w:val="0B039361"/>
    <w:rsid w:val="0B049341"/>
    <w:rsid w:val="0B04B2B3"/>
    <w:rsid w:val="0B051493"/>
    <w:rsid w:val="0B065BD3"/>
    <w:rsid w:val="0B0704DE"/>
    <w:rsid w:val="0B075FBD"/>
    <w:rsid w:val="0B09448E"/>
    <w:rsid w:val="0B096902"/>
    <w:rsid w:val="0B0AE38A"/>
    <w:rsid w:val="0B0EFF20"/>
    <w:rsid w:val="0B1022FB"/>
    <w:rsid w:val="0B11A94E"/>
    <w:rsid w:val="0B13558F"/>
    <w:rsid w:val="0B13F47B"/>
    <w:rsid w:val="0B14E7FE"/>
    <w:rsid w:val="0B1544D0"/>
    <w:rsid w:val="0B15C9A2"/>
    <w:rsid w:val="0B17758E"/>
    <w:rsid w:val="0B183EBC"/>
    <w:rsid w:val="0B1DC972"/>
    <w:rsid w:val="0B1F260C"/>
    <w:rsid w:val="0B1FED3F"/>
    <w:rsid w:val="0B2370E2"/>
    <w:rsid w:val="0B24F60F"/>
    <w:rsid w:val="0B25DEBC"/>
    <w:rsid w:val="0B270EFC"/>
    <w:rsid w:val="0B28D20A"/>
    <w:rsid w:val="0B28FA97"/>
    <w:rsid w:val="0B29466D"/>
    <w:rsid w:val="0B29D8D9"/>
    <w:rsid w:val="0B2E3E3B"/>
    <w:rsid w:val="0B2E4067"/>
    <w:rsid w:val="0B2F2172"/>
    <w:rsid w:val="0B2F242D"/>
    <w:rsid w:val="0B316DBC"/>
    <w:rsid w:val="0B32CD2C"/>
    <w:rsid w:val="0B331F79"/>
    <w:rsid w:val="0B35A0E1"/>
    <w:rsid w:val="0B37134A"/>
    <w:rsid w:val="0B374EEC"/>
    <w:rsid w:val="0B380DD5"/>
    <w:rsid w:val="0B382E68"/>
    <w:rsid w:val="0B39BB5E"/>
    <w:rsid w:val="0B3C1BB0"/>
    <w:rsid w:val="0B3CDA43"/>
    <w:rsid w:val="0B3CF7B2"/>
    <w:rsid w:val="0B3D93D6"/>
    <w:rsid w:val="0B3E0F84"/>
    <w:rsid w:val="0B3F97CE"/>
    <w:rsid w:val="0B404F69"/>
    <w:rsid w:val="0B42DF06"/>
    <w:rsid w:val="0B42FFAE"/>
    <w:rsid w:val="0B43E908"/>
    <w:rsid w:val="0B4AD951"/>
    <w:rsid w:val="0B4B3C33"/>
    <w:rsid w:val="0B4C56BD"/>
    <w:rsid w:val="0B4D7CEF"/>
    <w:rsid w:val="0B4DC307"/>
    <w:rsid w:val="0B4DCD74"/>
    <w:rsid w:val="0B500E79"/>
    <w:rsid w:val="0B50C8B8"/>
    <w:rsid w:val="0B50F86E"/>
    <w:rsid w:val="0B514260"/>
    <w:rsid w:val="0B537E60"/>
    <w:rsid w:val="0B55477A"/>
    <w:rsid w:val="0B57334C"/>
    <w:rsid w:val="0B59A7D5"/>
    <w:rsid w:val="0B59F31C"/>
    <w:rsid w:val="0B5AE970"/>
    <w:rsid w:val="0B5B2AA9"/>
    <w:rsid w:val="0B5DB2B2"/>
    <w:rsid w:val="0B5EB1D7"/>
    <w:rsid w:val="0B5F078B"/>
    <w:rsid w:val="0B5FCD4C"/>
    <w:rsid w:val="0B607147"/>
    <w:rsid w:val="0B614A98"/>
    <w:rsid w:val="0B62FB4C"/>
    <w:rsid w:val="0B65B7AB"/>
    <w:rsid w:val="0B66EA57"/>
    <w:rsid w:val="0B671256"/>
    <w:rsid w:val="0B695A40"/>
    <w:rsid w:val="0B6B1125"/>
    <w:rsid w:val="0B6B23DC"/>
    <w:rsid w:val="0B6C5CD9"/>
    <w:rsid w:val="0B6EB07A"/>
    <w:rsid w:val="0B6EC794"/>
    <w:rsid w:val="0B7146A8"/>
    <w:rsid w:val="0B7169B1"/>
    <w:rsid w:val="0B7267FD"/>
    <w:rsid w:val="0B75E439"/>
    <w:rsid w:val="0B764A56"/>
    <w:rsid w:val="0B76F091"/>
    <w:rsid w:val="0B772EFE"/>
    <w:rsid w:val="0B775224"/>
    <w:rsid w:val="0B77B1FF"/>
    <w:rsid w:val="0B78038F"/>
    <w:rsid w:val="0B798850"/>
    <w:rsid w:val="0B7B5896"/>
    <w:rsid w:val="0B7B859B"/>
    <w:rsid w:val="0B7CFC04"/>
    <w:rsid w:val="0B7FB7E2"/>
    <w:rsid w:val="0B81528D"/>
    <w:rsid w:val="0B84305C"/>
    <w:rsid w:val="0B848AFD"/>
    <w:rsid w:val="0B862964"/>
    <w:rsid w:val="0B8754F9"/>
    <w:rsid w:val="0B88893C"/>
    <w:rsid w:val="0B88DCE1"/>
    <w:rsid w:val="0B89ACCB"/>
    <w:rsid w:val="0B8B5108"/>
    <w:rsid w:val="0B8D72D7"/>
    <w:rsid w:val="0B8ED0F6"/>
    <w:rsid w:val="0B8ED5D4"/>
    <w:rsid w:val="0B8FE6FF"/>
    <w:rsid w:val="0B8FEF7E"/>
    <w:rsid w:val="0B90355E"/>
    <w:rsid w:val="0B90CB71"/>
    <w:rsid w:val="0B913E10"/>
    <w:rsid w:val="0B9481B9"/>
    <w:rsid w:val="0B9507FC"/>
    <w:rsid w:val="0B9651FB"/>
    <w:rsid w:val="0B96D403"/>
    <w:rsid w:val="0B998D15"/>
    <w:rsid w:val="0B999558"/>
    <w:rsid w:val="0B9BFC3C"/>
    <w:rsid w:val="0B9C6E7E"/>
    <w:rsid w:val="0B9D232D"/>
    <w:rsid w:val="0B9E98F6"/>
    <w:rsid w:val="0BA0BED9"/>
    <w:rsid w:val="0BA318EB"/>
    <w:rsid w:val="0BA58156"/>
    <w:rsid w:val="0BA79D76"/>
    <w:rsid w:val="0BA7CB40"/>
    <w:rsid w:val="0BA921B0"/>
    <w:rsid w:val="0BA9F90C"/>
    <w:rsid w:val="0BAB0321"/>
    <w:rsid w:val="0BAB7311"/>
    <w:rsid w:val="0BAF3B05"/>
    <w:rsid w:val="0BAF8F87"/>
    <w:rsid w:val="0BAFE966"/>
    <w:rsid w:val="0BB0773F"/>
    <w:rsid w:val="0BB09CEB"/>
    <w:rsid w:val="0BB1AABD"/>
    <w:rsid w:val="0BB1C25E"/>
    <w:rsid w:val="0BB60B89"/>
    <w:rsid w:val="0BB6C81E"/>
    <w:rsid w:val="0BB85BC9"/>
    <w:rsid w:val="0BB9FBD3"/>
    <w:rsid w:val="0BBAF496"/>
    <w:rsid w:val="0BBB3148"/>
    <w:rsid w:val="0BBD40C2"/>
    <w:rsid w:val="0BBE3EDF"/>
    <w:rsid w:val="0BC17F77"/>
    <w:rsid w:val="0BC20909"/>
    <w:rsid w:val="0BC23041"/>
    <w:rsid w:val="0BC349CC"/>
    <w:rsid w:val="0BC3FCD9"/>
    <w:rsid w:val="0BC4C441"/>
    <w:rsid w:val="0BC540F0"/>
    <w:rsid w:val="0BC58344"/>
    <w:rsid w:val="0BC5EDEA"/>
    <w:rsid w:val="0BC63592"/>
    <w:rsid w:val="0BC77DB4"/>
    <w:rsid w:val="0BC79687"/>
    <w:rsid w:val="0BC867BA"/>
    <w:rsid w:val="0BC99BF3"/>
    <w:rsid w:val="0BC9DEFA"/>
    <w:rsid w:val="0BCA0CBE"/>
    <w:rsid w:val="0BCACFA0"/>
    <w:rsid w:val="0BCB486C"/>
    <w:rsid w:val="0BCBF9C6"/>
    <w:rsid w:val="0BCC8A3F"/>
    <w:rsid w:val="0BCD344E"/>
    <w:rsid w:val="0BCD6756"/>
    <w:rsid w:val="0BCF1FF4"/>
    <w:rsid w:val="0BD0D84D"/>
    <w:rsid w:val="0BD1CA37"/>
    <w:rsid w:val="0BD29371"/>
    <w:rsid w:val="0BD29FF2"/>
    <w:rsid w:val="0BD47382"/>
    <w:rsid w:val="0BD5BBAD"/>
    <w:rsid w:val="0BD6D705"/>
    <w:rsid w:val="0BD7A7D9"/>
    <w:rsid w:val="0BD7E174"/>
    <w:rsid w:val="0BD84DD5"/>
    <w:rsid w:val="0BD87960"/>
    <w:rsid w:val="0BD879B4"/>
    <w:rsid w:val="0BD87CD1"/>
    <w:rsid w:val="0BD8BC55"/>
    <w:rsid w:val="0BDCA585"/>
    <w:rsid w:val="0BDE7B90"/>
    <w:rsid w:val="0BE017A6"/>
    <w:rsid w:val="0BE0A73E"/>
    <w:rsid w:val="0BE1E809"/>
    <w:rsid w:val="0BE243A1"/>
    <w:rsid w:val="0BE28B14"/>
    <w:rsid w:val="0BE38691"/>
    <w:rsid w:val="0BE458FC"/>
    <w:rsid w:val="0BE49D0C"/>
    <w:rsid w:val="0BE59CDB"/>
    <w:rsid w:val="0BE640F5"/>
    <w:rsid w:val="0BE7A880"/>
    <w:rsid w:val="0BE98A2D"/>
    <w:rsid w:val="0BE9FD78"/>
    <w:rsid w:val="0BEAB040"/>
    <w:rsid w:val="0BED5410"/>
    <w:rsid w:val="0BEE1C64"/>
    <w:rsid w:val="0BEE83FE"/>
    <w:rsid w:val="0BEEA003"/>
    <w:rsid w:val="0BEEC02F"/>
    <w:rsid w:val="0BF0F981"/>
    <w:rsid w:val="0BF2000E"/>
    <w:rsid w:val="0BF29525"/>
    <w:rsid w:val="0BF4AD9E"/>
    <w:rsid w:val="0BF52E09"/>
    <w:rsid w:val="0BF70432"/>
    <w:rsid w:val="0BF852DA"/>
    <w:rsid w:val="0BF9155B"/>
    <w:rsid w:val="0BF95E01"/>
    <w:rsid w:val="0BF996CC"/>
    <w:rsid w:val="0BF99CF6"/>
    <w:rsid w:val="0BFAD2FF"/>
    <w:rsid w:val="0BFCD050"/>
    <w:rsid w:val="0BFCDF1A"/>
    <w:rsid w:val="0BFD0B5B"/>
    <w:rsid w:val="0BFDF39A"/>
    <w:rsid w:val="0BFE0E79"/>
    <w:rsid w:val="0BFE7253"/>
    <w:rsid w:val="0BFFCBEF"/>
    <w:rsid w:val="0C006DEE"/>
    <w:rsid w:val="0C03F4A4"/>
    <w:rsid w:val="0C04A78A"/>
    <w:rsid w:val="0C04B84E"/>
    <w:rsid w:val="0C0642BF"/>
    <w:rsid w:val="0C06DF5D"/>
    <w:rsid w:val="0C094D29"/>
    <w:rsid w:val="0C096BF7"/>
    <w:rsid w:val="0C097286"/>
    <w:rsid w:val="0C0AB972"/>
    <w:rsid w:val="0C0ADE98"/>
    <w:rsid w:val="0C0B63FC"/>
    <w:rsid w:val="0C0BEE77"/>
    <w:rsid w:val="0C0E99F9"/>
    <w:rsid w:val="0C0EDC20"/>
    <w:rsid w:val="0C0F218F"/>
    <w:rsid w:val="0C0FF918"/>
    <w:rsid w:val="0C10EE2D"/>
    <w:rsid w:val="0C115119"/>
    <w:rsid w:val="0C11889D"/>
    <w:rsid w:val="0C134E77"/>
    <w:rsid w:val="0C14EEDD"/>
    <w:rsid w:val="0C15248F"/>
    <w:rsid w:val="0C1639A1"/>
    <w:rsid w:val="0C16F765"/>
    <w:rsid w:val="0C184A5C"/>
    <w:rsid w:val="0C19340A"/>
    <w:rsid w:val="0C19C2A8"/>
    <w:rsid w:val="0C1B9E71"/>
    <w:rsid w:val="0C1C9B52"/>
    <w:rsid w:val="0C1D0521"/>
    <w:rsid w:val="0C1E731A"/>
    <w:rsid w:val="0C1E8368"/>
    <w:rsid w:val="0C1ECA8B"/>
    <w:rsid w:val="0C22E184"/>
    <w:rsid w:val="0C25115E"/>
    <w:rsid w:val="0C25C649"/>
    <w:rsid w:val="0C2626A7"/>
    <w:rsid w:val="0C277442"/>
    <w:rsid w:val="0C2837F7"/>
    <w:rsid w:val="0C29A1BB"/>
    <w:rsid w:val="0C2AC341"/>
    <w:rsid w:val="0C2B5ECE"/>
    <w:rsid w:val="0C2E3AE4"/>
    <w:rsid w:val="0C2F320A"/>
    <w:rsid w:val="0C2F9DEB"/>
    <w:rsid w:val="0C312BC0"/>
    <w:rsid w:val="0C345267"/>
    <w:rsid w:val="0C3585F8"/>
    <w:rsid w:val="0C3727AD"/>
    <w:rsid w:val="0C3859EC"/>
    <w:rsid w:val="0C3A9B11"/>
    <w:rsid w:val="0C3EDCBE"/>
    <w:rsid w:val="0C3EF5EB"/>
    <w:rsid w:val="0C3F648E"/>
    <w:rsid w:val="0C3FB0D1"/>
    <w:rsid w:val="0C4213B6"/>
    <w:rsid w:val="0C421A6A"/>
    <w:rsid w:val="0C428B63"/>
    <w:rsid w:val="0C448CB5"/>
    <w:rsid w:val="0C45B2F8"/>
    <w:rsid w:val="0C46A91A"/>
    <w:rsid w:val="0C46FA60"/>
    <w:rsid w:val="0C491839"/>
    <w:rsid w:val="0C4924A2"/>
    <w:rsid w:val="0C49B031"/>
    <w:rsid w:val="0C4A1522"/>
    <w:rsid w:val="0C4D4311"/>
    <w:rsid w:val="0C4DE291"/>
    <w:rsid w:val="0C4E6541"/>
    <w:rsid w:val="0C4EAFF3"/>
    <w:rsid w:val="0C4EF3B5"/>
    <w:rsid w:val="0C4F7732"/>
    <w:rsid w:val="0C51B439"/>
    <w:rsid w:val="0C51D406"/>
    <w:rsid w:val="0C51ECE0"/>
    <w:rsid w:val="0C53932D"/>
    <w:rsid w:val="0C559F98"/>
    <w:rsid w:val="0C57A115"/>
    <w:rsid w:val="0C57D6BB"/>
    <w:rsid w:val="0C5CE57D"/>
    <w:rsid w:val="0C5CE62A"/>
    <w:rsid w:val="0C5E0180"/>
    <w:rsid w:val="0C63BE35"/>
    <w:rsid w:val="0C66719E"/>
    <w:rsid w:val="0C6682C2"/>
    <w:rsid w:val="0C69658F"/>
    <w:rsid w:val="0C69A4E3"/>
    <w:rsid w:val="0C6A1083"/>
    <w:rsid w:val="0C6AF186"/>
    <w:rsid w:val="0C6B3A81"/>
    <w:rsid w:val="0C6B5E73"/>
    <w:rsid w:val="0C6C254F"/>
    <w:rsid w:val="0C6D3FB4"/>
    <w:rsid w:val="0C6D527A"/>
    <w:rsid w:val="0C6D62D0"/>
    <w:rsid w:val="0C6DC563"/>
    <w:rsid w:val="0C6F02D9"/>
    <w:rsid w:val="0C6F1D7F"/>
    <w:rsid w:val="0C73C272"/>
    <w:rsid w:val="0C743D88"/>
    <w:rsid w:val="0C760AC1"/>
    <w:rsid w:val="0C763188"/>
    <w:rsid w:val="0C797CF2"/>
    <w:rsid w:val="0C7A0D24"/>
    <w:rsid w:val="0C7A331A"/>
    <w:rsid w:val="0C7BAB19"/>
    <w:rsid w:val="0C7BF4C3"/>
    <w:rsid w:val="0C7CC97B"/>
    <w:rsid w:val="0C7D4B8B"/>
    <w:rsid w:val="0C80BA77"/>
    <w:rsid w:val="0C80E5A1"/>
    <w:rsid w:val="0C81C843"/>
    <w:rsid w:val="0C8292E3"/>
    <w:rsid w:val="0C86269B"/>
    <w:rsid w:val="0C86535D"/>
    <w:rsid w:val="0C86E4ED"/>
    <w:rsid w:val="0C87D56B"/>
    <w:rsid w:val="0C8A7546"/>
    <w:rsid w:val="0C8AAC18"/>
    <w:rsid w:val="0C9050F4"/>
    <w:rsid w:val="0C90B4CF"/>
    <w:rsid w:val="0C90EB48"/>
    <w:rsid w:val="0C914FEB"/>
    <w:rsid w:val="0C9152B0"/>
    <w:rsid w:val="0C933B71"/>
    <w:rsid w:val="0C93D6EF"/>
    <w:rsid w:val="0C942B0F"/>
    <w:rsid w:val="0C947371"/>
    <w:rsid w:val="0C95A230"/>
    <w:rsid w:val="0C9683CF"/>
    <w:rsid w:val="0C97E130"/>
    <w:rsid w:val="0C992063"/>
    <w:rsid w:val="0C9DE719"/>
    <w:rsid w:val="0C9E9437"/>
    <w:rsid w:val="0C9FA219"/>
    <w:rsid w:val="0CA1E0F6"/>
    <w:rsid w:val="0CA1EC80"/>
    <w:rsid w:val="0CA250C6"/>
    <w:rsid w:val="0CA53A0B"/>
    <w:rsid w:val="0CA59B1B"/>
    <w:rsid w:val="0CA6FE7A"/>
    <w:rsid w:val="0CA87769"/>
    <w:rsid w:val="0CA8E36D"/>
    <w:rsid w:val="0CAB6A4D"/>
    <w:rsid w:val="0CAC3E98"/>
    <w:rsid w:val="0CAD5802"/>
    <w:rsid w:val="0CADA555"/>
    <w:rsid w:val="0CAE6EBB"/>
    <w:rsid w:val="0CAE9191"/>
    <w:rsid w:val="0CAFDA48"/>
    <w:rsid w:val="0CB27E95"/>
    <w:rsid w:val="0CB325CB"/>
    <w:rsid w:val="0CB4F295"/>
    <w:rsid w:val="0CB52C91"/>
    <w:rsid w:val="0CB63B95"/>
    <w:rsid w:val="0CB662CE"/>
    <w:rsid w:val="0CB6BA5C"/>
    <w:rsid w:val="0CB6C6D2"/>
    <w:rsid w:val="0CB6EDBA"/>
    <w:rsid w:val="0CB7C654"/>
    <w:rsid w:val="0CB99924"/>
    <w:rsid w:val="0CBC967C"/>
    <w:rsid w:val="0CBE51C3"/>
    <w:rsid w:val="0CC27319"/>
    <w:rsid w:val="0CC2DFB0"/>
    <w:rsid w:val="0CC4C21F"/>
    <w:rsid w:val="0CC58D95"/>
    <w:rsid w:val="0CC5AC8F"/>
    <w:rsid w:val="0CC6CBFC"/>
    <w:rsid w:val="0CC92C73"/>
    <w:rsid w:val="0CCAEE29"/>
    <w:rsid w:val="0CCB77FF"/>
    <w:rsid w:val="0CCB829F"/>
    <w:rsid w:val="0CCBC161"/>
    <w:rsid w:val="0CCC5075"/>
    <w:rsid w:val="0CCDCA65"/>
    <w:rsid w:val="0CCE1557"/>
    <w:rsid w:val="0CCEC9F6"/>
    <w:rsid w:val="0CD0B1F5"/>
    <w:rsid w:val="0CD21662"/>
    <w:rsid w:val="0CD23C74"/>
    <w:rsid w:val="0CD337FC"/>
    <w:rsid w:val="0CD5405B"/>
    <w:rsid w:val="0CD7A549"/>
    <w:rsid w:val="0CD85C10"/>
    <w:rsid w:val="0CD8607F"/>
    <w:rsid w:val="0CD899BB"/>
    <w:rsid w:val="0CD91FAB"/>
    <w:rsid w:val="0CD969FC"/>
    <w:rsid w:val="0CDC6BAC"/>
    <w:rsid w:val="0CDD0949"/>
    <w:rsid w:val="0CDD62E5"/>
    <w:rsid w:val="0CDD89AA"/>
    <w:rsid w:val="0CDD93D3"/>
    <w:rsid w:val="0CDF474B"/>
    <w:rsid w:val="0CDF8B7C"/>
    <w:rsid w:val="0CE068AF"/>
    <w:rsid w:val="0CE07BAB"/>
    <w:rsid w:val="0CE50DDA"/>
    <w:rsid w:val="0CE54FF5"/>
    <w:rsid w:val="0CE55693"/>
    <w:rsid w:val="0CE55F4C"/>
    <w:rsid w:val="0CE56E41"/>
    <w:rsid w:val="0CE61102"/>
    <w:rsid w:val="0CE65585"/>
    <w:rsid w:val="0CE6AB71"/>
    <w:rsid w:val="0CE74ED4"/>
    <w:rsid w:val="0CE94A85"/>
    <w:rsid w:val="0CEEC936"/>
    <w:rsid w:val="0CEF425E"/>
    <w:rsid w:val="0CF04129"/>
    <w:rsid w:val="0CF0E1C9"/>
    <w:rsid w:val="0CF12C0A"/>
    <w:rsid w:val="0CF17ED1"/>
    <w:rsid w:val="0CF24255"/>
    <w:rsid w:val="0CF45F1B"/>
    <w:rsid w:val="0CF7E100"/>
    <w:rsid w:val="0CF98CC9"/>
    <w:rsid w:val="0CFAC5A0"/>
    <w:rsid w:val="0CFCBB63"/>
    <w:rsid w:val="0CFDA803"/>
    <w:rsid w:val="0CFFF981"/>
    <w:rsid w:val="0D01E778"/>
    <w:rsid w:val="0D0282A9"/>
    <w:rsid w:val="0D050C56"/>
    <w:rsid w:val="0D0C6C71"/>
    <w:rsid w:val="0D0D1FC9"/>
    <w:rsid w:val="0D0D7E5E"/>
    <w:rsid w:val="0D0DE351"/>
    <w:rsid w:val="0D0E47DC"/>
    <w:rsid w:val="0D0F01AC"/>
    <w:rsid w:val="0D10EB32"/>
    <w:rsid w:val="0D11084B"/>
    <w:rsid w:val="0D111DDE"/>
    <w:rsid w:val="0D11799D"/>
    <w:rsid w:val="0D13580D"/>
    <w:rsid w:val="0D1393A9"/>
    <w:rsid w:val="0D14960E"/>
    <w:rsid w:val="0D16E9DE"/>
    <w:rsid w:val="0D171844"/>
    <w:rsid w:val="0D1A1EB4"/>
    <w:rsid w:val="0D1F28C8"/>
    <w:rsid w:val="0D20ED80"/>
    <w:rsid w:val="0D22BEC2"/>
    <w:rsid w:val="0D2307EC"/>
    <w:rsid w:val="0D24C5DC"/>
    <w:rsid w:val="0D250035"/>
    <w:rsid w:val="0D25A53C"/>
    <w:rsid w:val="0D25ACD6"/>
    <w:rsid w:val="0D28C62D"/>
    <w:rsid w:val="0D29E602"/>
    <w:rsid w:val="0D29FEE9"/>
    <w:rsid w:val="0D2B6800"/>
    <w:rsid w:val="0D2B9CD8"/>
    <w:rsid w:val="0D2FC9D2"/>
    <w:rsid w:val="0D30C51B"/>
    <w:rsid w:val="0D31B9C0"/>
    <w:rsid w:val="0D33ECA5"/>
    <w:rsid w:val="0D35A98C"/>
    <w:rsid w:val="0D37FBAE"/>
    <w:rsid w:val="0D388AF6"/>
    <w:rsid w:val="0D3B11A3"/>
    <w:rsid w:val="0D3B5E97"/>
    <w:rsid w:val="0D3B82CB"/>
    <w:rsid w:val="0D3CDBEF"/>
    <w:rsid w:val="0D3DE4E6"/>
    <w:rsid w:val="0D3E806F"/>
    <w:rsid w:val="0D3FF96E"/>
    <w:rsid w:val="0D417963"/>
    <w:rsid w:val="0D44DFBB"/>
    <w:rsid w:val="0D457ED9"/>
    <w:rsid w:val="0D45CB50"/>
    <w:rsid w:val="0D468C44"/>
    <w:rsid w:val="0D48006B"/>
    <w:rsid w:val="0D4ACFD2"/>
    <w:rsid w:val="0D4D2651"/>
    <w:rsid w:val="0D4D9FBE"/>
    <w:rsid w:val="0D4E236C"/>
    <w:rsid w:val="0D4FCEC5"/>
    <w:rsid w:val="0D5483E3"/>
    <w:rsid w:val="0D57E8E6"/>
    <w:rsid w:val="0D5B4355"/>
    <w:rsid w:val="0D5E9BC0"/>
    <w:rsid w:val="0D5F284E"/>
    <w:rsid w:val="0D5F439E"/>
    <w:rsid w:val="0D5F6607"/>
    <w:rsid w:val="0D61584A"/>
    <w:rsid w:val="0D62180E"/>
    <w:rsid w:val="0D624564"/>
    <w:rsid w:val="0D62F8E3"/>
    <w:rsid w:val="0D63332E"/>
    <w:rsid w:val="0D6493A0"/>
    <w:rsid w:val="0D654EB1"/>
    <w:rsid w:val="0D668AC5"/>
    <w:rsid w:val="0D669650"/>
    <w:rsid w:val="0D69590B"/>
    <w:rsid w:val="0D6C1B5E"/>
    <w:rsid w:val="0D6E58F5"/>
    <w:rsid w:val="0D6F2B6B"/>
    <w:rsid w:val="0D71B9BC"/>
    <w:rsid w:val="0D725C05"/>
    <w:rsid w:val="0D727903"/>
    <w:rsid w:val="0D72B61B"/>
    <w:rsid w:val="0D736ACE"/>
    <w:rsid w:val="0D7393AC"/>
    <w:rsid w:val="0D767741"/>
    <w:rsid w:val="0D774A37"/>
    <w:rsid w:val="0D77F3C5"/>
    <w:rsid w:val="0D791BD4"/>
    <w:rsid w:val="0D793782"/>
    <w:rsid w:val="0D7CC43C"/>
    <w:rsid w:val="0D7CC5AE"/>
    <w:rsid w:val="0D7D79B2"/>
    <w:rsid w:val="0D7EF3A0"/>
    <w:rsid w:val="0D7F9C73"/>
    <w:rsid w:val="0D834D9F"/>
    <w:rsid w:val="0D86EB54"/>
    <w:rsid w:val="0D882FB8"/>
    <w:rsid w:val="0D8A58CA"/>
    <w:rsid w:val="0D8B1246"/>
    <w:rsid w:val="0D90F55E"/>
    <w:rsid w:val="0D915896"/>
    <w:rsid w:val="0D954D37"/>
    <w:rsid w:val="0D96C767"/>
    <w:rsid w:val="0D9E412C"/>
    <w:rsid w:val="0D9F987E"/>
    <w:rsid w:val="0DA13265"/>
    <w:rsid w:val="0DA60D88"/>
    <w:rsid w:val="0DA61CB9"/>
    <w:rsid w:val="0DA782F5"/>
    <w:rsid w:val="0DABF744"/>
    <w:rsid w:val="0DAC904D"/>
    <w:rsid w:val="0DAE003A"/>
    <w:rsid w:val="0DAF23BF"/>
    <w:rsid w:val="0DB0BE32"/>
    <w:rsid w:val="0DB15DF7"/>
    <w:rsid w:val="0DB2A38E"/>
    <w:rsid w:val="0DB39A04"/>
    <w:rsid w:val="0DB49281"/>
    <w:rsid w:val="0DB66712"/>
    <w:rsid w:val="0DB7B32E"/>
    <w:rsid w:val="0DB7C179"/>
    <w:rsid w:val="0DB91BE1"/>
    <w:rsid w:val="0DBA33E8"/>
    <w:rsid w:val="0DBA7D84"/>
    <w:rsid w:val="0DBC8CEE"/>
    <w:rsid w:val="0DBCAEC8"/>
    <w:rsid w:val="0DBCC0C1"/>
    <w:rsid w:val="0DBD8F16"/>
    <w:rsid w:val="0DBFD8C0"/>
    <w:rsid w:val="0DC0FBAB"/>
    <w:rsid w:val="0DC1377C"/>
    <w:rsid w:val="0DC144BF"/>
    <w:rsid w:val="0DC30EA3"/>
    <w:rsid w:val="0DC76B99"/>
    <w:rsid w:val="0DC7F333"/>
    <w:rsid w:val="0DCD85C2"/>
    <w:rsid w:val="0DCEC3F0"/>
    <w:rsid w:val="0DCF7858"/>
    <w:rsid w:val="0DD21381"/>
    <w:rsid w:val="0DD38A65"/>
    <w:rsid w:val="0DD661DB"/>
    <w:rsid w:val="0DD7F48A"/>
    <w:rsid w:val="0DDA2562"/>
    <w:rsid w:val="0DDB65E2"/>
    <w:rsid w:val="0DDC582D"/>
    <w:rsid w:val="0DDC7833"/>
    <w:rsid w:val="0DDD37BD"/>
    <w:rsid w:val="0DDF9C4C"/>
    <w:rsid w:val="0DDFDCF8"/>
    <w:rsid w:val="0DE0A1ED"/>
    <w:rsid w:val="0DE1DDD9"/>
    <w:rsid w:val="0DE300A6"/>
    <w:rsid w:val="0DE60F33"/>
    <w:rsid w:val="0DE730AF"/>
    <w:rsid w:val="0DE80F9B"/>
    <w:rsid w:val="0DEA8B9A"/>
    <w:rsid w:val="0DEB1310"/>
    <w:rsid w:val="0DEDAB64"/>
    <w:rsid w:val="0DEE6BBE"/>
    <w:rsid w:val="0DEE94A7"/>
    <w:rsid w:val="0DEEAD2A"/>
    <w:rsid w:val="0DEF8516"/>
    <w:rsid w:val="0DF2C649"/>
    <w:rsid w:val="0DF31580"/>
    <w:rsid w:val="0DF31D04"/>
    <w:rsid w:val="0DF91F55"/>
    <w:rsid w:val="0DFDD64E"/>
    <w:rsid w:val="0E000A5B"/>
    <w:rsid w:val="0E024585"/>
    <w:rsid w:val="0E025984"/>
    <w:rsid w:val="0E027432"/>
    <w:rsid w:val="0E0293AD"/>
    <w:rsid w:val="0E0390D6"/>
    <w:rsid w:val="0E06C1E7"/>
    <w:rsid w:val="0E07158F"/>
    <w:rsid w:val="0E090847"/>
    <w:rsid w:val="0E09726B"/>
    <w:rsid w:val="0E09D719"/>
    <w:rsid w:val="0E0A1005"/>
    <w:rsid w:val="0E0A20B3"/>
    <w:rsid w:val="0E0A5166"/>
    <w:rsid w:val="0E0BB783"/>
    <w:rsid w:val="0E0C6B69"/>
    <w:rsid w:val="0E0E14D1"/>
    <w:rsid w:val="0E0E5A06"/>
    <w:rsid w:val="0E0ED35D"/>
    <w:rsid w:val="0E0EE00A"/>
    <w:rsid w:val="0E0F50C8"/>
    <w:rsid w:val="0E1229AC"/>
    <w:rsid w:val="0E12F421"/>
    <w:rsid w:val="0E14D045"/>
    <w:rsid w:val="0E1596BA"/>
    <w:rsid w:val="0E15DD56"/>
    <w:rsid w:val="0E161FC5"/>
    <w:rsid w:val="0E176521"/>
    <w:rsid w:val="0E18001F"/>
    <w:rsid w:val="0E18C99F"/>
    <w:rsid w:val="0E193B18"/>
    <w:rsid w:val="0E1984DD"/>
    <w:rsid w:val="0E199F78"/>
    <w:rsid w:val="0E1C1E86"/>
    <w:rsid w:val="0E1DC11D"/>
    <w:rsid w:val="0E1DCA51"/>
    <w:rsid w:val="0E1F62AB"/>
    <w:rsid w:val="0E2056B3"/>
    <w:rsid w:val="0E20EBDA"/>
    <w:rsid w:val="0E21483C"/>
    <w:rsid w:val="0E2231A5"/>
    <w:rsid w:val="0E231FFA"/>
    <w:rsid w:val="0E26E3D0"/>
    <w:rsid w:val="0E2A44A4"/>
    <w:rsid w:val="0E2B316A"/>
    <w:rsid w:val="0E2E491A"/>
    <w:rsid w:val="0E31B9CE"/>
    <w:rsid w:val="0E32A6EF"/>
    <w:rsid w:val="0E3433F9"/>
    <w:rsid w:val="0E355E1E"/>
    <w:rsid w:val="0E36A668"/>
    <w:rsid w:val="0E38505F"/>
    <w:rsid w:val="0E3A7110"/>
    <w:rsid w:val="0E3B10BC"/>
    <w:rsid w:val="0E3C0667"/>
    <w:rsid w:val="0E4077A5"/>
    <w:rsid w:val="0E417DB3"/>
    <w:rsid w:val="0E431EF0"/>
    <w:rsid w:val="0E44B1D9"/>
    <w:rsid w:val="0E4740C5"/>
    <w:rsid w:val="0E47A77B"/>
    <w:rsid w:val="0E498860"/>
    <w:rsid w:val="0E4AB295"/>
    <w:rsid w:val="0E4AB3F8"/>
    <w:rsid w:val="0E4BCDE7"/>
    <w:rsid w:val="0E4C32F2"/>
    <w:rsid w:val="0E4E6B90"/>
    <w:rsid w:val="0E4E75F6"/>
    <w:rsid w:val="0E4F3F55"/>
    <w:rsid w:val="0E4FC7B1"/>
    <w:rsid w:val="0E517DBC"/>
    <w:rsid w:val="0E51AFA6"/>
    <w:rsid w:val="0E53ABBC"/>
    <w:rsid w:val="0E53B62F"/>
    <w:rsid w:val="0E53C0AB"/>
    <w:rsid w:val="0E542931"/>
    <w:rsid w:val="0E547D44"/>
    <w:rsid w:val="0E55C662"/>
    <w:rsid w:val="0E55CB82"/>
    <w:rsid w:val="0E5623A6"/>
    <w:rsid w:val="0E56C882"/>
    <w:rsid w:val="0E579C5A"/>
    <w:rsid w:val="0E5846DD"/>
    <w:rsid w:val="0E5B10DB"/>
    <w:rsid w:val="0E5BBB2C"/>
    <w:rsid w:val="0E5C848C"/>
    <w:rsid w:val="0E610112"/>
    <w:rsid w:val="0E617099"/>
    <w:rsid w:val="0E61DABB"/>
    <w:rsid w:val="0E61E51A"/>
    <w:rsid w:val="0E623FCE"/>
    <w:rsid w:val="0E648F74"/>
    <w:rsid w:val="0E64A621"/>
    <w:rsid w:val="0E64F9DB"/>
    <w:rsid w:val="0E657A0B"/>
    <w:rsid w:val="0E664B0D"/>
    <w:rsid w:val="0E672C6D"/>
    <w:rsid w:val="0E682340"/>
    <w:rsid w:val="0E6A0FDB"/>
    <w:rsid w:val="0E6B8D0E"/>
    <w:rsid w:val="0E6EFACB"/>
    <w:rsid w:val="0E6F5BF8"/>
    <w:rsid w:val="0E6F77D2"/>
    <w:rsid w:val="0E70A4F7"/>
    <w:rsid w:val="0E71837B"/>
    <w:rsid w:val="0E71A0B6"/>
    <w:rsid w:val="0E729F0D"/>
    <w:rsid w:val="0E73DCF5"/>
    <w:rsid w:val="0E7598A4"/>
    <w:rsid w:val="0E75C9B0"/>
    <w:rsid w:val="0E76543F"/>
    <w:rsid w:val="0E774CE8"/>
    <w:rsid w:val="0E77EF59"/>
    <w:rsid w:val="0E7B8C36"/>
    <w:rsid w:val="0E7E4AF5"/>
    <w:rsid w:val="0E7E90B2"/>
    <w:rsid w:val="0E7F5BF5"/>
    <w:rsid w:val="0E806101"/>
    <w:rsid w:val="0E8153B4"/>
    <w:rsid w:val="0E81F1C4"/>
    <w:rsid w:val="0E81F98F"/>
    <w:rsid w:val="0E851DB4"/>
    <w:rsid w:val="0E86595F"/>
    <w:rsid w:val="0E874A9C"/>
    <w:rsid w:val="0E87A9A7"/>
    <w:rsid w:val="0E8847C6"/>
    <w:rsid w:val="0E8A944B"/>
    <w:rsid w:val="0E8B7B36"/>
    <w:rsid w:val="0E8C507C"/>
    <w:rsid w:val="0E8D0059"/>
    <w:rsid w:val="0E8E6475"/>
    <w:rsid w:val="0E8F06E2"/>
    <w:rsid w:val="0E8FFEFE"/>
    <w:rsid w:val="0E904EFE"/>
    <w:rsid w:val="0E9198AE"/>
    <w:rsid w:val="0E9399B4"/>
    <w:rsid w:val="0E939D1B"/>
    <w:rsid w:val="0E93DF37"/>
    <w:rsid w:val="0E9410A4"/>
    <w:rsid w:val="0E949149"/>
    <w:rsid w:val="0E949D49"/>
    <w:rsid w:val="0E952A99"/>
    <w:rsid w:val="0E9530E9"/>
    <w:rsid w:val="0E96073F"/>
    <w:rsid w:val="0E964693"/>
    <w:rsid w:val="0E9878B9"/>
    <w:rsid w:val="0E9C372F"/>
    <w:rsid w:val="0E9CD9B5"/>
    <w:rsid w:val="0E9D40F0"/>
    <w:rsid w:val="0EA03C3A"/>
    <w:rsid w:val="0EA04441"/>
    <w:rsid w:val="0EA30DFA"/>
    <w:rsid w:val="0EA33D1E"/>
    <w:rsid w:val="0EA41A93"/>
    <w:rsid w:val="0EA41D5C"/>
    <w:rsid w:val="0EA44B55"/>
    <w:rsid w:val="0EA63E00"/>
    <w:rsid w:val="0EA91921"/>
    <w:rsid w:val="0EA9794F"/>
    <w:rsid w:val="0EAB4694"/>
    <w:rsid w:val="0EAC1B84"/>
    <w:rsid w:val="0EACC8F5"/>
    <w:rsid w:val="0EAEA202"/>
    <w:rsid w:val="0EAEB502"/>
    <w:rsid w:val="0EAF780C"/>
    <w:rsid w:val="0EB1C9C3"/>
    <w:rsid w:val="0EB22486"/>
    <w:rsid w:val="0EB2B9D6"/>
    <w:rsid w:val="0EB4397C"/>
    <w:rsid w:val="0EB43E01"/>
    <w:rsid w:val="0EB7051C"/>
    <w:rsid w:val="0EB74600"/>
    <w:rsid w:val="0EB80045"/>
    <w:rsid w:val="0EB8CFEC"/>
    <w:rsid w:val="0EB98FA6"/>
    <w:rsid w:val="0EBA68B1"/>
    <w:rsid w:val="0EBB092A"/>
    <w:rsid w:val="0EBB4852"/>
    <w:rsid w:val="0EBBD6A0"/>
    <w:rsid w:val="0EBC659E"/>
    <w:rsid w:val="0EBCB565"/>
    <w:rsid w:val="0EBCE743"/>
    <w:rsid w:val="0EBE2821"/>
    <w:rsid w:val="0EBE5C97"/>
    <w:rsid w:val="0EBEA734"/>
    <w:rsid w:val="0EBECCA9"/>
    <w:rsid w:val="0EBF26A8"/>
    <w:rsid w:val="0EC21953"/>
    <w:rsid w:val="0EC2B16C"/>
    <w:rsid w:val="0EC2BB9A"/>
    <w:rsid w:val="0EC63EDF"/>
    <w:rsid w:val="0EC66C0F"/>
    <w:rsid w:val="0EC79CB4"/>
    <w:rsid w:val="0EC8465A"/>
    <w:rsid w:val="0EC85236"/>
    <w:rsid w:val="0EC8D7B3"/>
    <w:rsid w:val="0EC906D2"/>
    <w:rsid w:val="0EC9EEB7"/>
    <w:rsid w:val="0ECBE5B1"/>
    <w:rsid w:val="0ECC025D"/>
    <w:rsid w:val="0ECCDBBA"/>
    <w:rsid w:val="0ECF1D6D"/>
    <w:rsid w:val="0ECFCC69"/>
    <w:rsid w:val="0ED02130"/>
    <w:rsid w:val="0ED1A4D0"/>
    <w:rsid w:val="0ED565AF"/>
    <w:rsid w:val="0ED59554"/>
    <w:rsid w:val="0ED6D42D"/>
    <w:rsid w:val="0ED71DA2"/>
    <w:rsid w:val="0ED835DB"/>
    <w:rsid w:val="0ED8624A"/>
    <w:rsid w:val="0ED88FEC"/>
    <w:rsid w:val="0ED9FC03"/>
    <w:rsid w:val="0EDB7A43"/>
    <w:rsid w:val="0EDCA85F"/>
    <w:rsid w:val="0EDFFAE8"/>
    <w:rsid w:val="0EE1DEE8"/>
    <w:rsid w:val="0EE2357F"/>
    <w:rsid w:val="0EE25C3B"/>
    <w:rsid w:val="0EE2CD85"/>
    <w:rsid w:val="0EE37CF4"/>
    <w:rsid w:val="0EE52DE3"/>
    <w:rsid w:val="0EE69CFC"/>
    <w:rsid w:val="0EE7F673"/>
    <w:rsid w:val="0EE8CAE9"/>
    <w:rsid w:val="0EE9365D"/>
    <w:rsid w:val="0EE9F44A"/>
    <w:rsid w:val="0EEA89D1"/>
    <w:rsid w:val="0EEA8D61"/>
    <w:rsid w:val="0EEB0319"/>
    <w:rsid w:val="0EECBFD6"/>
    <w:rsid w:val="0EECDD47"/>
    <w:rsid w:val="0EED9771"/>
    <w:rsid w:val="0EF138CD"/>
    <w:rsid w:val="0EF40E2E"/>
    <w:rsid w:val="0EF559D9"/>
    <w:rsid w:val="0EF73AF5"/>
    <w:rsid w:val="0EF87B4C"/>
    <w:rsid w:val="0EF8E306"/>
    <w:rsid w:val="0EFB531C"/>
    <w:rsid w:val="0EFC1629"/>
    <w:rsid w:val="0F002676"/>
    <w:rsid w:val="0F0379E8"/>
    <w:rsid w:val="0F047D06"/>
    <w:rsid w:val="0F04AF9B"/>
    <w:rsid w:val="0F057C8F"/>
    <w:rsid w:val="0F06663F"/>
    <w:rsid w:val="0F08E649"/>
    <w:rsid w:val="0F0962DF"/>
    <w:rsid w:val="0F09A83B"/>
    <w:rsid w:val="0F0A0C65"/>
    <w:rsid w:val="0F0A5095"/>
    <w:rsid w:val="0F0A6A85"/>
    <w:rsid w:val="0F0E7417"/>
    <w:rsid w:val="0F12B0E6"/>
    <w:rsid w:val="0F15B0FA"/>
    <w:rsid w:val="0F168BEC"/>
    <w:rsid w:val="0F16C4F2"/>
    <w:rsid w:val="0F17251D"/>
    <w:rsid w:val="0F174A62"/>
    <w:rsid w:val="0F184ECF"/>
    <w:rsid w:val="0F188A04"/>
    <w:rsid w:val="0F1AB18E"/>
    <w:rsid w:val="0F1B91B2"/>
    <w:rsid w:val="0F1CA980"/>
    <w:rsid w:val="0F1CD626"/>
    <w:rsid w:val="0F204F7E"/>
    <w:rsid w:val="0F22BBCD"/>
    <w:rsid w:val="0F232F2A"/>
    <w:rsid w:val="0F23E60B"/>
    <w:rsid w:val="0F24C900"/>
    <w:rsid w:val="0F25003B"/>
    <w:rsid w:val="0F253580"/>
    <w:rsid w:val="0F26A612"/>
    <w:rsid w:val="0F27A859"/>
    <w:rsid w:val="0F287E1C"/>
    <w:rsid w:val="0F2A9B1C"/>
    <w:rsid w:val="0F2D8E39"/>
    <w:rsid w:val="0F2DD47A"/>
    <w:rsid w:val="0F2E3EBE"/>
    <w:rsid w:val="0F2E620D"/>
    <w:rsid w:val="0F2E8A30"/>
    <w:rsid w:val="0F2EF1B9"/>
    <w:rsid w:val="0F2F8B09"/>
    <w:rsid w:val="0F2F9204"/>
    <w:rsid w:val="0F30B815"/>
    <w:rsid w:val="0F31863C"/>
    <w:rsid w:val="0F33F394"/>
    <w:rsid w:val="0F349144"/>
    <w:rsid w:val="0F34EC20"/>
    <w:rsid w:val="0F38C7AE"/>
    <w:rsid w:val="0F3BD34E"/>
    <w:rsid w:val="0F3CD5F8"/>
    <w:rsid w:val="0F3D46F5"/>
    <w:rsid w:val="0F3D8C7C"/>
    <w:rsid w:val="0F3F0A80"/>
    <w:rsid w:val="0F3F9A0E"/>
    <w:rsid w:val="0F42B611"/>
    <w:rsid w:val="0F45B87B"/>
    <w:rsid w:val="0F46AEBD"/>
    <w:rsid w:val="0F4789BF"/>
    <w:rsid w:val="0F486AA7"/>
    <w:rsid w:val="0F4936C9"/>
    <w:rsid w:val="0F4976D9"/>
    <w:rsid w:val="0F4988F5"/>
    <w:rsid w:val="0F4B39B5"/>
    <w:rsid w:val="0F4B474F"/>
    <w:rsid w:val="0F4B6EBA"/>
    <w:rsid w:val="0F4B7463"/>
    <w:rsid w:val="0F4CBC41"/>
    <w:rsid w:val="0F4D5149"/>
    <w:rsid w:val="0F51E4B1"/>
    <w:rsid w:val="0F534C9F"/>
    <w:rsid w:val="0F55581B"/>
    <w:rsid w:val="0F55E422"/>
    <w:rsid w:val="0F562A1C"/>
    <w:rsid w:val="0F563371"/>
    <w:rsid w:val="0F56583C"/>
    <w:rsid w:val="0F56AE33"/>
    <w:rsid w:val="0F57EB30"/>
    <w:rsid w:val="0F58B38F"/>
    <w:rsid w:val="0F593C90"/>
    <w:rsid w:val="0F59E2BB"/>
    <w:rsid w:val="0F5A5EFB"/>
    <w:rsid w:val="0F5ACEE3"/>
    <w:rsid w:val="0F5B3910"/>
    <w:rsid w:val="0F5D2B79"/>
    <w:rsid w:val="0F5EE175"/>
    <w:rsid w:val="0F5EEBD2"/>
    <w:rsid w:val="0F6642E5"/>
    <w:rsid w:val="0F698019"/>
    <w:rsid w:val="0F6D3AAB"/>
    <w:rsid w:val="0F6D74B1"/>
    <w:rsid w:val="0F7094E1"/>
    <w:rsid w:val="0F70DE4E"/>
    <w:rsid w:val="0F710C6A"/>
    <w:rsid w:val="0F720C01"/>
    <w:rsid w:val="0F726D0F"/>
    <w:rsid w:val="0F728B1F"/>
    <w:rsid w:val="0F761C61"/>
    <w:rsid w:val="0F795D33"/>
    <w:rsid w:val="0F7CE880"/>
    <w:rsid w:val="0F81679E"/>
    <w:rsid w:val="0F8248DC"/>
    <w:rsid w:val="0F832F6B"/>
    <w:rsid w:val="0F845851"/>
    <w:rsid w:val="0F84683A"/>
    <w:rsid w:val="0F87B897"/>
    <w:rsid w:val="0F87F9CE"/>
    <w:rsid w:val="0F88BAFF"/>
    <w:rsid w:val="0F893EBD"/>
    <w:rsid w:val="0F8A8BFC"/>
    <w:rsid w:val="0F8AB511"/>
    <w:rsid w:val="0F91C688"/>
    <w:rsid w:val="0F921CAC"/>
    <w:rsid w:val="0F927CB6"/>
    <w:rsid w:val="0F93FC68"/>
    <w:rsid w:val="0F94863F"/>
    <w:rsid w:val="0F951E2A"/>
    <w:rsid w:val="0F9577BC"/>
    <w:rsid w:val="0F970844"/>
    <w:rsid w:val="0F97DAE0"/>
    <w:rsid w:val="0F9825DD"/>
    <w:rsid w:val="0F988503"/>
    <w:rsid w:val="0F98F683"/>
    <w:rsid w:val="0F9AE8D2"/>
    <w:rsid w:val="0F9B2BAA"/>
    <w:rsid w:val="0F9CDAD9"/>
    <w:rsid w:val="0F9E5143"/>
    <w:rsid w:val="0F9EF399"/>
    <w:rsid w:val="0F9F630A"/>
    <w:rsid w:val="0FA0AE0B"/>
    <w:rsid w:val="0FA0DB3A"/>
    <w:rsid w:val="0FA21821"/>
    <w:rsid w:val="0FA92F12"/>
    <w:rsid w:val="0FA97554"/>
    <w:rsid w:val="0FAA1570"/>
    <w:rsid w:val="0FAAC2D8"/>
    <w:rsid w:val="0FAB1C48"/>
    <w:rsid w:val="0FAC518F"/>
    <w:rsid w:val="0FACEC68"/>
    <w:rsid w:val="0FAE2BB0"/>
    <w:rsid w:val="0FAE933E"/>
    <w:rsid w:val="0FAF7EB7"/>
    <w:rsid w:val="0FAF90A4"/>
    <w:rsid w:val="0FB07002"/>
    <w:rsid w:val="0FB1CE03"/>
    <w:rsid w:val="0FB26E4A"/>
    <w:rsid w:val="0FB648B6"/>
    <w:rsid w:val="0FB6E542"/>
    <w:rsid w:val="0FB78E59"/>
    <w:rsid w:val="0FB8B4C7"/>
    <w:rsid w:val="0FB94452"/>
    <w:rsid w:val="0FB9E0F3"/>
    <w:rsid w:val="0FBA8366"/>
    <w:rsid w:val="0FBE7111"/>
    <w:rsid w:val="0FBEDAEC"/>
    <w:rsid w:val="0FBF27AA"/>
    <w:rsid w:val="0FC09AEA"/>
    <w:rsid w:val="0FC0E4E9"/>
    <w:rsid w:val="0FC15B74"/>
    <w:rsid w:val="0FC1B7D5"/>
    <w:rsid w:val="0FC37927"/>
    <w:rsid w:val="0FC3A870"/>
    <w:rsid w:val="0FC45CB5"/>
    <w:rsid w:val="0FC6D226"/>
    <w:rsid w:val="0FC6E193"/>
    <w:rsid w:val="0FC7ABD7"/>
    <w:rsid w:val="0FC7BC28"/>
    <w:rsid w:val="0FC8B2D0"/>
    <w:rsid w:val="0FCD5E8C"/>
    <w:rsid w:val="0FCE02EE"/>
    <w:rsid w:val="0FCEA688"/>
    <w:rsid w:val="0FD084F5"/>
    <w:rsid w:val="0FD0D22B"/>
    <w:rsid w:val="0FD0E65B"/>
    <w:rsid w:val="0FD15AF0"/>
    <w:rsid w:val="0FD22AB8"/>
    <w:rsid w:val="0FD4C7C2"/>
    <w:rsid w:val="0FD57ACE"/>
    <w:rsid w:val="0FD7BC1A"/>
    <w:rsid w:val="0FD8309A"/>
    <w:rsid w:val="0FD8BF5D"/>
    <w:rsid w:val="0FDA9A09"/>
    <w:rsid w:val="0FDBBEC9"/>
    <w:rsid w:val="0FDCAB87"/>
    <w:rsid w:val="0FDEEAA9"/>
    <w:rsid w:val="0FE07B32"/>
    <w:rsid w:val="0FE3BFF6"/>
    <w:rsid w:val="0FE6677B"/>
    <w:rsid w:val="0FE7C06A"/>
    <w:rsid w:val="0FE841CB"/>
    <w:rsid w:val="0FE85CF0"/>
    <w:rsid w:val="0FE9F450"/>
    <w:rsid w:val="0FEA3ED5"/>
    <w:rsid w:val="0FEAC0D8"/>
    <w:rsid w:val="0FEE9421"/>
    <w:rsid w:val="0FF1A032"/>
    <w:rsid w:val="0FF29DD6"/>
    <w:rsid w:val="0FF2AFEB"/>
    <w:rsid w:val="0FF336D2"/>
    <w:rsid w:val="0FF36763"/>
    <w:rsid w:val="0FF6A551"/>
    <w:rsid w:val="0FF7CF56"/>
    <w:rsid w:val="0FF8155B"/>
    <w:rsid w:val="0FF8E4D5"/>
    <w:rsid w:val="0FFA45E7"/>
    <w:rsid w:val="0FFAE3A8"/>
    <w:rsid w:val="0FFB0782"/>
    <w:rsid w:val="0FFD6384"/>
    <w:rsid w:val="0FFD90C4"/>
    <w:rsid w:val="1000CAB1"/>
    <w:rsid w:val="1000D906"/>
    <w:rsid w:val="10011DF5"/>
    <w:rsid w:val="100380E9"/>
    <w:rsid w:val="1003A278"/>
    <w:rsid w:val="10044015"/>
    <w:rsid w:val="1004D941"/>
    <w:rsid w:val="10083E18"/>
    <w:rsid w:val="10089E1F"/>
    <w:rsid w:val="10089FB4"/>
    <w:rsid w:val="10099992"/>
    <w:rsid w:val="1009F7DE"/>
    <w:rsid w:val="1010924F"/>
    <w:rsid w:val="1010D62E"/>
    <w:rsid w:val="10116233"/>
    <w:rsid w:val="10134428"/>
    <w:rsid w:val="10143E04"/>
    <w:rsid w:val="101624E9"/>
    <w:rsid w:val="101678EB"/>
    <w:rsid w:val="10182864"/>
    <w:rsid w:val="101A7730"/>
    <w:rsid w:val="101B1601"/>
    <w:rsid w:val="101B94AA"/>
    <w:rsid w:val="101BA128"/>
    <w:rsid w:val="101BBF54"/>
    <w:rsid w:val="101C87B0"/>
    <w:rsid w:val="101D2FD1"/>
    <w:rsid w:val="101D4EF2"/>
    <w:rsid w:val="101DB4C3"/>
    <w:rsid w:val="101E3D2C"/>
    <w:rsid w:val="101F01C1"/>
    <w:rsid w:val="10201BEC"/>
    <w:rsid w:val="102048E0"/>
    <w:rsid w:val="10230312"/>
    <w:rsid w:val="10241C32"/>
    <w:rsid w:val="10245B18"/>
    <w:rsid w:val="10285D11"/>
    <w:rsid w:val="102B005A"/>
    <w:rsid w:val="102C5ABF"/>
    <w:rsid w:val="102D2160"/>
    <w:rsid w:val="102D2973"/>
    <w:rsid w:val="102DF75A"/>
    <w:rsid w:val="102E90A8"/>
    <w:rsid w:val="102EA98C"/>
    <w:rsid w:val="1030060A"/>
    <w:rsid w:val="10303C12"/>
    <w:rsid w:val="1030A7A0"/>
    <w:rsid w:val="10311501"/>
    <w:rsid w:val="10316137"/>
    <w:rsid w:val="1032759D"/>
    <w:rsid w:val="10373296"/>
    <w:rsid w:val="10380CCF"/>
    <w:rsid w:val="10395C23"/>
    <w:rsid w:val="1039C89F"/>
    <w:rsid w:val="103A2FD0"/>
    <w:rsid w:val="103CA235"/>
    <w:rsid w:val="103CBE12"/>
    <w:rsid w:val="103DFF60"/>
    <w:rsid w:val="1040F199"/>
    <w:rsid w:val="10439474"/>
    <w:rsid w:val="1043A333"/>
    <w:rsid w:val="1047C8C3"/>
    <w:rsid w:val="1047D1BB"/>
    <w:rsid w:val="10485EE8"/>
    <w:rsid w:val="10491283"/>
    <w:rsid w:val="10498317"/>
    <w:rsid w:val="104A2B6B"/>
    <w:rsid w:val="104C7E5A"/>
    <w:rsid w:val="104DA138"/>
    <w:rsid w:val="104EB35B"/>
    <w:rsid w:val="104F80A5"/>
    <w:rsid w:val="10503A6C"/>
    <w:rsid w:val="10507793"/>
    <w:rsid w:val="10510029"/>
    <w:rsid w:val="1051C957"/>
    <w:rsid w:val="10521A72"/>
    <w:rsid w:val="10542DCD"/>
    <w:rsid w:val="10545967"/>
    <w:rsid w:val="1055169A"/>
    <w:rsid w:val="10560652"/>
    <w:rsid w:val="10579AB4"/>
    <w:rsid w:val="105863B3"/>
    <w:rsid w:val="10593D6F"/>
    <w:rsid w:val="105A001E"/>
    <w:rsid w:val="105A7B97"/>
    <w:rsid w:val="105BF75F"/>
    <w:rsid w:val="105C82E3"/>
    <w:rsid w:val="105DEE08"/>
    <w:rsid w:val="105E6B78"/>
    <w:rsid w:val="105F7B90"/>
    <w:rsid w:val="10603CBD"/>
    <w:rsid w:val="1061C9CC"/>
    <w:rsid w:val="1061F9DD"/>
    <w:rsid w:val="10628A3C"/>
    <w:rsid w:val="1062F85D"/>
    <w:rsid w:val="10646B03"/>
    <w:rsid w:val="1064E0CC"/>
    <w:rsid w:val="10650840"/>
    <w:rsid w:val="106ACF8A"/>
    <w:rsid w:val="106BD98D"/>
    <w:rsid w:val="106D9807"/>
    <w:rsid w:val="106DA394"/>
    <w:rsid w:val="106F9BD1"/>
    <w:rsid w:val="1070EBE9"/>
    <w:rsid w:val="1071BC36"/>
    <w:rsid w:val="1072AC8D"/>
    <w:rsid w:val="107732F8"/>
    <w:rsid w:val="1077F5E9"/>
    <w:rsid w:val="1078B163"/>
    <w:rsid w:val="1078F802"/>
    <w:rsid w:val="1079BAFA"/>
    <w:rsid w:val="107B3915"/>
    <w:rsid w:val="107C7AF1"/>
    <w:rsid w:val="107D6F4D"/>
    <w:rsid w:val="107EC9F2"/>
    <w:rsid w:val="107EF24E"/>
    <w:rsid w:val="107F6E09"/>
    <w:rsid w:val="10812759"/>
    <w:rsid w:val="108274AD"/>
    <w:rsid w:val="1083E401"/>
    <w:rsid w:val="10840476"/>
    <w:rsid w:val="1084349A"/>
    <w:rsid w:val="1084C846"/>
    <w:rsid w:val="1084E1DC"/>
    <w:rsid w:val="1086209C"/>
    <w:rsid w:val="1086ADB2"/>
    <w:rsid w:val="1086C8CC"/>
    <w:rsid w:val="1086E543"/>
    <w:rsid w:val="108710FA"/>
    <w:rsid w:val="108722FB"/>
    <w:rsid w:val="1088A6AE"/>
    <w:rsid w:val="10898B5E"/>
    <w:rsid w:val="1089A6B8"/>
    <w:rsid w:val="108A118C"/>
    <w:rsid w:val="108C1350"/>
    <w:rsid w:val="108EC3B8"/>
    <w:rsid w:val="108FD290"/>
    <w:rsid w:val="1090A2CD"/>
    <w:rsid w:val="1091C2D2"/>
    <w:rsid w:val="10934D41"/>
    <w:rsid w:val="10936965"/>
    <w:rsid w:val="1094A35F"/>
    <w:rsid w:val="1095B3D8"/>
    <w:rsid w:val="1095BB94"/>
    <w:rsid w:val="1095D0FD"/>
    <w:rsid w:val="1096772E"/>
    <w:rsid w:val="10997679"/>
    <w:rsid w:val="109D15BA"/>
    <w:rsid w:val="109D5231"/>
    <w:rsid w:val="109D622B"/>
    <w:rsid w:val="10A0C2B4"/>
    <w:rsid w:val="10A121C5"/>
    <w:rsid w:val="10A176B4"/>
    <w:rsid w:val="10A248E4"/>
    <w:rsid w:val="10A2FCE1"/>
    <w:rsid w:val="10A472C8"/>
    <w:rsid w:val="10A4734E"/>
    <w:rsid w:val="10A4A2F3"/>
    <w:rsid w:val="10A5F5E4"/>
    <w:rsid w:val="10A7D2E4"/>
    <w:rsid w:val="10A943B5"/>
    <w:rsid w:val="10ACD394"/>
    <w:rsid w:val="10AD3792"/>
    <w:rsid w:val="10AD4A6D"/>
    <w:rsid w:val="10ADE527"/>
    <w:rsid w:val="10AE063F"/>
    <w:rsid w:val="10AE932D"/>
    <w:rsid w:val="10AEFC46"/>
    <w:rsid w:val="10AF49F8"/>
    <w:rsid w:val="10AF7397"/>
    <w:rsid w:val="10B06BC3"/>
    <w:rsid w:val="10B124A6"/>
    <w:rsid w:val="10B360E7"/>
    <w:rsid w:val="10B5BF92"/>
    <w:rsid w:val="10B79234"/>
    <w:rsid w:val="10B7B4E3"/>
    <w:rsid w:val="10B7BEE8"/>
    <w:rsid w:val="10BA868F"/>
    <w:rsid w:val="10BC2384"/>
    <w:rsid w:val="10BCEB37"/>
    <w:rsid w:val="10BD75D2"/>
    <w:rsid w:val="10BE1E41"/>
    <w:rsid w:val="10BE20D3"/>
    <w:rsid w:val="10C0375D"/>
    <w:rsid w:val="10C0E810"/>
    <w:rsid w:val="10C258ED"/>
    <w:rsid w:val="10C25995"/>
    <w:rsid w:val="10C34335"/>
    <w:rsid w:val="10C61A2E"/>
    <w:rsid w:val="10C7DDA1"/>
    <w:rsid w:val="10C84CF3"/>
    <w:rsid w:val="10C8D982"/>
    <w:rsid w:val="10C8FFF5"/>
    <w:rsid w:val="10C94D71"/>
    <w:rsid w:val="10C96C96"/>
    <w:rsid w:val="10CAE1E5"/>
    <w:rsid w:val="10CAE432"/>
    <w:rsid w:val="10CB699E"/>
    <w:rsid w:val="10CB920C"/>
    <w:rsid w:val="10CCDAFE"/>
    <w:rsid w:val="10CD9E36"/>
    <w:rsid w:val="10D05395"/>
    <w:rsid w:val="10D0C1A0"/>
    <w:rsid w:val="10D19512"/>
    <w:rsid w:val="10D1E59C"/>
    <w:rsid w:val="10D1FB63"/>
    <w:rsid w:val="10D45093"/>
    <w:rsid w:val="10D459D0"/>
    <w:rsid w:val="10D673AD"/>
    <w:rsid w:val="10D6F368"/>
    <w:rsid w:val="10D7EB93"/>
    <w:rsid w:val="10D800B0"/>
    <w:rsid w:val="10DBB01F"/>
    <w:rsid w:val="10DC5FFE"/>
    <w:rsid w:val="10DCF43F"/>
    <w:rsid w:val="10DD0D67"/>
    <w:rsid w:val="10DE1382"/>
    <w:rsid w:val="10DE1E82"/>
    <w:rsid w:val="10DEA282"/>
    <w:rsid w:val="10DF36B1"/>
    <w:rsid w:val="10DF5A73"/>
    <w:rsid w:val="10E15329"/>
    <w:rsid w:val="10E1FD59"/>
    <w:rsid w:val="10E292B2"/>
    <w:rsid w:val="10E2BB58"/>
    <w:rsid w:val="10E39395"/>
    <w:rsid w:val="10E39BC8"/>
    <w:rsid w:val="10E536FC"/>
    <w:rsid w:val="10E56C5B"/>
    <w:rsid w:val="10E58A40"/>
    <w:rsid w:val="10E61607"/>
    <w:rsid w:val="10E6C30D"/>
    <w:rsid w:val="10E8FD27"/>
    <w:rsid w:val="10E9FE2A"/>
    <w:rsid w:val="10EA0680"/>
    <w:rsid w:val="10EB536F"/>
    <w:rsid w:val="10EC99AF"/>
    <w:rsid w:val="10ED5A54"/>
    <w:rsid w:val="10ED6441"/>
    <w:rsid w:val="10EF7DF2"/>
    <w:rsid w:val="10F09359"/>
    <w:rsid w:val="10F0DC7C"/>
    <w:rsid w:val="10F1CCBA"/>
    <w:rsid w:val="10F39CB9"/>
    <w:rsid w:val="10F521F1"/>
    <w:rsid w:val="10F5B7C8"/>
    <w:rsid w:val="10F6408B"/>
    <w:rsid w:val="10F80D4F"/>
    <w:rsid w:val="10F8215F"/>
    <w:rsid w:val="10F8E8CF"/>
    <w:rsid w:val="10F8E91B"/>
    <w:rsid w:val="10F91FC6"/>
    <w:rsid w:val="10F94BD2"/>
    <w:rsid w:val="10FA0FEB"/>
    <w:rsid w:val="10FF674B"/>
    <w:rsid w:val="10FFDAAD"/>
    <w:rsid w:val="11004587"/>
    <w:rsid w:val="1100D156"/>
    <w:rsid w:val="11018370"/>
    <w:rsid w:val="11048A37"/>
    <w:rsid w:val="1106496B"/>
    <w:rsid w:val="11083B99"/>
    <w:rsid w:val="1108DD80"/>
    <w:rsid w:val="1109C865"/>
    <w:rsid w:val="110C7791"/>
    <w:rsid w:val="110D5FCF"/>
    <w:rsid w:val="110D697E"/>
    <w:rsid w:val="110F0519"/>
    <w:rsid w:val="110FB6A9"/>
    <w:rsid w:val="11104430"/>
    <w:rsid w:val="11105753"/>
    <w:rsid w:val="1110C0E9"/>
    <w:rsid w:val="1111B52E"/>
    <w:rsid w:val="1111D450"/>
    <w:rsid w:val="1113B877"/>
    <w:rsid w:val="11156AC8"/>
    <w:rsid w:val="111695FA"/>
    <w:rsid w:val="111777FA"/>
    <w:rsid w:val="11184366"/>
    <w:rsid w:val="111AD79D"/>
    <w:rsid w:val="111B2927"/>
    <w:rsid w:val="111B92A0"/>
    <w:rsid w:val="111BD249"/>
    <w:rsid w:val="111C6C9F"/>
    <w:rsid w:val="111CDBF4"/>
    <w:rsid w:val="111E0202"/>
    <w:rsid w:val="111F49EA"/>
    <w:rsid w:val="111FA5AC"/>
    <w:rsid w:val="111FCB2A"/>
    <w:rsid w:val="11205F8D"/>
    <w:rsid w:val="11207B96"/>
    <w:rsid w:val="1123572C"/>
    <w:rsid w:val="11240E8D"/>
    <w:rsid w:val="112463D2"/>
    <w:rsid w:val="1125E3F6"/>
    <w:rsid w:val="112848DC"/>
    <w:rsid w:val="112998F5"/>
    <w:rsid w:val="112B1AB5"/>
    <w:rsid w:val="112B3974"/>
    <w:rsid w:val="112EE965"/>
    <w:rsid w:val="113579EB"/>
    <w:rsid w:val="11369CBA"/>
    <w:rsid w:val="11371AD7"/>
    <w:rsid w:val="1139A09F"/>
    <w:rsid w:val="113C7CA1"/>
    <w:rsid w:val="113E35B2"/>
    <w:rsid w:val="113E9524"/>
    <w:rsid w:val="11406B03"/>
    <w:rsid w:val="114084B0"/>
    <w:rsid w:val="11433C2F"/>
    <w:rsid w:val="1144F6AB"/>
    <w:rsid w:val="1147835E"/>
    <w:rsid w:val="1147DE9B"/>
    <w:rsid w:val="11486E6A"/>
    <w:rsid w:val="114909C1"/>
    <w:rsid w:val="1149DD63"/>
    <w:rsid w:val="114C6545"/>
    <w:rsid w:val="114CB4A0"/>
    <w:rsid w:val="11502078"/>
    <w:rsid w:val="1150B98E"/>
    <w:rsid w:val="1151278E"/>
    <w:rsid w:val="1151D8D6"/>
    <w:rsid w:val="1151E55A"/>
    <w:rsid w:val="1152E4DD"/>
    <w:rsid w:val="11567F65"/>
    <w:rsid w:val="1156F8E6"/>
    <w:rsid w:val="115767E3"/>
    <w:rsid w:val="11585EE5"/>
    <w:rsid w:val="11587C52"/>
    <w:rsid w:val="115A6042"/>
    <w:rsid w:val="115B2CED"/>
    <w:rsid w:val="115C9378"/>
    <w:rsid w:val="115C9DB4"/>
    <w:rsid w:val="115CAFEC"/>
    <w:rsid w:val="115F23D7"/>
    <w:rsid w:val="115F35F4"/>
    <w:rsid w:val="115F6DC4"/>
    <w:rsid w:val="115F88D0"/>
    <w:rsid w:val="1162C6DC"/>
    <w:rsid w:val="1163BAFB"/>
    <w:rsid w:val="1169A954"/>
    <w:rsid w:val="116A0F69"/>
    <w:rsid w:val="116A40EE"/>
    <w:rsid w:val="116BCF41"/>
    <w:rsid w:val="116CEA7B"/>
    <w:rsid w:val="116D0FCF"/>
    <w:rsid w:val="116D2F69"/>
    <w:rsid w:val="116E2B4B"/>
    <w:rsid w:val="116FF95E"/>
    <w:rsid w:val="11704598"/>
    <w:rsid w:val="1171A053"/>
    <w:rsid w:val="1171DE98"/>
    <w:rsid w:val="1177A7A4"/>
    <w:rsid w:val="1177C51E"/>
    <w:rsid w:val="117C1654"/>
    <w:rsid w:val="117ECEBD"/>
    <w:rsid w:val="117F0CC2"/>
    <w:rsid w:val="11808F8D"/>
    <w:rsid w:val="11815791"/>
    <w:rsid w:val="11819905"/>
    <w:rsid w:val="1181FBE0"/>
    <w:rsid w:val="11824C41"/>
    <w:rsid w:val="1183ACBA"/>
    <w:rsid w:val="1183F041"/>
    <w:rsid w:val="11861DF7"/>
    <w:rsid w:val="11874EDF"/>
    <w:rsid w:val="1188D8C1"/>
    <w:rsid w:val="118A2BE4"/>
    <w:rsid w:val="118A8B58"/>
    <w:rsid w:val="118AE09D"/>
    <w:rsid w:val="118CF343"/>
    <w:rsid w:val="118DA140"/>
    <w:rsid w:val="118E6874"/>
    <w:rsid w:val="11900C6E"/>
    <w:rsid w:val="1191AC35"/>
    <w:rsid w:val="119225C5"/>
    <w:rsid w:val="11935BF3"/>
    <w:rsid w:val="119433A2"/>
    <w:rsid w:val="1194AEE3"/>
    <w:rsid w:val="11964765"/>
    <w:rsid w:val="1196BD98"/>
    <w:rsid w:val="11977733"/>
    <w:rsid w:val="1197BC1E"/>
    <w:rsid w:val="119BBE19"/>
    <w:rsid w:val="11A178BE"/>
    <w:rsid w:val="11A21B89"/>
    <w:rsid w:val="11A2641E"/>
    <w:rsid w:val="11A2E148"/>
    <w:rsid w:val="11A58785"/>
    <w:rsid w:val="11A70DBC"/>
    <w:rsid w:val="11A7B1A2"/>
    <w:rsid w:val="11A7B912"/>
    <w:rsid w:val="11A9F1BF"/>
    <w:rsid w:val="11AA12A0"/>
    <w:rsid w:val="11AA75A6"/>
    <w:rsid w:val="11AB1CE6"/>
    <w:rsid w:val="11ABBA0F"/>
    <w:rsid w:val="11B17CBD"/>
    <w:rsid w:val="11B26A3D"/>
    <w:rsid w:val="11B291D3"/>
    <w:rsid w:val="11B44DC8"/>
    <w:rsid w:val="11B474AB"/>
    <w:rsid w:val="11B5CC92"/>
    <w:rsid w:val="11B636A5"/>
    <w:rsid w:val="11B83200"/>
    <w:rsid w:val="11B91EB1"/>
    <w:rsid w:val="11BACFB0"/>
    <w:rsid w:val="11BC8648"/>
    <w:rsid w:val="11BF84A9"/>
    <w:rsid w:val="11C0E6BB"/>
    <w:rsid w:val="11C11C50"/>
    <w:rsid w:val="11C203E0"/>
    <w:rsid w:val="11C2DC19"/>
    <w:rsid w:val="11C31561"/>
    <w:rsid w:val="11C4245C"/>
    <w:rsid w:val="11C45106"/>
    <w:rsid w:val="11C5881F"/>
    <w:rsid w:val="11C6CEE0"/>
    <w:rsid w:val="11C9055E"/>
    <w:rsid w:val="11C9BECF"/>
    <w:rsid w:val="11CB5236"/>
    <w:rsid w:val="11CE14CC"/>
    <w:rsid w:val="11CEFC6D"/>
    <w:rsid w:val="11CF0615"/>
    <w:rsid w:val="11CF28BB"/>
    <w:rsid w:val="11D00A11"/>
    <w:rsid w:val="11D14E2B"/>
    <w:rsid w:val="11D16626"/>
    <w:rsid w:val="11D24655"/>
    <w:rsid w:val="11D2BEB6"/>
    <w:rsid w:val="11D2D084"/>
    <w:rsid w:val="11D343F4"/>
    <w:rsid w:val="11D4BF1A"/>
    <w:rsid w:val="11D4EF0C"/>
    <w:rsid w:val="11D52EBE"/>
    <w:rsid w:val="11D8AA7A"/>
    <w:rsid w:val="11D9EBDF"/>
    <w:rsid w:val="11DA8050"/>
    <w:rsid w:val="11DAA195"/>
    <w:rsid w:val="11DBD32A"/>
    <w:rsid w:val="11E02E57"/>
    <w:rsid w:val="11E045EF"/>
    <w:rsid w:val="11E08F62"/>
    <w:rsid w:val="11E1A3B3"/>
    <w:rsid w:val="11E3EAC2"/>
    <w:rsid w:val="11E5EFEC"/>
    <w:rsid w:val="11E696E8"/>
    <w:rsid w:val="11E6D0FF"/>
    <w:rsid w:val="11E786DA"/>
    <w:rsid w:val="11E7E74B"/>
    <w:rsid w:val="11E85BF7"/>
    <w:rsid w:val="11E89D55"/>
    <w:rsid w:val="11EA751E"/>
    <w:rsid w:val="11EAD54E"/>
    <w:rsid w:val="11EBA6C7"/>
    <w:rsid w:val="11EE6280"/>
    <w:rsid w:val="11EE9063"/>
    <w:rsid w:val="11EF618A"/>
    <w:rsid w:val="11F00786"/>
    <w:rsid w:val="11F2DC87"/>
    <w:rsid w:val="11F36749"/>
    <w:rsid w:val="11F3A948"/>
    <w:rsid w:val="11F4429F"/>
    <w:rsid w:val="11F46CBB"/>
    <w:rsid w:val="11F4ECDD"/>
    <w:rsid w:val="11F5518C"/>
    <w:rsid w:val="11F993A2"/>
    <w:rsid w:val="11FA6FCF"/>
    <w:rsid w:val="11FBF499"/>
    <w:rsid w:val="11FDD6F0"/>
    <w:rsid w:val="11FFC2A6"/>
    <w:rsid w:val="120071C1"/>
    <w:rsid w:val="1200A3B5"/>
    <w:rsid w:val="12019CD2"/>
    <w:rsid w:val="1204F0AF"/>
    <w:rsid w:val="1205D96D"/>
    <w:rsid w:val="1206116A"/>
    <w:rsid w:val="1206E690"/>
    <w:rsid w:val="1207BA3B"/>
    <w:rsid w:val="120864C0"/>
    <w:rsid w:val="1209E086"/>
    <w:rsid w:val="120A96E4"/>
    <w:rsid w:val="120C0EA6"/>
    <w:rsid w:val="120C49C4"/>
    <w:rsid w:val="120C64EC"/>
    <w:rsid w:val="120D11BE"/>
    <w:rsid w:val="120D7A9B"/>
    <w:rsid w:val="120F2D76"/>
    <w:rsid w:val="1212F039"/>
    <w:rsid w:val="121353E2"/>
    <w:rsid w:val="121440BC"/>
    <w:rsid w:val="1214CB74"/>
    <w:rsid w:val="1215BF6A"/>
    <w:rsid w:val="1218469E"/>
    <w:rsid w:val="12187AC9"/>
    <w:rsid w:val="121AA9F4"/>
    <w:rsid w:val="121AAFCB"/>
    <w:rsid w:val="121AC754"/>
    <w:rsid w:val="121BCB69"/>
    <w:rsid w:val="121C4B38"/>
    <w:rsid w:val="121CCD25"/>
    <w:rsid w:val="121CCD4E"/>
    <w:rsid w:val="121E2EB6"/>
    <w:rsid w:val="121E8051"/>
    <w:rsid w:val="12234C41"/>
    <w:rsid w:val="1223ACF1"/>
    <w:rsid w:val="12261BCA"/>
    <w:rsid w:val="12267D86"/>
    <w:rsid w:val="12280030"/>
    <w:rsid w:val="12284D9A"/>
    <w:rsid w:val="12292B9D"/>
    <w:rsid w:val="122A9AAF"/>
    <w:rsid w:val="122AD67F"/>
    <w:rsid w:val="122DA848"/>
    <w:rsid w:val="12301359"/>
    <w:rsid w:val="1230BDB2"/>
    <w:rsid w:val="1232E392"/>
    <w:rsid w:val="12330BE9"/>
    <w:rsid w:val="1233C127"/>
    <w:rsid w:val="12341B4D"/>
    <w:rsid w:val="12347416"/>
    <w:rsid w:val="12370587"/>
    <w:rsid w:val="12371144"/>
    <w:rsid w:val="12373F10"/>
    <w:rsid w:val="12384A70"/>
    <w:rsid w:val="12396470"/>
    <w:rsid w:val="123A3969"/>
    <w:rsid w:val="123A4A3F"/>
    <w:rsid w:val="123AB6A4"/>
    <w:rsid w:val="123BED93"/>
    <w:rsid w:val="123BF985"/>
    <w:rsid w:val="123C2056"/>
    <w:rsid w:val="123C5A1C"/>
    <w:rsid w:val="123D759E"/>
    <w:rsid w:val="123E2620"/>
    <w:rsid w:val="123FFF10"/>
    <w:rsid w:val="12402648"/>
    <w:rsid w:val="1242BD48"/>
    <w:rsid w:val="12461895"/>
    <w:rsid w:val="124691C4"/>
    <w:rsid w:val="12478255"/>
    <w:rsid w:val="1248043E"/>
    <w:rsid w:val="124A82BC"/>
    <w:rsid w:val="124B5B2B"/>
    <w:rsid w:val="124BD15F"/>
    <w:rsid w:val="124C606A"/>
    <w:rsid w:val="124CE6B6"/>
    <w:rsid w:val="124E4225"/>
    <w:rsid w:val="125042C2"/>
    <w:rsid w:val="1251B291"/>
    <w:rsid w:val="1251E816"/>
    <w:rsid w:val="12527331"/>
    <w:rsid w:val="1254119A"/>
    <w:rsid w:val="12541D64"/>
    <w:rsid w:val="12546FD2"/>
    <w:rsid w:val="1254941D"/>
    <w:rsid w:val="1256C770"/>
    <w:rsid w:val="12580912"/>
    <w:rsid w:val="125A0088"/>
    <w:rsid w:val="125A019E"/>
    <w:rsid w:val="125A1C99"/>
    <w:rsid w:val="125AF22B"/>
    <w:rsid w:val="125D567E"/>
    <w:rsid w:val="125D5DAB"/>
    <w:rsid w:val="125E2EBC"/>
    <w:rsid w:val="1260F8B2"/>
    <w:rsid w:val="1262CC1B"/>
    <w:rsid w:val="12633D92"/>
    <w:rsid w:val="126341D4"/>
    <w:rsid w:val="126454ED"/>
    <w:rsid w:val="126584D8"/>
    <w:rsid w:val="1268BDD3"/>
    <w:rsid w:val="126A874D"/>
    <w:rsid w:val="126AC19C"/>
    <w:rsid w:val="126B4BF8"/>
    <w:rsid w:val="126BC67D"/>
    <w:rsid w:val="126E44BB"/>
    <w:rsid w:val="126E8FEF"/>
    <w:rsid w:val="1270EB7C"/>
    <w:rsid w:val="12723CA6"/>
    <w:rsid w:val="127344A6"/>
    <w:rsid w:val="12738887"/>
    <w:rsid w:val="1278156B"/>
    <w:rsid w:val="1279E449"/>
    <w:rsid w:val="127A8B04"/>
    <w:rsid w:val="127C3442"/>
    <w:rsid w:val="127C71C1"/>
    <w:rsid w:val="127CD8F9"/>
    <w:rsid w:val="1280353A"/>
    <w:rsid w:val="128123D8"/>
    <w:rsid w:val="12813EE4"/>
    <w:rsid w:val="1281BA15"/>
    <w:rsid w:val="12827A74"/>
    <w:rsid w:val="1283195C"/>
    <w:rsid w:val="12839DE9"/>
    <w:rsid w:val="1283A6A6"/>
    <w:rsid w:val="12849FDE"/>
    <w:rsid w:val="1284BD24"/>
    <w:rsid w:val="1286CC6F"/>
    <w:rsid w:val="128D33C0"/>
    <w:rsid w:val="128D8363"/>
    <w:rsid w:val="12962777"/>
    <w:rsid w:val="1299E5A2"/>
    <w:rsid w:val="129A4D43"/>
    <w:rsid w:val="129AA48C"/>
    <w:rsid w:val="129C7970"/>
    <w:rsid w:val="129DA464"/>
    <w:rsid w:val="129E960B"/>
    <w:rsid w:val="129F4CA0"/>
    <w:rsid w:val="12A03BA3"/>
    <w:rsid w:val="12A21C28"/>
    <w:rsid w:val="12A2BE8D"/>
    <w:rsid w:val="12A40A0F"/>
    <w:rsid w:val="12A44BA4"/>
    <w:rsid w:val="12A51B52"/>
    <w:rsid w:val="12A61CFD"/>
    <w:rsid w:val="12A66311"/>
    <w:rsid w:val="12A712BE"/>
    <w:rsid w:val="12A92D30"/>
    <w:rsid w:val="12A94C2D"/>
    <w:rsid w:val="12A9D352"/>
    <w:rsid w:val="12AA8F77"/>
    <w:rsid w:val="12AA9504"/>
    <w:rsid w:val="12AAAB7E"/>
    <w:rsid w:val="12AAC848"/>
    <w:rsid w:val="12AC3808"/>
    <w:rsid w:val="12AD52BE"/>
    <w:rsid w:val="12AD71D2"/>
    <w:rsid w:val="12AD825B"/>
    <w:rsid w:val="12ADC8C5"/>
    <w:rsid w:val="12AE3B06"/>
    <w:rsid w:val="12B29C68"/>
    <w:rsid w:val="12B4A90B"/>
    <w:rsid w:val="12B4F2DE"/>
    <w:rsid w:val="12B5C411"/>
    <w:rsid w:val="12B634A0"/>
    <w:rsid w:val="12B6459C"/>
    <w:rsid w:val="12B67F53"/>
    <w:rsid w:val="12B68663"/>
    <w:rsid w:val="12B86D25"/>
    <w:rsid w:val="12B952E2"/>
    <w:rsid w:val="12BAB93D"/>
    <w:rsid w:val="12BCFE0E"/>
    <w:rsid w:val="12BE54F0"/>
    <w:rsid w:val="12BF81F3"/>
    <w:rsid w:val="12C031FB"/>
    <w:rsid w:val="12C1CC91"/>
    <w:rsid w:val="12C2D324"/>
    <w:rsid w:val="12C46749"/>
    <w:rsid w:val="12C47B73"/>
    <w:rsid w:val="12C47DE1"/>
    <w:rsid w:val="12C55D55"/>
    <w:rsid w:val="12C5D5BA"/>
    <w:rsid w:val="12C6167D"/>
    <w:rsid w:val="12C62179"/>
    <w:rsid w:val="12C78483"/>
    <w:rsid w:val="12CA3F8F"/>
    <w:rsid w:val="12CAD4DF"/>
    <w:rsid w:val="12CBD5F2"/>
    <w:rsid w:val="12CC719E"/>
    <w:rsid w:val="12CD6479"/>
    <w:rsid w:val="12CDF80D"/>
    <w:rsid w:val="12CEBBFB"/>
    <w:rsid w:val="12D0AD34"/>
    <w:rsid w:val="12D1C532"/>
    <w:rsid w:val="12D353F1"/>
    <w:rsid w:val="12D4DE97"/>
    <w:rsid w:val="12D54F27"/>
    <w:rsid w:val="12D5A4BF"/>
    <w:rsid w:val="12D68FB9"/>
    <w:rsid w:val="12D7BF2B"/>
    <w:rsid w:val="12D7D3EF"/>
    <w:rsid w:val="12DC09B6"/>
    <w:rsid w:val="12DC7D94"/>
    <w:rsid w:val="12DD5645"/>
    <w:rsid w:val="12DE0B78"/>
    <w:rsid w:val="12E0E53D"/>
    <w:rsid w:val="12E0EF8C"/>
    <w:rsid w:val="12E0FCA7"/>
    <w:rsid w:val="12E1C985"/>
    <w:rsid w:val="12E29E3D"/>
    <w:rsid w:val="12E43875"/>
    <w:rsid w:val="12E447CE"/>
    <w:rsid w:val="12E5BA48"/>
    <w:rsid w:val="12E69683"/>
    <w:rsid w:val="12E8E811"/>
    <w:rsid w:val="12E92AC8"/>
    <w:rsid w:val="12E93DBB"/>
    <w:rsid w:val="12E999A8"/>
    <w:rsid w:val="12EAA9D4"/>
    <w:rsid w:val="12EAEB29"/>
    <w:rsid w:val="12EB86AA"/>
    <w:rsid w:val="12EB87D6"/>
    <w:rsid w:val="12ED1FC4"/>
    <w:rsid w:val="12ED4E6B"/>
    <w:rsid w:val="12EEAD7C"/>
    <w:rsid w:val="12EF3D88"/>
    <w:rsid w:val="12F4A9E4"/>
    <w:rsid w:val="12F4D5D5"/>
    <w:rsid w:val="12F71102"/>
    <w:rsid w:val="12F8211A"/>
    <w:rsid w:val="12FDE6E2"/>
    <w:rsid w:val="12FE44E1"/>
    <w:rsid w:val="12FEB8AE"/>
    <w:rsid w:val="12FFB719"/>
    <w:rsid w:val="13056E78"/>
    <w:rsid w:val="130612DE"/>
    <w:rsid w:val="1307C97C"/>
    <w:rsid w:val="13081B92"/>
    <w:rsid w:val="13081D9D"/>
    <w:rsid w:val="13084676"/>
    <w:rsid w:val="130993FD"/>
    <w:rsid w:val="1309C889"/>
    <w:rsid w:val="1309F289"/>
    <w:rsid w:val="130A0714"/>
    <w:rsid w:val="130A68C1"/>
    <w:rsid w:val="13105E17"/>
    <w:rsid w:val="1310EC2C"/>
    <w:rsid w:val="13121FF7"/>
    <w:rsid w:val="13122B38"/>
    <w:rsid w:val="1316B146"/>
    <w:rsid w:val="1316FD55"/>
    <w:rsid w:val="131934E0"/>
    <w:rsid w:val="13197A99"/>
    <w:rsid w:val="131BB753"/>
    <w:rsid w:val="131BF9E9"/>
    <w:rsid w:val="131C5F91"/>
    <w:rsid w:val="131CD96B"/>
    <w:rsid w:val="131F1B1C"/>
    <w:rsid w:val="131F822E"/>
    <w:rsid w:val="13202F88"/>
    <w:rsid w:val="1321BAC3"/>
    <w:rsid w:val="132308B9"/>
    <w:rsid w:val="1323A27C"/>
    <w:rsid w:val="1325B172"/>
    <w:rsid w:val="1325C99B"/>
    <w:rsid w:val="132675CD"/>
    <w:rsid w:val="13282F89"/>
    <w:rsid w:val="132877BF"/>
    <w:rsid w:val="1328C64E"/>
    <w:rsid w:val="1328E0F7"/>
    <w:rsid w:val="132D465E"/>
    <w:rsid w:val="132EE263"/>
    <w:rsid w:val="13318BE8"/>
    <w:rsid w:val="1332BC9D"/>
    <w:rsid w:val="13337EB1"/>
    <w:rsid w:val="1333EB43"/>
    <w:rsid w:val="1334E122"/>
    <w:rsid w:val="13350310"/>
    <w:rsid w:val="1335D2D6"/>
    <w:rsid w:val="13367322"/>
    <w:rsid w:val="1337C44F"/>
    <w:rsid w:val="1338A76F"/>
    <w:rsid w:val="1339253A"/>
    <w:rsid w:val="133F2987"/>
    <w:rsid w:val="134024EF"/>
    <w:rsid w:val="13419D1C"/>
    <w:rsid w:val="1341CF75"/>
    <w:rsid w:val="1341F7BE"/>
    <w:rsid w:val="13431CC2"/>
    <w:rsid w:val="1345979F"/>
    <w:rsid w:val="134647A8"/>
    <w:rsid w:val="1346C022"/>
    <w:rsid w:val="134ABB61"/>
    <w:rsid w:val="134C5DCB"/>
    <w:rsid w:val="134E58D5"/>
    <w:rsid w:val="134FF801"/>
    <w:rsid w:val="13534A4A"/>
    <w:rsid w:val="135350D1"/>
    <w:rsid w:val="13556788"/>
    <w:rsid w:val="13556F76"/>
    <w:rsid w:val="1356FA72"/>
    <w:rsid w:val="13574235"/>
    <w:rsid w:val="135868EB"/>
    <w:rsid w:val="135AB7FF"/>
    <w:rsid w:val="135CCFFB"/>
    <w:rsid w:val="135DC3E1"/>
    <w:rsid w:val="135E2523"/>
    <w:rsid w:val="135EDE3F"/>
    <w:rsid w:val="135FD981"/>
    <w:rsid w:val="13603705"/>
    <w:rsid w:val="13626CD1"/>
    <w:rsid w:val="1363C264"/>
    <w:rsid w:val="1364DE42"/>
    <w:rsid w:val="136637C8"/>
    <w:rsid w:val="13680C91"/>
    <w:rsid w:val="136D1C7C"/>
    <w:rsid w:val="136DEA77"/>
    <w:rsid w:val="136F3B05"/>
    <w:rsid w:val="136F58AE"/>
    <w:rsid w:val="136FBEE9"/>
    <w:rsid w:val="137087B9"/>
    <w:rsid w:val="13717764"/>
    <w:rsid w:val="13729762"/>
    <w:rsid w:val="1372D263"/>
    <w:rsid w:val="13744742"/>
    <w:rsid w:val="1374B93C"/>
    <w:rsid w:val="13751089"/>
    <w:rsid w:val="1377F09B"/>
    <w:rsid w:val="1379AA78"/>
    <w:rsid w:val="137B1EF8"/>
    <w:rsid w:val="137B7843"/>
    <w:rsid w:val="137CFA32"/>
    <w:rsid w:val="137F2A1A"/>
    <w:rsid w:val="137F62FB"/>
    <w:rsid w:val="1381F863"/>
    <w:rsid w:val="1384CCCF"/>
    <w:rsid w:val="1387205B"/>
    <w:rsid w:val="13879F4A"/>
    <w:rsid w:val="138A9D7C"/>
    <w:rsid w:val="138EBDCD"/>
    <w:rsid w:val="13924FE2"/>
    <w:rsid w:val="1394BA67"/>
    <w:rsid w:val="13960091"/>
    <w:rsid w:val="139660DB"/>
    <w:rsid w:val="1396CDCF"/>
    <w:rsid w:val="1397EEF2"/>
    <w:rsid w:val="13984AA2"/>
    <w:rsid w:val="13986BDC"/>
    <w:rsid w:val="1398836D"/>
    <w:rsid w:val="13999AB6"/>
    <w:rsid w:val="1399BE54"/>
    <w:rsid w:val="139A0C54"/>
    <w:rsid w:val="139A4122"/>
    <w:rsid w:val="139A8984"/>
    <w:rsid w:val="139BEAFF"/>
    <w:rsid w:val="139BFE52"/>
    <w:rsid w:val="139C7742"/>
    <w:rsid w:val="139D920C"/>
    <w:rsid w:val="139DEB73"/>
    <w:rsid w:val="139EEE6E"/>
    <w:rsid w:val="139EF085"/>
    <w:rsid w:val="13A0666C"/>
    <w:rsid w:val="13A0F3D5"/>
    <w:rsid w:val="13A1BAA3"/>
    <w:rsid w:val="13A247A7"/>
    <w:rsid w:val="13A33560"/>
    <w:rsid w:val="13A3E05F"/>
    <w:rsid w:val="13A450F6"/>
    <w:rsid w:val="13A55006"/>
    <w:rsid w:val="13A587B0"/>
    <w:rsid w:val="13A7443D"/>
    <w:rsid w:val="13A78DE2"/>
    <w:rsid w:val="13A8BB0C"/>
    <w:rsid w:val="13A9A274"/>
    <w:rsid w:val="13AA70C8"/>
    <w:rsid w:val="13AA95CD"/>
    <w:rsid w:val="13AC67E7"/>
    <w:rsid w:val="13AF40E5"/>
    <w:rsid w:val="13B0DFC0"/>
    <w:rsid w:val="13B34ECA"/>
    <w:rsid w:val="13B3F897"/>
    <w:rsid w:val="13B505BD"/>
    <w:rsid w:val="13B73E77"/>
    <w:rsid w:val="13B7A9FA"/>
    <w:rsid w:val="13BB29D2"/>
    <w:rsid w:val="13BD1D54"/>
    <w:rsid w:val="13BDD8ED"/>
    <w:rsid w:val="13BF52F0"/>
    <w:rsid w:val="13BFF2BE"/>
    <w:rsid w:val="13C26E54"/>
    <w:rsid w:val="13C37342"/>
    <w:rsid w:val="13C4DA51"/>
    <w:rsid w:val="13C676E7"/>
    <w:rsid w:val="13C6DE96"/>
    <w:rsid w:val="13C8248F"/>
    <w:rsid w:val="13C89143"/>
    <w:rsid w:val="13C8B5E3"/>
    <w:rsid w:val="13C8D17A"/>
    <w:rsid w:val="13C91421"/>
    <w:rsid w:val="13C99EC3"/>
    <w:rsid w:val="13CB670C"/>
    <w:rsid w:val="13CC4012"/>
    <w:rsid w:val="13CDB2DF"/>
    <w:rsid w:val="13CDDD3E"/>
    <w:rsid w:val="13CE6F23"/>
    <w:rsid w:val="13CEF0E3"/>
    <w:rsid w:val="13CF17E5"/>
    <w:rsid w:val="13CF9FBC"/>
    <w:rsid w:val="13D1F9C0"/>
    <w:rsid w:val="13D3261C"/>
    <w:rsid w:val="13D49DAE"/>
    <w:rsid w:val="13D4D835"/>
    <w:rsid w:val="13D76C36"/>
    <w:rsid w:val="13D925EC"/>
    <w:rsid w:val="13DA4646"/>
    <w:rsid w:val="13DE2986"/>
    <w:rsid w:val="13E17AF8"/>
    <w:rsid w:val="13E24217"/>
    <w:rsid w:val="13E2BBD5"/>
    <w:rsid w:val="13E2F1B8"/>
    <w:rsid w:val="13E2FC75"/>
    <w:rsid w:val="13E54C5F"/>
    <w:rsid w:val="13E570A2"/>
    <w:rsid w:val="13E5EC77"/>
    <w:rsid w:val="13E6F5BE"/>
    <w:rsid w:val="13E87730"/>
    <w:rsid w:val="13E9BE8D"/>
    <w:rsid w:val="13EA2950"/>
    <w:rsid w:val="13EB60B9"/>
    <w:rsid w:val="13EBD37E"/>
    <w:rsid w:val="13EBE775"/>
    <w:rsid w:val="13EC178F"/>
    <w:rsid w:val="13ECC71D"/>
    <w:rsid w:val="13EDA326"/>
    <w:rsid w:val="13F02711"/>
    <w:rsid w:val="13F08166"/>
    <w:rsid w:val="13F1D078"/>
    <w:rsid w:val="13F2272A"/>
    <w:rsid w:val="13F2C091"/>
    <w:rsid w:val="13F2C5A4"/>
    <w:rsid w:val="13F30DD7"/>
    <w:rsid w:val="13F4CDB0"/>
    <w:rsid w:val="13F52A20"/>
    <w:rsid w:val="13F5CB81"/>
    <w:rsid w:val="13F81FC0"/>
    <w:rsid w:val="13F9521D"/>
    <w:rsid w:val="13FAB61C"/>
    <w:rsid w:val="13FCCB8A"/>
    <w:rsid w:val="13FDACE4"/>
    <w:rsid w:val="13FE1257"/>
    <w:rsid w:val="1400E69F"/>
    <w:rsid w:val="14035FAF"/>
    <w:rsid w:val="14036B08"/>
    <w:rsid w:val="1403D25E"/>
    <w:rsid w:val="1407626C"/>
    <w:rsid w:val="14083C3B"/>
    <w:rsid w:val="140C56DE"/>
    <w:rsid w:val="1410C04F"/>
    <w:rsid w:val="1412A0AD"/>
    <w:rsid w:val="14140A59"/>
    <w:rsid w:val="1414EE89"/>
    <w:rsid w:val="1415025A"/>
    <w:rsid w:val="1415B838"/>
    <w:rsid w:val="141724B3"/>
    <w:rsid w:val="141D76FD"/>
    <w:rsid w:val="141FC39D"/>
    <w:rsid w:val="14200B82"/>
    <w:rsid w:val="14207709"/>
    <w:rsid w:val="1422E5EA"/>
    <w:rsid w:val="14231E00"/>
    <w:rsid w:val="1424E20E"/>
    <w:rsid w:val="14283A80"/>
    <w:rsid w:val="1428B106"/>
    <w:rsid w:val="1429F32B"/>
    <w:rsid w:val="142A4B2C"/>
    <w:rsid w:val="142A91E8"/>
    <w:rsid w:val="142D5630"/>
    <w:rsid w:val="142E79D4"/>
    <w:rsid w:val="142EAB62"/>
    <w:rsid w:val="1430B987"/>
    <w:rsid w:val="1431B520"/>
    <w:rsid w:val="1436DB1A"/>
    <w:rsid w:val="14378275"/>
    <w:rsid w:val="1437ED73"/>
    <w:rsid w:val="14390130"/>
    <w:rsid w:val="143976AA"/>
    <w:rsid w:val="143CA317"/>
    <w:rsid w:val="143F0FA1"/>
    <w:rsid w:val="143F3B92"/>
    <w:rsid w:val="1441633C"/>
    <w:rsid w:val="1442EB79"/>
    <w:rsid w:val="1443AC61"/>
    <w:rsid w:val="14457D38"/>
    <w:rsid w:val="1445E2DA"/>
    <w:rsid w:val="1445FB3F"/>
    <w:rsid w:val="14470141"/>
    <w:rsid w:val="14477282"/>
    <w:rsid w:val="1449B3CC"/>
    <w:rsid w:val="144B06CB"/>
    <w:rsid w:val="144B0901"/>
    <w:rsid w:val="144B26A7"/>
    <w:rsid w:val="144DCDE9"/>
    <w:rsid w:val="144F53E7"/>
    <w:rsid w:val="144F861A"/>
    <w:rsid w:val="144F8688"/>
    <w:rsid w:val="1452CA06"/>
    <w:rsid w:val="14530F19"/>
    <w:rsid w:val="145333AF"/>
    <w:rsid w:val="1453408A"/>
    <w:rsid w:val="1455CB17"/>
    <w:rsid w:val="14567E32"/>
    <w:rsid w:val="1458D434"/>
    <w:rsid w:val="145A4A94"/>
    <w:rsid w:val="145F1E5F"/>
    <w:rsid w:val="14605C77"/>
    <w:rsid w:val="146068E2"/>
    <w:rsid w:val="1460A7E5"/>
    <w:rsid w:val="146342EC"/>
    <w:rsid w:val="146570B6"/>
    <w:rsid w:val="146662E9"/>
    <w:rsid w:val="146AEBC5"/>
    <w:rsid w:val="146BF6F4"/>
    <w:rsid w:val="146DA105"/>
    <w:rsid w:val="146FC537"/>
    <w:rsid w:val="14728786"/>
    <w:rsid w:val="1474C5AB"/>
    <w:rsid w:val="1476ECC6"/>
    <w:rsid w:val="1478C867"/>
    <w:rsid w:val="147AF111"/>
    <w:rsid w:val="148172CE"/>
    <w:rsid w:val="14820CB5"/>
    <w:rsid w:val="148685D1"/>
    <w:rsid w:val="14887525"/>
    <w:rsid w:val="14887E86"/>
    <w:rsid w:val="148ADF59"/>
    <w:rsid w:val="148B39DD"/>
    <w:rsid w:val="148BAE78"/>
    <w:rsid w:val="148C0F72"/>
    <w:rsid w:val="148E12EA"/>
    <w:rsid w:val="148EC695"/>
    <w:rsid w:val="149265B6"/>
    <w:rsid w:val="14933C03"/>
    <w:rsid w:val="1493EC54"/>
    <w:rsid w:val="14946E7F"/>
    <w:rsid w:val="1494966A"/>
    <w:rsid w:val="1494B8B1"/>
    <w:rsid w:val="14953F09"/>
    <w:rsid w:val="149892B8"/>
    <w:rsid w:val="1498F227"/>
    <w:rsid w:val="1499CE50"/>
    <w:rsid w:val="149B6E71"/>
    <w:rsid w:val="149D6AD9"/>
    <w:rsid w:val="149ED25D"/>
    <w:rsid w:val="149FA8F5"/>
    <w:rsid w:val="149FF8D7"/>
    <w:rsid w:val="14A0247A"/>
    <w:rsid w:val="14A0F23F"/>
    <w:rsid w:val="14A1B50F"/>
    <w:rsid w:val="14A4026E"/>
    <w:rsid w:val="14A4D3DB"/>
    <w:rsid w:val="14A679D0"/>
    <w:rsid w:val="14A74D74"/>
    <w:rsid w:val="14A85306"/>
    <w:rsid w:val="14A99CE5"/>
    <w:rsid w:val="14AB195A"/>
    <w:rsid w:val="14AC54FA"/>
    <w:rsid w:val="14ACFF92"/>
    <w:rsid w:val="14B1D8F2"/>
    <w:rsid w:val="14B52309"/>
    <w:rsid w:val="14B6F232"/>
    <w:rsid w:val="14B864E8"/>
    <w:rsid w:val="14BA597E"/>
    <w:rsid w:val="14BDD594"/>
    <w:rsid w:val="14BF6C9F"/>
    <w:rsid w:val="14C16B99"/>
    <w:rsid w:val="14C3A891"/>
    <w:rsid w:val="14C4D55A"/>
    <w:rsid w:val="14C5048E"/>
    <w:rsid w:val="14C6952D"/>
    <w:rsid w:val="14C6FCDA"/>
    <w:rsid w:val="14CAE4AF"/>
    <w:rsid w:val="14CB5498"/>
    <w:rsid w:val="14CCC4E3"/>
    <w:rsid w:val="14CDFD4B"/>
    <w:rsid w:val="14CEDB47"/>
    <w:rsid w:val="14CEE9D5"/>
    <w:rsid w:val="14CFDAA4"/>
    <w:rsid w:val="14D026D2"/>
    <w:rsid w:val="14D067B7"/>
    <w:rsid w:val="14D1F76D"/>
    <w:rsid w:val="14D37E18"/>
    <w:rsid w:val="14D4FF5F"/>
    <w:rsid w:val="14D74C43"/>
    <w:rsid w:val="14D83F05"/>
    <w:rsid w:val="14D8415B"/>
    <w:rsid w:val="14D887B4"/>
    <w:rsid w:val="14D97A0B"/>
    <w:rsid w:val="14DA7DD5"/>
    <w:rsid w:val="14DD290C"/>
    <w:rsid w:val="14DD9F49"/>
    <w:rsid w:val="14DF6E67"/>
    <w:rsid w:val="14E01B95"/>
    <w:rsid w:val="14E04EAC"/>
    <w:rsid w:val="14E2E769"/>
    <w:rsid w:val="14E2EDD1"/>
    <w:rsid w:val="14E49556"/>
    <w:rsid w:val="14E4A5B1"/>
    <w:rsid w:val="14E5426D"/>
    <w:rsid w:val="14E59E05"/>
    <w:rsid w:val="14E773CD"/>
    <w:rsid w:val="14E7FD37"/>
    <w:rsid w:val="14E8A94C"/>
    <w:rsid w:val="14E8CE0C"/>
    <w:rsid w:val="14EF68EC"/>
    <w:rsid w:val="14F03150"/>
    <w:rsid w:val="14F41347"/>
    <w:rsid w:val="14F5FE74"/>
    <w:rsid w:val="14F626F3"/>
    <w:rsid w:val="14F69DEA"/>
    <w:rsid w:val="14FA6D47"/>
    <w:rsid w:val="14FADEF1"/>
    <w:rsid w:val="14FCB3DB"/>
    <w:rsid w:val="14FD757B"/>
    <w:rsid w:val="14FE4C60"/>
    <w:rsid w:val="14FEDFA2"/>
    <w:rsid w:val="15008F22"/>
    <w:rsid w:val="1500C453"/>
    <w:rsid w:val="150161B4"/>
    <w:rsid w:val="15026BB6"/>
    <w:rsid w:val="15050F59"/>
    <w:rsid w:val="15058D89"/>
    <w:rsid w:val="1506BCEE"/>
    <w:rsid w:val="1506C6E9"/>
    <w:rsid w:val="150811F1"/>
    <w:rsid w:val="1509068C"/>
    <w:rsid w:val="15091F2A"/>
    <w:rsid w:val="150B883A"/>
    <w:rsid w:val="150BA122"/>
    <w:rsid w:val="150C9F57"/>
    <w:rsid w:val="150D79AC"/>
    <w:rsid w:val="150ED33E"/>
    <w:rsid w:val="150FC9D5"/>
    <w:rsid w:val="1511D54A"/>
    <w:rsid w:val="1512213A"/>
    <w:rsid w:val="1512894F"/>
    <w:rsid w:val="151508BB"/>
    <w:rsid w:val="151563E2"/>
    <w:rsid w:val="1515821A"/>
    <w:rsid w:val="1515A619"/>
    <w:rsid w:val="1518094D"/>
    <w:rsid w:val="15194D98"/>
    <w:rsid w:val="1519C1DF"/>
    <w:rsid w:val="151A89D0"/>
    <w:rsid w:val="151AF879"/>
    <w:rsid w:val="151B7119"/>
    <w:rsid w:val="151B8B1B"/>
    <w:rsid w:val="151DB509"/>
    <w:rsid w:val="151DE819"/>
    <w:rsid w:val="15201E8C"/>
    <w:rsid w:val="152198B9"/>
    <w:rsid w:val="15224316"/>
    <w:rsid w:val="15229653"/>
    <w:rsid w:val="15233147"/>
    <w:rsid w:val="15234488"/>
    <w:rsid w:val="1523C4BA"/>
    <w:rsid w:val="1524F574"/>
    <w:rsid w:val="152556D8"/>
    <w:rsid w:val="15272114"/>
    <w:rsid w:val="15289075"/>
    <w:rsid w:val="15290318"/>
    <w:rsid w:val="1529C1AC"/>
    <w:rsid w:val="1529DA00"/>
    <w:rsid w:val="152A26F9"/>
    <w:rsid w:val="152D5F23"/>
    <w:rsid w:val="152EC158"/>
    <w:rsid w:val="152F0976"/>
    <w:rsid w:val="152FAB6C"/>
    <w:rsid w:val="153140A6"/>
    <w:rsid w:val="15318EF8"/>
    <w:rsid w:val="153190A6"/>
    <w:rsid w:val="1532C230"/>
    <w:rsid w:val="153356FF"/>
    <w:rsid w:val="1533D5B6"/>
    <w:rsid w:val="1533D977"/>
    <w:rsid w:val="1535C987"/>
    <w:rsid w:val="15370B3E"/>
    <w:rsid w:val="153742B3"/>
    <w:rsid w:val="1538786A"/>
    <w:rsid w:val="1538B07E"/>
    <w:rsid w:val="1538C37F"/>
    <w:rsid w:val="1538C41F"/>
    <w:rsid w:val="153D92FB"/>
    <w:rsid w:val="1541C682"/>
    <w:rsid w:val="1543993F"/>
    <w:rsid w:val="15443D03"/>
    <w:rsid w:val="1546E490"/>
    <w:rsid w:val="154738FD"/>
    <w:rsid w:val="154755A5"/>
    <w:rsid w:val="15477DB5"/>
    <w:rsid w:val="15478388"/>
    <w:rsid w:val="1547A9C7"/>
    <w:rsid w:val="1547CCA2"/>
    <w:rsid w:val="1547F6E2"/>
    <w:rsid w:val="1548222E"/>
    <w:rsid w:val="154C98F9"/>
    <w:rsid w:val="154DD79F"/>
    <w:rsid w:val="154EE789"/>
    <w:rsid w:val="154F11EB"/>
    <w:rsid w:val="154FC965"/>
    <w:rsid w:val="15512EF2"/>
    <w:rsid w:val="15515CC7"/>
    <w:rsid w:val="1554A699"/>
    <w:rsid w:val="1554CC9E"/>
    <w:rsid w:val="15586581"/>
    <w:rsid w:val="1558C280"/>
    <w:rsid w:val="155953ED"/>
    <w:rsid w:val="155C72AA"/>
    <w:rsid w:val="155D9550"/>
    <w:rsid w:val="155D9D5C"/>
    <w:rsid w:val="155E5EF2"/>
    <w:rsid w:val="155FB8A6"/>
    <w:rsid w:val="1561E34E"/>
    <w:rsid w:val="1564A549"/>
    <w:rsid w:val="156575EC"/>
    <w:rsid w:val="15657960"/>
    <w:rsid w:val="1565B9C4"/>
    <w:rsid w:val="1566232C"/>
    <w:rsid w:val="15662EF7"/>
    <w:rsid w:val="15681AC1"/>
    <w:rsid w:val="15687468"/>
    <w:rsid w:val="15695F7C"/>
    <w:rsid w:val="15697CE6"/>
    <w:rsid w:val="156A70BF"/>
    <w:rsid w:val="156D33D0"/>
    <w:rsid w:val="156D74BC"/>
    <w:rsid w:val="156DC9B4"/>
    <w:rsid w:val="15705C20"/>
    <w:rsid w:val="1570F53B"/>
    <w:rsid w:val="157173EF"/>
    <w:rsid w:val="15730659"/>
    <w:rsid w:val="15737B88"/>
    <w:rsid w:val="15779F24"/>
    <w:rsid w:val="157975D4"/>
    <w:rsid w:val="1579D772"/>
    <w:rsid w:val="157BC2C9"/>
    <w:rsid w:val="157D092B"/>
    <w:rsid w:val="157D2FD6"/>
    <w:rsid w:val="157F5BBC"/>
    <w:rsid w:val="157FF721"/>
    <w:rsid w:val="1581559B"/>
    <w:rsid w:val="1581BF68"/>
    <w:rsid w:val="1581EE67"/>
    <w:rsid w:val="15820770"/>
    <w:rsid w:val="15821299"/>
    <w:rsid w:val="1582B783"/>
    <w:rsid w:val="1583855E"/>
    <w:rsid w:val="15839E26"/>
    <w:rsid w:val="15863F23"/>
    <w:rsid w:val="15868859"/>
    <w:rsid w:val="1587E09F"/>
    <w:rsid w:val="1588428F"/>
    <w:rsid w:val="1588C03B"/>
    <w:rsid w:val="1588E494"/>
    <w:rsid w:val="158BC704"/>
    <w:rsid w:val="158C0C78"/>
    <w:rsid w:val="158E4CFF"/>
    <w:rsid w:val="158EB9D4"/>
    <w:rsid w:val="158F4A7E"/>
    <w:rsid w:val="158F827D"/>
    <w:rsid w:val="158F9C27"/>
    <w:rsid w:val="15954567"/>
    <w:rsid w:val="15959966"/>
    <w:rsid w:val="1597B1C9"/>
    <w:rsid w:val="159B8D9C"/>
    <w:rsid w:val="159C001E"/>
    <w:rsid w:val="15A13960"/>
    <w:rsid w:val="15A14B08"/>
    <w:rsid w:val="15A3B5EB"/>
    <w:rsid w:val="15A3C315"/>
    <w:rsid w:val="15A3F5C0"/>
    <w:rsid w:val="15A5BB06"/>
    <w:rsid w:val="15A76DE6"/>
    <w:rsid w:val="15AA3DCA"/>
    <w:rsid w:val="15AA8621"/>
    <w:rsid w:val="15AAF86F"/>
    <w:rsid w:val="15AAFB6F"/>
    <w:rsid w:val="15AB1919"/>
    <w:rsid w:val="15ABD626"/>
    <w:rsid w:val="15AD9A62"/>
    <w:rsid w:val="15AF36CD"/>
    <w:rsid w:val="15AF504B"/>
    <w:rsid w:val="15B25404"/>
    <w:rsid w:val="15B3C267"/>
    <w:rsid w:val="15B3F784"/>
    <w:rsid w:val="15B442FA"/>
    <w:rsid w:val="15B64CBB"/>
    <w:rsid w:val="15B72A0B"/>
    <w:rsid w:val="15B77875"/>
    <w:rsid w:val="15B8343F"/>
    <w:rsid w:val="15B8A8A1"/>
    <w:rsid w:val="15B9C033"/>
    <w:rsid w:val="15BA5BB2"/>
    <w:rsid w:val="15BC2511"/>
    <w:rsid w:val="15BC8D6A"/>
    <w:rsid w:val="15C065A1"/>
    <w:rsid w:val="15C0BA67"/>
    <w:rsid w:val="15C11AB2"/>
    <w:rsid w:val="15C2D73A"/>
    <w:rsid w:val="15C42CC0"/>
    <w:rsid w:val="15C4D10C"/>
    <w:rsid w:val="15C56BEA"/>
    <w:rsid w:val="15C5CDC9"/>
    <w:rsid w:val="15C6119B"/>
    <w:rsid w:val="15C6B638"/>
    <w:rsid w:val="15CABB2D"/>
    <w:rsid w:val="15CAEB61"/>
    <w:rsid w:val="15CBFE89"/>
    <w:rsid w:val="15CDDCF3"/>
    <w:rsid w:val="15CE9AE4"/>
    <w:rsid w:val="15CF6FBA"/>
    <w:rsid w:val="15D2870C"/>
    <w:rsid w:val="15D31B5C"/>
    <w:rsid w:val="15D38300"/>
    <w:rsid w:val="15D48B27"/>
    <w:rsid w:val="15D4CDCA"/>
    <w:rsid w:val="15D5FD06"/>
    <w:rsid w:val="15D684B4"/>
    <w:rsid w:val="15D7510E"/>
    <w:rsid w:val="15D8EAEC"/>
    <w:rsid w:val="15D9251E"/>
    <w:rsid w:val="15D9687F"/>
    <w:rsid w:val="15DA06D9"/>
    <w:rsid w:val="15DABEA0"/>
    <w:rsid w:val="15DB1149"/>
    <w:rsid w:val="15DB41B5"/>
    <w:rsid w:val="15DBF063"/>
    <w:rsid w:val="15DC3CFB"/>
    <w:rsid w:val="15DE570D"/>
    <w:rsid w:val="15DEB26D"/>
    <w:rsid w:val="15DFE015"/>
    <w:rsid w:val="15E00A7A"/>
    <w:rsid w:val="15E0E9AE"/>
    <w:rsid w:val="15E1AF88"/>
    <w:rsid w:val="15E3A8A0"/>
    <w:rsid w:val="15E62B47"/>
    <w:rsid w:val="15E8963B"/>
    <w:rsid w:val="15E8C4D9"/>
    <w:rsid w:val="15E92EF0"/>
    <w:rsid w:val="15E9333E"/>
    <w:rsid w:val="15E9E0D0"/>
    <w:rsid w:val="15EAB0C3"/>
    <w:rsid w:val="15ECA0D9"/>
    <w:rsid w:val="15F29231"/>
    <w:rsid w:val="15F2F9F5"/>
    <w:rsid w:val="15F42849"/>
    <w:rsid w:val="15F59E0A"/>
    <w:rsid w:val="15F65A5D"/>
    <w:rsid w:val="15F866D8"/>
    <w:rsid w:val="15F9328C"/>
    <w:rsid w:val="15F9A408"/>
    <w:rsid w:val="15F9BC0F"/>
    <w:rsid w:val="15FB50B1"/>
    <w:rsid w:val="15FCFABB"/>
    <w:rsid w:val="15FEC39B"/>
    <w:rsid w:val="1600803C"/>
    <w:rsid w:val="160154AD"/>
    <w:rsid w:val="16023E16"/>
    <w:rsid w:val="16037E0D"/>
    <w:rsid w:val="1603E840"/>
    <w:rsid w:val="1605E0C4"/>
    <w:rsid w:val="16071C64"/>
    <w:rsid w:val="160777AC"/>
    <w:rsid w:val="1608A663"/>
    <w:rsid w:val="1608D601"/>
    <w:rsid w:val="1609C8A8"/>
    <w:rsid w:val="1609E919"/>
    <w:rsid w:val="1609F897"/>
    <w:rsid w:val="160B241B"/>
    <w:rsid w:val="160B3F89"/>
    <w:rsid w:val="160B80BF"/>
    <w:rsid w:val="160B8689"/>
    <w:rsid w:val="160B8A5A"/>
    <w:rsid w:val="160BA582"/>
    <w:rsid w:val="160C4825"/>
    <w:rsid w:val="160DE684"/>
    <w:rsid w:val="160F9074"/>
    <w:rsid w:val="161058E8"/>
    <w:rsid w:val="161173C5"/>
    <w:rsid w:val="16123BBF"/>
    <w:rsid w:val="1612F79A"/>
    <w:rsid w:val="161392A1"/>
    <w:rsid w:val="1613B442"/>
    <w:rsid w:val="1614F75B"/>
    <w:rsid w:val="1616B6F1"/>
    <w:rsid w:val="161789AD"/>
    <w:rsid w:val="161828F1"/>
    <w:rsid w:val="1618A9C3"/>
    <w:rsid w:val="161975E3"/>
    <w:rsid w:val="161A6079"/>
    <w:rsid w:val="161AE947"/>
    <w:rsid w:val="161C3272"/>
    <w:rsid w:val="161C9412"/>
    <w:rsid w:val="161D030B"/>
    <w:rsid w:val="161D3B4B"/>
    <w:rsid w:val="1620D28C"/>
    <w:rsid w:val="1624CF3B"/>
    <w:rsid w:val="1624ED61"/>
    <w:rsid w:val="1625F3FA"/>
    <w:rsid w:val="1626F86D"/>
    <w:rsid w:val="1627A1B2"/>
    <w:rsid w:val="162B9A28"/>
    <w:rsid w:val="162C42EF"/>
    <w:rsid w:val="162C9DB6"/>
    <w:rsid w:val="162D31E3"/>
    <w:rsid w:val="162F9607"/>
    <w:rsid w:val="162FABC9"/>
    <w:rsid w:val="16300EC9"/>
    <w:rsid w:val="1630DDE1"/>
    <w:rsid w:val="1631244D"/>
    <w:rsid w:val="1631BFC9"/>
    <w:rsid w:val="1631C1D8"/>
    <w:rsid w:val="1631E458"/>
    <w:rsid w:val="1634CA6F"/>
    <w:rsid w:val="16395B77"/>
    <w:rsid w:val="163AE0D2"/>
    <w:rsid w:val="163BB9F6"/>
    <w:rsid w:val="163DCB22"/>
    <w:rsid w:val="16408B6D"/>
    <w:rsid w:val="16409DB3"/>
    <w:rsid w:val="1643C9C3"/>
    <w:rsid w:val="1644D86E"/>
    <w:rsid w:val="16462922"/>
    <w:rsid w:val="16497E90"/>
    <w:rsid w:val="1649D158"/>
    <w:rsid w:val="164A3A39"/>
    <w:rsid w:val="164AD756"/>
    <w:rsid w:val="164BA336"/>
    <w:rsid w:val="164BAFC0"/>
    <w:rsid w:val="164C24E0"/>
    <w:rsid w:val="164C280B"/>
    <w:rsid w:val="164D3373"/>
    <w:rsid w:val="164E4BC8"/>
    <w:rsid w:val="164F7DB5"/>
    <w:rsid w:val="1651AE4D"/>
    <w:rsid w:val="1651B66D"/>
    <w:rsid w:val="16528FD7"/>
    <w:rsid w:val="1652C403"/>
    <w:rsid w:val="165701F3"/>
    <w:rsid w:val="1657D85F"/>
    <w:rsid w:val="16589748"/>
    <w:rsid w:val="165AB87D"/>
    <w:rsid w:val="165D333F"/>
    <w:rsid w:val="165D34FC"/>
    <w:rsid w:val="165D473E"/>
    <w:rsid w:val="1660F188"/>
    <w:rsid w:val="16638B32"/>
    <w:rsid w:val="16647645"/>
    <w:rsid w:val="1664910B"/>
    <w:rsid w:val="16679AF3"/>
    <w:rsid w:val="166857A0"/>
    <w:rsid w:val="1668E88E"/>
    <w:rsid w:val="166939C2"/>
    <w:rsid w:val="166BE87D"/>
    <w:rsid w:val="166CC9B6"/>
    <w:rsid w:val="166CDCA8"/>
    <w:rsid w:val="166DA677"/>
    <w:rsid w:val="166DD069"/>
    <w:rsid w:val="166F248B"/>
    <w:rsid w:val="166FCA0C"/>
    <w:rsid w:val="16715457"/>
    <w:rsid w:val="1672E4EA"/>
    <w:rsid w:val="167638AB"/>
    <w:rsid w:val="1679CD39"/>
    <w:rsid w:val="167B3530"/>
    <w:rsid w:val="167C42F9"/>
    <w:rsid w:val="167E371B"/>
    <w:rsid w:val="167F4DD9"/>
    <w:rsid w:val="167FB7E6"/>
    <w:rsid w:val="16803171"/>
    <w:rsid w:val="1684309E"/>
    <w:rsid w:val="16845D29"/>
    <w:rsid w:val="1684B8EE"/>
    <w:rsid w:val="16864AA0"/>
    <w:rsid w:val="16868E23"/>
    <w:rsid w:val="1686B75A"/>
    <w:rsid w:val="1687A2C8"/>
    <w:rsid w:val="1687EB3C"/>
    <w:rsid w:val="16891E69"/>
    <w:rsid w:val="168A836A"/>
    <w:rsid w:val="168C8AEF"/>
    <w:rsid w:val="168D7EB0"/>
    <w:rsid w:val="168DA2A3"/>
    <w:rsid w:val="168E37C2"/>
    <w:rsid w:val="168E3F81"/>
    <w:rsid w:val="168EC98E"/>
    <w:rsid w:val="168F0D48"/>
    <w:rsid w:val="168F2168"/>
    <w:rsid w:val="169093DF"/>
    <w:rsid w:val="1690C986"/>
    <w:rsid w:val="1690E6F8"/>
    <w:rsid w:val="1690F430"/>
    <w:rsid w:val="16940F9E"/>
    <w:rsid w:val="16958A42"/>
    <w:rsid w:val="16970EAF"/>
    <w:rsid w:val="16973F15"/>
    <w:rsid w:val="169B2199"/>
    <w:rsid w:val="169CDE1E"/>
    <w:rsid w:val="169D86DF"/>
    <w:rsid w:val="169EC3E2"/>
    <w:rsid w:val="169F8B03"/>
    <w:rsid w:val="16A09CD6"/>
    <w:rsid w:val="16A12E26"/>
    <w:rsid w:val="16A17381"/>
    <w:rsid w:val="16A2A661"/>
    <w:rsid w:val="16A30A19"/>
    <w:rsid w:val="16A42376"/>
    <w:rsid w:val="16A5F763"/>
    <w:rsid w:val="16A6FB75"/>
    <w:rsid w:val="16A79883"/>
    <w:rsid w:val="16A901BA"/>
    <w:rsid w:val="16A9CD89"/>
    <w:rsid w:val="16AB3D1B"/>
    <w:rsid w:val="16AC2083"/>
    <w:rsid w:val="16AC378E"/>
    <w:rsid w:val="16AC7A8D"/>
    <w:rsid w:val="16AC8CD2"/>
    <w:rsid w:val="16AC9407"/>
    <w:rsid w:val="16AD190B"/>
    <w:rsid w:val="16AD76A0"/>
    <w:rsid w:val="16B032E3"/>
    <w:rsid w:val="16B10790"/>
    <w:rsid w:val="16B16D2F"/>
    <w:rsid w:val="16B72078"/>
    <w:rsid w:val="16B8CEDC"/>
    <w:rsid w:val="16B94CD5"/>
    <w:rsid w:val="16B97962"/>
    <w:rsid w:val="16BB749D"/>
    <w:rsid w:val="16BBD7F9"/>
    <w:rsid w:val="16BCC798"/>
    <w:rsid w:val="16BDA268"/>
    <w:rsid w:val="16BDDDC7"/>
    <w:rsid w:val="16C05B5B"/>
    <w:rsid w:val="16C39F9B"/>
    <w:rsid w:val="16C48185"/>
    <w:rsid w:val="16C49607"/>
    <w:rsid w:val="16C69260"/>
    <w:rsid w:val="16C76DD7"/>
    <w:rsid w:val="16C9CEE3"/>
    <w:rsid w:val="16C9F342"/>
    <w:rsid w:val="16CBBD27"/>
    <w:rsid w:val="16CE98D1"/>
    <w:rsid w:val="16CFDF97"/>
    <w:rsid w:val="16D48C42"/>
    <w:rsid w:val="16D75035"/>
    <w:rsid w:val="16D927B8"/>
    <w:rsid w:val="16DAD447"/>
    <w:rsid w:val="16DADD2E"/>
    <w:rsid w:val="16DB13AA"/>
    <w:rsid w:val="16DCE7E8"/>
    <w:rsid w:val="16DE0378"/>
    <w:rsid w:val="16DE463B"/>
    <w:rsid w:val="16DE5E4E"/>
    <w:rsid w:val="16DF15E6"/>
    <w:rsid w:val="16E34593"/>
    <w:rsid w:val="16E43E34"/>
    <w:rsid w:val="16E444FD"/>
    <w:rsid w:val="16E452C7"/>
    <w:rsid w:val="16E4F359"/>
    <w:rsid w:val="16E81576"/>
    <w:rsid w:val="16E9F9C2"/>
    <w:rsid w:val="16ED1D32"/>
    <w:rsid w:val="16ED360F"/>
    <w:rsid w:val="16EDD221"/>
    <w:rsid w:val="16EE2995"/>
    <w:rsid w:val="16EF7333"/>
    <w:rsid w:val="16EF873E"/>
    <w:rsid w:val="16EFE664"/>
    <w:rsid w:val="16F01A95"/>
    <w:rsid w:val="16F03DF6"/>
    <w:rsid w:val="16F14999"/>
    <w:rsid w:val="16F2CAB4"/>
    <w:rsid w:val="16F5E7ED"/>
    <w:rsid w:val="16F60300"/>
    <w:rsid w:val="16F680C7"/>
    <w:rsid w:val="16F95874"/>
    <w:rsid w:val="16FCA99C"/>
    <w:rsid w:val="16FCB287"/>
    <w:rsid w:val="16FCF0B5"/>
    <w:rsid w:val="16FD5EF0"/>
    <w:rsid w:val="16FD66FE"/>
    <w:rsid w:val="16FDF652"/>
    <w:rsid w:val="16FEFBD3"/>
    <w:rsid w:val="16FF8493"/>
    <w:rsid w:val="16FFEA8A"/>
    <w:rsid w:val="1700E764"/>
    <w:rsid w:val="1700FF3B"/>
    <w:rsid w:val="1702CEF0"/>
    <w:rsid w:val="1705D313"/>
    <w:rsid w:val="17065F50"/>
    <w:rsid w:val="1708E2D3"/>
    <w:rsid w:val="1709D5D8"/>
    <w:rsid w:val="1709E408"/>
    <w:rsid w:val="170A02E0"/>
    <w:rsid w:val="170A2B86"/>
    <w:rsid w:val="170C992E"/>
    <w:rsid w:val="170E88FA"/>
    <w:rsid w:val="170F5767"/>
    <w:rsid w:val="170FEF6F"/>
    <w:rsid w:val="17120D91"/>
    <w:rsid w:val="171338AF"/>
    <w:rsid w:val="1713903C"/>
    <w:rsid w:val="17146E6E"/>
    <w:rsid w:val="1714B034"/>
    <w:rsid w:val="17164E74"/>
    <w:rsid w:val="1716CD7F"/>
    <w:rsid w:val="17176610"/>
    <w:rsid w:val="17179855"/>
    <w:rsid w:val="17184AEA"/>
    <w:rsid w:val="171899E0"/>
    <w:rsid w:val="1719869E"/>
    <w:rsid w:val="171A35F1"/>
    <w:rsid w:val="171A79F1"/>
    <w:rsid w:val="171B4CA6"/>
    <w:rsid w:val="171B4DB9"/>
    <w:rsid w:val="171BC4FA"/>
    <w:rsid w:val="171D6BC4"/>
    <w:rsid w:val="171DC5BF"/>
    <w:rsid w:val="171E4CBD"/>
    <w:rsid w:val="171E8FEB"/>
    <w:rsid w:val="171F16F1"/>
    <w:rsid w:val="171F17E6"/>
    <w:rsid w:val="171FB7B5"/>
    <w:rsid w:val="1725728D"/>
    <w:rsid w:val="1726117F"/>
    <w:rsid w:val="1726222D"/>
    <w:rsid w:val="172633AF"/>
    <w:rsid w:val="1726A3C1"/>
    <w:rsid w:val="1727F805"/>
    <w:rsid w:val="17294D01"/>
    <w:rsid w:val="172A616C"/>
    <w:rsid w:val="172AC7CA"/>
    <w:rsid w:val="172C0CC7"/>
    <w:rsid w:val="172EF4DF"/>
    <w:rsid w:val="17316482"/>
    <w:rsid w:val="17321C7D"/>
    <w:rsid w:val="17326D94"/>
    <w:rsid w:val="1732E7A1"/>
    <w:rsid w:val="1733170A"/>
    <w:rsid w:val="17340466"/>
    <w:rsid w:val="1735D56B"/>
    <w:rsid w:val="1735F31F"/>
    <w:rsid w:val="1735FF45"/>
    <w:rsid w:val="1737E906"/>
    <w:rsid w:val="173B2EB2"/>
    <w:rsid w:val="173CA77D"/>
    <w:rsid w:val="173EA73E"/>
    <w:rsid w:val="173F39B3"/>
    <w:rsid w:val="173F4CD0"/>
    <w:rsid w:val="173FB02F"/>
    <w:rsid w:val="1740C962"/>
    <w:rsid w:val="17415FE4"/>
    <w:rsid w:val="17416914"/>
    <w:rsid w:val="1741B9A4"/>
    <w:rsid w:val="1742564C"/>
    <w:rsid w:val="1746B43B"/>
    <w:rsid w:val="1746B4CB"/>
    <w:rsid w:val="1746C90D"/>
    <w:rsid w:val="17489A2D"/>
    <w:rsid w:val="1748A409"/>
    <w:rsid w:val="174DDF88"/>
    <w:rsid w:val="174E6FD0"/>
    <w:rsid w:val="174E7574"/>
    <w:rsid w:val="174FC38A"/>
    <w:rsid w:val="175187FC"/>
    <w:rsid w:val="1753ADA1"/>
    <w:rsid w:val="1756AD79"/>
    <w:rsid w:val="175AF0CD"/>
    <w:rsid w:val="175B4636"/>
    <w:rsid w:val="175BE0E7"/>
    <w:rsid w:val="175CA245"/>
    <w:rsid w:val="175CE9EB"/>
    <w:rsid w:val="175F7D1D"/>
    <w:rsid w:val="17604383"/>
    <w:rsid w:val="176087A7"/>
    <w:rsid w:val="1760AB02"/>
    <w:rsid w:val="17632157"/>
    <w:rsid w:val="1763C811"/>
    <w:rsid w:val="17657DE6"/>
    <w:rsid w:val="1766C96A"/>
    <w:rsid w:val="17672BB3"/>
    <w:rsid w:val="17676769"/>
    <w:rsid w:val="1768F4E5"/>
    <w:rsid w:val="176ABFAD"/>
    <w:rsid w:val="176B54AE"/>
    <w:rsid w:val="176C161E"/>
    <w:rsid w:val="177099F6"/>
    <w:rsid w:val="177194D4"/>
    <w:rsid w:val="1771FBB4"/>
    <w:rsid w:val="1772F256"/>
    <w:rsid w:val="1773A057"/>
    <w:rsid w:val="1773ACB1"/>
    <w:rsid w:val="1776918F"/>
    <w:rsid w:val="1777B5AB"/>
    <w:rsid w:val="1778AA15"/>
    <w:rsid w:val="177AC2D4"/>
    <w:rsid w:val="177B236B"/>
    <w:rsid w:val="177CCB59"/>
    <w:rsid w:val="177D5940"/>
    <w:rsid w:val="177F0574"/>
    <w:rsid w:val="177F1E4D"/>
    <w:rsid w:val="1781C38D"/>
    <w:rsid w:val="1781E23E"/>
    <w:rsid w:val="17830E78"/>
    <w:rsid w:val="17838422"/>
    <w:rsid w:val="1785A1AE"/>
    <w:rsid w:val="1785A40E"/>
    <w:rsid w:val="1786A268"/>
    <w:rsid w:val="17881784"/>
    <w:rsid w:val="1788FA79"/>
    <w:rsid w:val="178A10D7"/>
    <w:rsid w:val="178A5C0E"/>
    <w:rsid w:val="178CD4BD"/>
    <w:rsid w:val="178E3085"/>
    <w:rsid w:val="178E5899"/>
    <w:rsid w:val="178F3234"/>
    <w:rsid w:val="178F64B8"/>
    <w:rsid w:val="17931F8D"/>
    <w:rsid w:val="1793B1EA"/>
    <w:rsid w:val="1794EC52"/>
    <w:rsid w:val="179630DF"/>
    <w:rsid w:val="17980C09"/>
    <w:rsid w:val="17992E2B"/>
    <w:rsid w:val="179A7C13"/>
    <w:rsid w:val="179A9D5C"/>
    <w:rsid w:val="179B11D4"/>
    <w:rsid w:val="179B6065"/>
    <w:rsid w:val="179BD35E"/>
    <w:rsid w:val="179F2224"/>
    <w:rsid w:val="17A11489"/>
    <w:rsid w:val="17A114E3"/>
    <w:rsid w:val="17A22FF3"/>
    <w:rsid w:val="17A25EDC"/>
    <w:rsid w:val="17A2CCF6"/>
    <w:rsid w:val="17A3C9C7"/>
    <w:rsid w:val="17A3F53E"/>
    <w:rsid w:val="17A5764D"/>
    <w:rsid w:val="17A6249E"/>
    <w:rsid w:val="17A66B4E"/>
    <w:rsid w:val="17A68AF2"/>
    <w:rsid w:val="17A6D73A"/>
    <w:rsid w:val="17A7E31D"/>
    <w:rsid w:val="17A869CF"/>
    <w:rsid w:val="17A8C05D"/>
    <w:rsid w:val="17A99838"/>
    <w:rsid w:val="17A999CD"/>
    <w:rsid w:val="17AA0474"/>
    <w:rsid w:val="17AB0EEF"/>
    <w:rsid w:val="17AC6B68"/>
    <w:rsid w:val="17AC90C9"/>
    <w:rsid w:val="17AE5332"/>
    <w:rsid w:val="17B0B573"/>
    <w:rsid w:val="17B0F9E1"/>
    <w:rsid w:val="17B1AD04"/>
    <w:rsid w:val="17B779FE"/>
    <w:rsid w:val="17B7C4E9"/>
    <w:rsid w:val="17B7D535"/>
    <w:rsid w:val="17B9218C"/>
    <w:rsid w:val="17B937FE"/>
    <w:rsid w:val="17BC0741"/>
    <w:rsid w:val="17BEAD2E"/>
    <w:rsid w:val="17BF962A"/>
    <w:rsid w:val="17C27D03"/>
    <w:rsid w:val="17C2D512"/>
    <w:rsid w:val="17C2F09F"/>
    <w:rsid w:val="17C47B41"/>
    <w:rsid w:val="17C54F51"/>
    <w:rsid w:val="17C6829C"/>
    <w:rsid w:val="17C75D30"/>
    <w:rsid w:val="17C7C625"/>
    <w:rsid w:val="17C85B51"/>
    <w:rsid w:val="17C94E62"/>
    <w:rsid w:val="17CB1C26"/>
    <w:rsid w:val="17CBE96D"/>
    <w:rsid w:val="17CE7A08"/>
    <w:rsid w:val="17CE835F"/>
    <w:rsid w:val="17CF3230"/>
    <w:rsid w:val="17D25C13"/>
    <w:rsid w:val="17D34311"/>
    <w:rsid w:val="17D34AE8"/>
    <w:rsid w:val="17D3EBE7"/>
    <w:rsid w:val="17D5B61E"/>
    <w:rsid w:val="17D61DEF"/>
    <w:rsid w:val="17D61EFD"/>
    <w:rsid w:val="17D6BFB8"/>
    <w:rsid w:val="17D6C71C"/>
    <w:rsid w:val="17D7A47B"/>
    <w:rsid w:val="17D7D1BF"/>
    <w:rsid w:val="17D82AE8"/>
    <w:rsid w:val="17D93416"/>
    <w:rsid w:val="17DB44F5"/>
    <w:rsid w:val="17DBC278"/>
    <w:rsid w:val="17DC4DF9"/>
    <w:rsid w:val="17DF104B"/>
    <w:rsid w:val="17DFF1B4"/>
    <w:rsid w:val="17E0DD47"/>
    <w:rsid w:val="17E1A07F"/>
    <w:rsid w:val="17E1DA1E"/>
    <w:rsid w:val="17E464E5"/>
    <w:rsid w:val="17E662A3"/>
    <w:rsid w:val="17E672D3"/>
    <w:rsid w:val="17E8A6CD"/>
    <w:rsid w:val="17EADFBD"/>
    <w:rsid w:val="17F359F4"/>
    <w:rsid w:val="17F7C67D"/>
    <w:rsid w:val="17F84C76"/>
    <w:rsid w:val="17F98BB9"/>
    <w:rsid w:val="17FBF916"/>
    <w:rsid w:val="17FC30FB"/>
    <w:rsid w:val="17FCB6AD"/>
    <w:rsid w:val="17FDC7CB"/>
    <w:rsid w:val="17FDCBA9"/>
    <w:rsid w:val="17FE3F5F"/>
    <w:rsid w:val="18000848"/>
    <w:rsid w:val="180112F5"/>
    <w:rsid w:val="18070BA6"/>
    <w:rsid w:val="1807D3FE"/>
    <w:rsid w:val="1807DC60"/>
    <w:rsid w:val="1808D13E"/>
    <w:rsid w:val="18092D59"/>
    <w:rsid w:val="18099EA6"/>
    <w:rsid w:val="1809D576"/>
    <w:rsid w:val="180C3CF7"/>
    <w:rsid w:val="180CAD06"/>
    <w:rsid w:val="180E9643"/>
    <w:rsid w:val="18106810"/>
    <w:rsid w:val="1810E244"/>
    <w:rsid w:val="181119AC"/>
    <w:rsid w:val="18145A8E"/>
    <w:rsid w:val="18145C16"/>
    <w:rsid w:val="18149E4A"/>
    <w:rsid w:val="181508C7"/>
    <w:rsid w:val="18155951"/>
    <w:rsid w:val="1815AC1B"/>
    <w:rsid w:val="181628AF"/>
    <w:rsid w:val="1816B80B"/>
    <w:rsid w:val="181CBB75"/>
    <w:rsid w:val="181CBE11"/>
    <w:rsid w:val="181D2087"/>
    <w:rsid w:val="181D914E"/>
    <w:rsid w:val="181E009A"/>
    <w:rsid w:val="181F1334"/>
    <w:rsid w:val="181F1EAB"/>
    <w:rsid w:val="181FC979"/>
    <w:rsid w:val="1821670F"/>
    <w:rsid w:val="18228DFB"/>
    <w:rsid w:val="1824164F"/>
    <w:rsid w:val="182458A2"/>
    <w:rsid w:val="182557BD"/>
    <w:rsid w:val="1825B259"/>
    <w:rsid w:val="1825D237"/>
    <w:rsid w:val="1829DC3F"/>
    <w:rsid w:val="182A5969"/>
    <w:rsid w:val="182A6D45"/>
    <w:rsid w:val="182C2F1B"/>
    <w:rsid w:val="182C8178"/>
    <w:rsid w:val="182D5C19"/>
    <w:rsid w:val="182F63C8"/>
    <w:rsid w:val="1831809B"/>
    <w:rsid w:val="1831FA1C"/>
    <w:rsid w:val="18340872"/>
    <w:rsid w:val="18361DF8"/>
    <w:rsid w:val="1837651D"/>
    <w:rsid w:val="18386790"/>
    <w:rsid w:val="183C1CA3"/>
    <w:rsid w:val="183C5FCF"/>
    <w:rsid w:val="183CE25F"/>
    <w:rsid w:val="183F7D77"/>
    <w:rsid w:val="184036D1"/>
    <w:rsid w:val="184079FB"/>
    <w:rsid w:val="1840A410"/>
    <w:rsid w:val="1841A05C"/>
    <w:rsid w:val="18446F7E"/>
    <w:rsid w:val="18450AF4"/>
    <w:rsid w:val="1848BE10"/>
    <w:rsid w:val="1848D0B9"/>
    <w:rsid w:val="1848E319"/>
    <w:rsid w:val="184C4D75"/>
    <w:rsid w:val="184C62BC"/>
    <w:rsid w:val="184DC4A8"/>
    <w:rsid w:val="184E3E93"/>
    <w:rsid w:val="18525953"/>
    <w:rsid w:val="1852789B"/>
    <w:rsid w:val="185386B8"/>
    <w:rsid w:val="1853E822"/>
    <w:rsid w:val="185420A2"/>
    <w:rsid w:val="1856E49A"/>
    <w:rsid w:val="18579036"/>
    <w:rsid w:val="1857BD77"/>
    <w:rsid w:val="1858C661"/>
    <w:rsid w:val="185A258B"/>
    <w:rsid w:val="185BC853"/>
    <w:rsid w:val="185BCC76"/>
    <w:rsid w:val="185BCF2B"/>
    <w:rsid w:val="185CB49A"/>
    <w:rsid w:val="185D081C"/>
    <w:rsid w:val="185E5B6E"/>
    <w:rsid w:val="185F5401"/>
    <w:rsid w:val="185F8A1B"/>
    <w:rsid w:val="185FE7EE"/>
    <w:rsid w:val="18603690"/>
    <w:rsid w:val="186298EE"/>
    <w:rsid w:val="1862F376"/>
    <w:rsid w:val="18632B4A"/>
    <w:rsid w:val="186356E3"/>
    <w:rsid w:val="18659105"/>
    <w:rsid w:val="1866FB3C"/>
    <w:rsid w:val="186868E8"/>
    <w:rsid w:val="186A3938"/>
    <w:rsid w:val="186A9226"/>
    <w:rsid w:val="186A9A5F"/>
    <w:rsid w:val="186D22B8"/>
    <w:rsid w:val="18709231"/>
    <w:rsid w:val="1870968C"/>
    <w:rsid w:val="18721CC9"/>
    <w:rsid w:val="1873A035"/>
    <w:rsid w:val="1873FF10"/>
    <w:rsid w:val="18750F85"/>
    <w:rsid w:val="1875CA07"/>
    <w:rsid w:val="1876A4D2"/>
    <w:rsid w:val="187775E5"/>
    <w:rsid w:val="18781867"/>
    <w:rsid w:val="1878228D"/>
    <w:rsid w:val="187A20E7"/>
    <w:rsid w:val="187A5D49"/>
    <w:rsid w:val="187AAD56"/>
    <w:rsid w:val="187AE81A"/>
    <w:rsid w:val="187B1512"/>
    <w:rsid w:val="187B7119"/>
    <w:rsid w:val="187CF3D4"/>
    <w:rsid w:val="187DA79B"/>
    <w:rsid w:val="187DE8BD"/>
    <w:rsid w:val="187EF59D"/>
    <w:rsid w:val="18803AD0"/>
    <w:rsid w:val="18826788"/>
    <w:rsid w:val="1883784E"/>
    <w:rsid w:val="1883DA9B"/>
    <w:rsid w:val="18840A3B"/>
    <w:rsid w:val="1886C544"/>
    <w:rsid w:val="1887A4D0"/>
    <w:rsid w:val="1887DD0D"/>
    <w:rsid w:val="1889EFFE"/>
    <w:rsid w:val="188B0B10"/>
    <w:rsid w:val="188C326F"/>
    <w:rsid w:val="188C943A"/>
    <w:rsid w:val="18925715"/>
    <w:rsid w:val="189269C3"/>
    <w:rsid w:val="18937D8C"/>
    <w:rsid w:val="1895002B"/>
    <w:rsid w:val="18952742"/>
    <w:rsid w:val="189664BD"/>
    <w:rsid w:val="1896C1F0"/>
    <w:rsid w:val="18975811"/>
    <w:rsid w:val="1897D993"/>
    <w:rsid w:val="18980DEA"/>
    <w:rsid w:val="18986655"/>
    <w:rsid w:val="18999388"/>
    <w:rsid w:val="189B870D"/>
    <w:rsid w:val="189D0D28"/>
    <w:rsid w:val="189D43BB"/>
    <w:rsid w:val="189D7123"/>
    <w:rsid w:val="189E1535"/>
    <w:rsid w:val="18A2A33B"/>
    <w:rsid w:val="18A368D1"/>
    <w:rsid w:val="18A49C7C"/>
    <w:rsid w:val="18A4A5FB"/>
    <w:rsid w:val="18A64C1F"/>
    <w:rsid w:val="18A795AF"/>
    <w:rsid w:val="18A8E73D"/>
    <w:rsid w:val="18A8F73C"/>
    <w:rsid w:val="18AE89B3"/>
    <w:rsid w:val="18AE8EF3"/>
    <w:rsid w:val="18AEFB97"/>
    <w:rsid w:val="18AF3B15"/>
    <w:rsid w:val="18AF4117"/>
    <w:rsid w:val="18AF45A2"/>
    <w:rsid w:val="18B06585"/>
    <w:rsid w:val="18B17693"/>
    <w:rsid w:val="18B26355"/>
    <w:rsid w:val="18B26CD8"/>
    <w:rsid w:val="18B62A54"/>
    <w:rsid w:val="18B650C9"/>
    <w:rsid w:val="18B68296"/>
    <w:rsid w:val="18B6E627"/>
    <w:rsid w:val="18B70C92"/>
    <w:rsid w:val="18B83DDD"/>
    <w:rsid w:val="18B8E2A6"/>
    <w:rsid w:val="18BA54F0"/>
    <w:rsid w:val="18BACA2A"/>
    <w:rsid w:val="18BFF4DA"/>
    <w:rsid w:val="18C0166F"/>
    <w:rsid w:val="18C0C173"/>
    <w:rsid w:val="18C105C7"/>
    <w:rsid w:val="18C2A8DB"/>
    <w:rsid w:val="18C2D2B4"/>
    <w:rsid w:val="18C44666"/>
    <w:rsid w:val="18C4B8F1"/>
    <w:rsid w:val="18C4F352"/>
    <w:rsid w:val="18C5CCFC"/>
    <w:rsid w:val="18CA0FC4"/>
    <w:rsid w:val="18CB05E9"/>
    <w:rsid w:val="18CB108B"/>
    <w:rsid w:val="18CB3886"/>
    <w:rsid w:val="18CD473D"/>
    <w:rsid w:val="18D0DB75"/>
    <w:rsid w:val="18D2D5BD"/>
    <w:rsid w:val="18D2EF84"/>
    <w:rsid w:val="18D47E61"/>
    <w:rsid w:val="18D4B3EF"/>
    <w:rsid w:val="18D6B91A"/>
    <w:rsid w:val="18D787DA"/>
    <w:rsid w:val="18D85448"/>
    <w:rsid w:val="18D87ECE"/>
    <w:rsid w:val="18D9977A"/>
    <w:rsid w:val="18DDF441"/>
    <w:rsid w:val="18E3ECA6"/>
    <w:rsid w:val="18E43FD8"/>
    <w:rsid w:val="18E48633"/>
    <w:rsid w:val="18E615DF"/>
    <w:rsid w:val="18E656B3"/>
    <w:rsid w:val="18E9F098"/>
    <w:rsid w:val="18EDF732"/>
    <w:rsid w:val="18EED2BB"/>
    <w:rsid w:val="18EFF6BA"/>
    <w:rsid w:val="18F09EF8"/>
    <w:rsid w:val="18F11268"/>
    <w:rsid w:val="18F1359D"/>
    <w:rsid w:val="18F1E133"/>
    <w:rsid w:val="18F3D5AE"/>
    <w:rsid w:val="18F4BA7F"/>
    <w:rsid w:val="18F4FAF7"/>
    <w:rsid w:val="18F6AEA0"/>
    <w:rsid w:val="18F8B930"/>
    <w:rsid w:val="18F8ECE0"/>
    <w:rsid w:val="18FA1FEB"/>
    <w:rsid w:val="18FA301F"/>
    <w:rsid w:val="18FBEC13"/>
    <w:rsid w:val="18FD94E3"/>
    <w:rsid w:val="18FE4803"/>
    <w:rsid w:val="18FF0FD0"/>
    <w:rsid w:val="18FF1987"/>
    <w:rsid w:val="1901396E"/>
    <w:rsid w:val="1902C4DD"/>
    <w:rsid w:val="1903C3FD"/>
    <w:rsid w:val="1906055D"/>
    <w:rsid w:val="19065CFD"/>
    <w:rsid w:val="19074044"/>
    <w:rsid w:val="19084FE4"/>
    <w:rsid w:val="19087ADA"/>
    <w:rsid w:val="1909101C"/>
    <w:rsid w:val="1909D16F"/>
    <w:rsid w:val="1909DAD9"/>
    <w:rsid w:val="190A1DC6"/>
    <w:rsid w:val="190ABCA7"/>
    <w:rsid w:val="190DBABC"/>
    <w:rsid w:val="190DDD14"/>
    <w:rsid w:val="190F927C"/>
    <w:rsid w:val="1910C93C"/>
    <w:rsid w:val="1911058C"/>
    <w:rsid w:val="1912EEDA"/>
    <w:rsid w:val="19169DE7"/>
    <w:rsid w:val="1917395C"/>
    <w:rsid w:val="1917F8F0"/>
    <w:rsid w:val="1917F941"/>
    <w:rsid w:val="191923B4"/>
    <w:rsid w:val="191B21AD"/>
    <w:rsid w:val="191C3610"/>
    <w:rsid w:val="191DF495"/>
    <w:rsid w:val="191FDCAF"/>
    <w:rsid w:val="1920D773"/>
    <w:rsid w:val="1920E4E4"/>
    <w:rsid w:val="192329AB"/>
    <w:rsid w:val="19242EDF"/>
    <w:rsid w:val="1924AB68"/>
    <w:rsid w:val="1927798E"/>
    <w:rsid w:val="1927B8B7"/>
    <w:rsid w:val="192C0D20"/>
    <w:rsid w:val="192CCB1A"/>
    <w:rsid w:val="192E4003"/>
    <w:rsid w:val="192EAFB7"/>
    <w:rsid w:val="1930174B"/>
    <w:rsid w:val="19309D96"/>
    <w:rsid w:val="193168FF"/>
    <w:rsid w:val="19317233"/>
    <w:rsid w:val="19338A75"/>
    <w:rsid w:val="1933D606"/>
    <w:rsid w:val="19345E02"/>
    <w:rsid w:val="1934A94B"/>
    <w:rsid w:val="193735B2"/>
    <w:rsid w:val="193853D5"/>
    <w:rsid w:val="19397C8C"/>
    <w:rsid w:val="193C4919"/>
    <w:rsid w:val="193C698A"/>
    <w:rsid w:val="193CAC5C"/>
    <w:rsid w:val="193D5B7E"/>
    <w:rsid w:val="193E6930"/>
    <w:rsid w:val="193F116A"/>
    <w:rsid w:val="193FDDD3"/>
    <w:rsid w:val="1940D428"/>
    <w:rsid w:val="194133CE"/>
    <w:rsid w:val="19414A7D"/>
    <w:rsid w:val="1941F703"/>
    <w:rsid w:val="1942689E"/>
    <w:rsid w:val="1943AC65"/>
    <w:rsid w:val="19472915"/>
    <w:rsid w:val="1947CB0C"/>
    <w:rsid w:val="194873A5"/>
    <w:rsid w:val="1949719A"/>
    <w:rsid w:val="194B4DF7"/>
    <w:rsid w:val="194C7C00"/>
    <w:rsid w:val="194CC06C"/>
    <w:rsid w:val="194CD05F"/>
    <w:rsid w:val="194DBDE0"/>
    <w:rsid w:val="194F8BCF"/>
    <w:rsid w:val="194FD460"/>
    <w:rsid w:val="1950B141"/>
    <w:rsid w:val="1952D250"/>
    <w:rsid w:val="195325DE"/>
    <w:rsid w:val="19533CF6"/>
    <w:rsid w:val="1953A6C6"/>
    <w:rsid w:val="19559859"/>
    <w:rsid w:val="1956A806"/>
    <w:rsid w:val="1958667E"/>
    <w:rsid w:val="195AA838"/>
    <w:rsid w:val="195AB614"/>
    <w:rsid w:val="195B4456"/>
    <w:rsid w:val="195D2F76"/>
    <w:rsid w:val="195D6119"/>
    <w:rsid w:val="19613A0D"/>
    <w:rsid w:val="19615722"/>
    <w:rsid w:val="19617321"/>
    <w:rsid w:val="1961733C"/>
    <w:rsid w:val="19627577"/>
    <w:rsid w:val="1964E162"/>
    <w:rsid w:val="1965BD08"/>
    <w:rsid w:val="1965D9A2"/>
    <w:rsid w:val="1966D1DD"/>
    <w:rsid w:val="19694BB7"/>
    <w:rsid w:val="1969DCB5"/>
    <w:rsid w:val="196A608C"/>
    <w:rsid w:val="1971225B"/>
    <w:rsid w:val="1972BA0F"/>
    <w:rsid w:val="19746DC1"/>
    <w:rsid w:val="1977E944"/>
    <w:rsid w:val="19788076"/>
    <w:rsid w:val="19788176"/>
    <w:rsid w:val="1978BDE2"/>
    <w:rsid w:val="197A17EE"/>
    <w:rsid w:val="197B9BA2"/>
    <w:rsid w:val="197C4B21"/>
    <w:rsid w:val="197E1D7F"/>
    <w:rsid w:val="1980E1DB"/>
    <w:rsid w:val="19810BD6"/>
    <w:rsid w:val="19811DB8"/>
    <w:rsid w:val="19829564"/>
    <w:rsid w:val="198364E4"/>
    <w:rsid w:val="1985CBEB"/>
    <w:rsid w:val="1987E6FB"/>
    <w:rsid w:val="19885C1C"/>
    <w:rsid w:val="198999CD"/>
    <w:rsid w:val="198ABDE5"/>
    <w:rsid w:val="198AF7B0"/>
    <w:rsid w:val="198BF7B6"/>
    <w:rsid w:val="19927BC4"/>
    <w:rsid w:val="19951888"/>
    <w:rsid w:val="1997F100"/>
    <w:rsid w:val="19981F5C"/>
    <w:rsid w:val="1999F3E4"/>
    <w:rsid w:val="199BD98A"/>
    <w:rsid w:val="199C94F2"/>
    <w:rsid w:val="199E665B"/>
    <w:rsid w:val="199FBFA3"/>
    <w:rsid w:val="199FD026"/>
    <w:rsid w:val="19A12B8E"/>
    <w:rsid w:val="19A1D416"/>
    <w:rsid w:val="19A26AD1"/>
    <w:rsid w:val="19A26C1F"/>
    <w:rsid w:val="19A34394"/>
    <w:rsid w:val="19A3D50A"/>
    <w:rsid w:val="19A41DCA"/>
    <w:rsid w:val="19A4BE07"/>
    <w:rsid w:val="19A5AF3F"/>
    <w:rsid w:val="19A74699"/>
    <w:rsid w:val="19A81A0B"/>
    <w:rsid w:val="19A865F1"/>
    <w:rsid w:val="19AA980F"/>
    <w:rsid w:val="19AAC9D3"/>
    <w:rsid w:val="19AAE395"/>
    <w:rsid w:val="19AB9760"/>
    <w:rsid w:val="19ABE284"/>
    <w:rsid w:val="19ACD3A8"/>
    <w:rsid w:val="19AD46F2"/>
    <w:rsid w:val="19AE33C5"/>
    <w:rsid w:val="19B0A447"/>
    <w:rsid w:val="19B3A397"/>
    <w:rsid w:val="19B443F2"/>
    <w:rsid w:val="19B4D682"/>
    <w:rsid w:val="19B535DB"/>
    <w:rsid w:val="19B91573"/>
    <w:rsid w:val="19BC1A8F"/>
    <w:rsid w:val="19C0FFDF"/>
    <w:rsid w:val="19C29B03"/>
    <w:rsid w:val="19C3D038"/>
    <w:rsid w:val="19C6E609"/>
    <w:rsid w:val="19C81E6E"/>
    <w:rsid w:val="19C85B3B"/>
    <w:rsid w:val="19C86006"/>
    <w:rsid w:val="19C8B0A4"/>
    <w:rsid w:val="19CD5277"/>
    <w:rsid w:val="19CDE6F8"/>
    <w:rsid w:val="19CE12FF"/>
    <w:rsid w:val="19CE6B21"/>
    <w:rsid w:val="19CF7810"/>
    <w:rsid w:val="19D14108"/>
    <w:rsid w:val="19D26F7A"/>
    <w:rsid w:val="19D2F6EB"/>
    <w:rsid w:val="19D3FAE4"/>
    <w:rsid w:val="19D48D49"/>
    <w:rsid w:val="19D5E073"/>
    <w:rsid w:val="19D765DA"/>
    <w:rsid w:val="19D76DFD"/>
    <w:rsid w:val="19D850C0"/>
    <w:rsid w:val="19D8BF5C"/>
    <w:rsid w:val="19D99540"/>
    <w:rsid w:val="19DA4E67"/>
    <w:rsid w:val="19E085F5"/>
    <w:rsid w:val="19E1D5BF"/>
    <w:rsid w:val="19E46B54"/>
    <w:rsid w:val="19E4D78E"/>
    <w:rsid w:val="19E6E2A0"/>
    <w:rsid w:val="19E8FDDC"/>
    <w:rsid w:val="19EAE670"/>
    <w:rsid w:val="19EB51E9"/>
    <w:rsid w:val="19EBBFBA"/>
    <w:rsid w:val="19ED432B"/>
    <w:rsid w:val="19F04101"/>
    <w:rsid w:val="19F15D13"/>
    <w:rsid w:val="19F2D823"/>
    <w:rsid w:val="19F40449"/>
    <w:rsid w:val="19F4DB5C"/>
    <w:rsid w:val="19F82AFF"/>
    <w:rsid w:val="19F8A400"/>
    <w:rsid w:val="19FDDC85"/>
    <w:rsid w:val="19FE540D"/>
    <w:rsid w:val="19FF207C"/>
    <w:rsid w:val="19FF6C78"/>
    <w:rsid w:val="19FF84B6"/>
    <w:rsid w:val="1A0078BA"/>
    <w:rsid w:val="1A0188E6"/>
    <w:rsid w:val="1A01931E"/>
    <w:rsid w:val="1A047BD5"/>
    <w:rsid w:val="1A047DB0"/>
    <w:rsid w:val="1A050D76"/>
    <w:rsid w:val="1A061BBC"/>
    <w:rsid w:val="1A09AC60"/>
    <w:rsid w:val="1A0B60D9"/>
    <w:rsid w:val="1A0BCBE7"/>
    <w:rsid w:val="1A0DCA10"/>
    <w:rsid w:val="1A0EED57"/>
    <w:rsid w:val="1A0F3F2C"/>
    <w:rsid w:val="1A0F5725"/>
    <w:rsid w:val="1A128BAC"/>
    <w:rsid w:val="1A12D6C4"/>
    <w:rsid w:val="1A13072C"/>
    <w:rsid w:val="1A1460A1"/>
    <w:rsid w:val="1A157E1B"/>
    <w:rsid w:val="1A161EE4"/>
    <w:rsid w:val="1A164688"/>
    <w:rsid w:val="1A16979D"/>
    <w:rsid w:val="1A1744EE"/>
    <w:rsid w:val="1A183B8F"/>
    <w:rsid w:val="1A18C1AF"/>
    <w:rsid w:val="1A197E47"/>
    <w:rsid w:val="1A1D3534"/>
    <w:rsid w:val="1A1D813A"/>
    <w:rsid w:val="1A1DF945"/>
    <w:rsid w:val="1A1F37A9"/>
    <w:rsid w:val="1A1FFF21"/>
    <w:rsid w:val="1A2159FE"/>
    <w:rsid w:val="1A22E253"/>
    <w:rsid w:val="1A23DF77"/>
    <w:rsid w:val="1A247A2F"/>
    <w:rsid w:val="1A24D5B0"/>
    <w:rsid w:val="1A2577A3"/>
    <w:rsid w:val="1A261CDF"/>
    <w:rsid w:val="1A26817E"/>
    <w:rsid w:val="1A273CCA"/>
    <w:rsid w:val="1A2ACA85"/>
    <w:rsid w:val="1A2CEDC5"/>
    <w:rsid w:val="1A2CFADA"/>
    <w:rsid w:val="1A2EA17E"/>
    <w:rsid w:val="1A2EBB2C"/>
    <w:rsid w:val="1A30A22D"/>
    <w:rsid w:val="1A30E415"/>
    <w:rsid w:val="1A312B98"/>
    <w:rsid w:val="1A33A681"/>
    <w:rsid w:val="1A36448F"/>
    <w:rsid w:val="1A365E3F"/>
    <w:rsid w:val="1A37314F"/>
    <w:rsid w:val="1A38AE13"/>
    <w:rsid w:val="1A397C1B"/>
    <w:rsid w:val="1A3B1F04"/>
    <w:rsid w:val="1A3B4E3A"/>
    <w:rsid w:val="1A3B7FFA"/>
    <w:rsid w:val="1A40C5D4"/>
    <w:rsid w:val="1A42CBB7"/>
    <w:rsid w:val="1A42E52A"/>
    <w:rsid w:val="1A4324EF"/>
    <w:rsid w:val="1A4380C6"/>
    <w:rsid w:val="1A43C605"/>
    <w:rsid w:val="1A4434E9"/>
    <w:rsid w:val="1A47A2EF"/>
    <w:rsid w:val="1A47A3E8"/>
    <w:rsid w:val="1A48B3C4"/>
    <w:rsid w:val="1A4976AC"/>
    <w:rsid w:val="1A4AD1DB"/>
    <w:rsid w:val="1A4B7E4A"/>
    <w:rsid w:val="1A4BCC07"/>
    <w:rsid w:val="1A4BCEAC"/>
    <w:rsid w:val="1A4BEE4D"/>
    <w:rsid w:val="1A4CDEDC"/>
    <w:rsid w:val="1A4D92C3"/>
    <w:rsid w:val="1A4DF554"/>
    <w:rsid w:val="1A509FE8"/>
    <w:rsid w:val="1A53864F"/>
    <w:rsid w:val="1A53FC40"/>
    <w:rsid w:val="1A556CE7"/>
    <w:rsid w:val="1A5890B0"/>
    <w:rsid w:val="1A58CFBE"/>
    <w:rsid w:val="1A5DCA71"/>
    <w:rsid w:val="1A610680"/>
    <w:rsid w:val="1A61BE12"/>
    <w:rsid w:val="1A69E63A"/>
    <w:rsid w:val="1A69F40E"/>
    <w:rsid w:val="1A6AED63"/>
    <w:rsid w:val="1A6AFE88"/>
    <w:rsid w:val="1A6C63E8"/>
    <w:rsid w:val="1A707EB1"/>
    <w:rsid w:val="1A7AE2C6"/>
    <w:rsid w:val="1A7B1FCC"/>
    <w:rsid w:val="1A7BDEC2"/>
    <w:rsid w:val="1A7BFFD6"/>
    <w:rsid w:val="1A7DEA79"/>
    <w:rsid w:val="1A81DB70"/>
    <w:rsid w:val="1A83A4D2"/>
    <w:rsid w:val="1A852690"/>
    <w:rsid w:val="1A86B892"/>
    <w:rsid w:val="1A88B041"/>
    <w:rsid w:val="1A8AB178"/>
    <w:rsid w:val="1A8AE2D6"/>
    <w:rsid w:val="1A8B1078"/>
    <w:rsid w:val="1A8C12C9"/>
    <w:rsid w:val="1A8C85BA"/>
    <w:rsid w:val="1A8C97D9"/>
    <w:rsid w:val="1A8ED6E4"/>
    <w:rsid w:val="1A903A3D"/>
    <w:rsid w:val="1A906933"/>
    <w:rsid w:val="1A90ADBA"/>
    <w:rsid w:val="1A94F64A"/>
    <w:rsid w:val="1A96457A"/>
    <w:rsid w:val="1A96EDBC"/>
    <w:rsid w:val="1A99D2EA"/>
    <w:rsid w:val="1A9A91ED"/>
    <w:rsid w:val="1A9AC8B7"/>
    <w:rsid w:val="1A9ADAE6"/>
    <w:rsid w:val="1A9C9D4F"/>
    <w:rsid w:val="1A9CA3FD"/>
    <w:rsid w:val="1A9F2E67"/>
    <w:rsid w:val="1AA00F5E"/>
    <w:rsid w:val="1AA1CF79"/>
    <w:rsid w:val="1AA3EB77"/>
    <w:rsid w:val="1AA4049A"/>
    <w:rsid w:val="1AA46EC7"/>
    <w:rsid w:val="1AA4BD77"/>
    <w:rsid w:val="1AA5C8D1"/>
    <w:rsid w:val="1AA7EC0D"/>
    <w:rsid w:val="1AA908B4"/>
    <w:rsid w:val="1AA98C9F"/>
    <w:rsid w:val="1AAA05B0"/>
    <w:rsid w:val="1AAC5160"/>
    <w:rsid w:val="1AAD40EA"/>
    <w:rsid w:val="1AADD0D8"/>
    <w:rsid w:val="1AADD6CF"/>
    <w:rsid w:val="1AAE4531"/>
    <w:rsid w:val="1AAEE372"/>
    <w:rsid w:val="1AAFD196"/>
    <w:rsid w:val="1AB02871"/>
    <w:rsid w:val="1AB1E2F6"/>
    <w:rsid w:val="1AB23F38"/>
    <w:rsid w:val="1AB2679A"/>
    <w:rsid w:val="1AB33928"/>
    <w:rsid w:val="1AB3C2AD"/>
    <w:rsid w:val="1AB3D763"/>
    <w:rsid w:val="1AB6A5CF"/>
    <w:rsid w:val="1AB70A82"/>
    <w:rsid w:val="1AB7808F"/>
    <w:rsid w:val="1AB7D7FC"/>
    <w:rsid w:val="1AB8E59F"/>
    <w:rsid w:val="1AB909FA"/>
    <w:rsid w:val="1ABAC1F1"/>
    <w:rsid w:val="1ABC11BC"/>
    <w:rsid w:val="1AC21E14"/>
    <w:rsid w:val="1AC4A24E"/>
    <w:rsid w:val="1AC6EC2F"/>
    <w:rsid w:val="1AC8560E"/>
    <w:rsid w:val="1ACA3A4F"/>
    <w:rsid w:val="1ACB4FC7"/>
    <w:rsid w:val="1ACB7C41"/>
    <w:rsid w:val="1ACCE5A7"/>
    <w:rsid w:val="1ACDBB9D"/>
    <w:rsid w:val="1ACE02BA"/>
    <w:rsid w:val="1AD0AEE0"/>
    <w:rsid w:val="1AD14FFA"/>
    <w:rsid w:val="1AD21B0E"/>
    <w:rsid w:val="1AD28797"/>
    <w:rsid w:val="1AD2A689"/>
    <w:rsid w:val="1AD333FE"/>
    <w:rsid w:val="1AD36633"/>
    <w:rsid w:val="1AD3C4D9"/>
    <w:rsid w:val="1AD57251"/>
    <w:rsid w:val="1AD7E7DE"/>
    <w:rsid w:val="1AD9985D"/>
    <w:rsid w:val="1ADA929F"/>
    <w:rsid w:val="1ADACF01"/>
    <w:rsid w:val="1ADB34C3"/>
    <w:rsid w:val="1ADCBA21"/>
    <w:rsid w:val="1ADF6E3D"/>
    <w:rsid w:val="1ADFA470"/>
    <w:rsid w:val="1AE014BD"/>
    <w:rsid w:val="1AE18EA7"/>
    <w:rsid w:val="1AE30FD2"/>
    <w:rsid w:val="1AE3FCF1"/>
    <w:rsid w:val="1AE4E329"/>
    <w:rsid w:val="1AE6B1F2"/>
    <w:rsid w:val="1AE6D320"/>
    <w:rsid w:val="1AE897F6"/>
    <w:rsid w:val="1AE999E8"/>
    <w:rsid w:val="1AEA72F3"/>
    <w:rsid w:val="1AEBF361"/>
    <w:rsid w:val="1AEC3254"/>
    <w:rsid w:val="1AEC4BC5"/>
    <w:rsid w:val="1AECD164"/>
    <w:rsid w:val="1AECD5B0"/>
    <w:rsid w:val="1AED2345"/>
    <w:rsid w:val="1AEF1DB3"/>
    <w:rsid w:val="1AEF6962"/>
    <w:rsid w:val="1AEF9282"/>
    <w:rsid w:val="1AF2AF98"/>
    <w:rsid w:val="1AF4B0F2"/>
    <w:rsid w:val="1AF5ABB5"/>
    <w:rsid w:val="1AF6C936"/>
    <w:rsid w:val="1AF719B0"/>
    <w:rsid w:val="1AF7F88D"/>
    <w:rsid w:val="1AF8ECE6"/>
    <w:rsid w:val="1AF960AB"/>
    <w:rsid w:val="1AF9CF8F"/>
    <w:rsid w:val="1AFA1CDA"/>
    <w:rsid w:val="1AFA73AB"/>
    <w:rsid w:val="1AFADFD6"/>
    <w:rsid w:val="1AFB1AE5"/>
    <w:rsid w:val="1AFC187D"/>
    <w:rsid w:val="1AFD4205"/>
    <w:rsid w:val="1AFED7F5"/>
    <w:rsid w:val="1AFFAD54"/>
    <w:rsid w:val="1B025ADC"/>
    <w:rsid w:val="1B0411AE"/>
    <w:rsid w:val="1B043440"/>
    <w:rsid w:val="1B050D63"/>
    <w:rsid w:val="1B0747C0"/>
    <w:rsid w:val="1B07CBDC"/>
    <w:rsid w:val="1B08D0EB"/>
    <w:rsid w:val="1B097748"/>
    <w:rsid w:val="1B0A3CF6"/>
    <w:rsid w:val="1B0B8CE8"/>
    <w:rsid w:val="1B0D8DB9"/>
    <w:rsid w:val="1B0D8E6A"/>
    <w:rsid w:val="1B0FD6F6"/>
    <w:rsid w:val="1B100BB2"/>
    <w:rsid w:val="1B10359B"/>
    <w:rsid w:val="1B126FEB"/>
    <w:rsid w:val="1B137283"/>
    <w:rsid w:val="1B13B9A5"/>
    <w:rsid w:val="1B145D90"/>
    <w:rsid w:val="1B171C0E"/>
    <w:rsid w:val="1B173D3D"/>
    <w:rsid w:val="1B18121E"/>
    <w:rsid w:val="1B189B8D"/>
    <w:rsid w:val="1B18A61A"/>
    <w:rsid w:val="1B199649"/>
    <w:rsid w:val="1B19ED37"/>
    <w:rsid w:val="1B1AD5CA"/>
    <w:rsid w:val="1B1BADFA"/>
    <w:rsid w:val="1B1D9713"/>
    <w:rsid w:val="1B203360"/>
    <w:rsid w:val="1B2111AD"/>
    <w:rsid w:val="1B24671B"/>
    <w:rsid w:val="1B26AFCA"/>
    <w:rsid w:val="1B28C727"/>
    <w:rsid w:val="1B2C0AC4"/>
    <w:rsid w:val="1B2DEFDD"/>
    <w:rsid w:val="1B30715E"/>
    <w:rsid w:val="1B311B20"/>
    <w:rsid w:val="1B31A762"/>
    <w:rsid w:val="1B32038A"/>
    <w:rsid w:val="1B322614"/>
    <w:rsid w:val="1B351A5F"/>
    <w:rsid w:val="1B3733F8"/>
    <w:rsid w:val="1B3742D3"/>
    <w:rsid w:val="1B37BD02"/>
    <w:rsid w:val="1B3949F6"/>
    <w:rsid w:val="1B39C0DD"/>
    <w:rsid w:val="1B3D5B76"/>
    <w:rsid w:val="1B3E5214"/>
    <w:rsid w:val="1B3F76FA"/>
    <w:rsid w:val="1B4006A1"/>
    <w:rsid w:val="1B410555"/>
    <w:rsid w:val="1B435DEC"/>
    <w:rsid w:val="1B4477EF"/>
    <w:rsid w:val="1B44FCF2"/>
    <w:rsid w:val="1B4572B1"/>
    <w:rsid w:val="1B48FF36"/>
    <w:rsid w:val="1B4B21C4"/>
    <w:rsid w:val="1B4B3BAF"/>
    <w:rsid w:val="1B4E861D"/>
    <w:rsid w:val="1B51F2C4"/>
    <w:rsid w:val="1B52591C"/>
    <w:rsid w:val="1B536111"/>
    <w:rsid w:val="1B55E5D9"/>
    <w:rsid w:val="1B5767F4"/>
    <w:rsid w:val="1B584179"/>
    <w:rsid w:val="1B59DFE5"/>
    <w:rsid w:val="1B5BE0CA"/>
    <w:rsid w:val="1B5CC6BF"/>
    <w:rsid w:val="1B5CD4E1"/>
    <w:rsid w:val="1B5DDD49"/>
    <w:rsid w:val="1B5E25FA"/>
    <w:rsid w:val="1B5E43E4"/>
    <w:rsid w:val="1B60B2AD"/>
    <w:rsid w:val="1B61B6C6"/>
    <w:rsid w:val="1B631992"/>
    <w:rsid w:val="1B63E7D0"/>
    <w:rsid w:val="1B649CDB"/>
    <w:rsid w:val="1B670C2D"/>
    <w:rsid w:val="1B674743"/>
    <w:rsid w:val="1B6A0B1F"/>
    <w:rsid w:val="1B6BBDD0"/>
    <w:rsid w:val="1B6C1716"/>
    <w:rsid w:val="1B6C3904"/>
    <w:rsid w:val="1B6C7D31"/>
    <w:rsid w:val="1B6EA328"/>
    <w:rsid w:val="1B6F2D8D"/>
    <w:rsid w:val="1B6FC004"/>
    <w:rsid w:val="1B728324"/>
    <w:rsid w:val="1B743D24"/>
    <w:rsid w:val="1B752AF1"/>
    <w:rsid w:val="1B79E901"/>
    <w:rsid w:val="1B7A3DAE"/>
    <w:rsid w:val="1B7A9988"/>
    <w:rsid w:val="1B7C0F25"/>
    <w:rsid w:val="1B7CA57A"/>
    <w:rsid w:val="1B7D60BB"/>
    <w:rsid w:val="1B7FA1F0"/>
    <w:rsid w:val="1B82241F"/>
    <w:rsid w:val="1B828BE7"/>
    <w:rsid w:val="1B82CC87"/>
    <w:rsid w:val="1B834C76"/>
    <w:rsid w:val="1B83D653"/>
    <w:rsid w:val="1B8550AF"/>
    <w:rsid w:val="1B86ABAB"/>
    <w:rsid w:val="1B895B2D"/>
    <w:rsid w:val="1B899619"/>
    <w:rsid w:val="1B8A3062"/>
    <w:rsid w:val="1B8BC433"/>
    <w:rsid w:val="1B8D11E4"/>
    <w:rsid w:val="1B8E506E"/>
    <w:rsid w:val="1B9051DB"/>
    <w:rsid w:val="1B91C9AE"/>
    <w:rsid w:val="1B92FDB0"/>
    <w:rsid w:val="1B9431B6"/>
    <w:rsid w:val="1B951762"/>
    <w:rsid w:val="1B967090"/>
    <w:rsid w:val="1B9784C0"/>
    <w:rsid w:val="1B99268B"/>
    <w:rsid w:val="1B99CF1B"/>
    <w:rsid w:val="1B9A6005"/>
    <w:rsid w:val="1B9ADD22"/>
    <w:rsid w:val="1B9CA179"/>
    <w:rsid w:val="1B9CF27A"/>
    <w:rsid w:val="1B9E4FCA"/>
    <w:rsid w:val="1B9E9C9E"/>
    <w:rsid w:val="1BA29BBE"/>
    <w:rsid w:val="1BA45C8C"/>
    <w:rsid w:val="1BA4F862"/>
    <w:rsid w:val="1BA5B09D"/>
    <w:rsid w:val="1BA71C6E"/>
    <w:rsid w:val="1BA72790"/>
    <w:rsid w:val="1BA767D0"/>
    <w:rsid w:val="1BA7A03E"/>
    <w:rsid w:val="1BA9C320"/>
    <w:rsid w:val="1BABAC7F"/>
    <w:rsid w:val="1BACDCBA"/>
    <w:rsid w:val="1BB24C49"/>
    <w:rsid w:val="1BB25132"/>
    <w:rsid w:val="1BB3F6A4"/>
    <w:rsid w:val="1BB455E2"/>
    <w:rsid w:val="1BB684D9"/>
    <w:rsid w:val="1BB83BFE"/>
    <w:rsid w:val="1BB8C127"/>
    <w:rsid w:val="1BBA5643"/>
    <w:rsid w:val="1BBB2FF9"/>
    <w:rsid w:val="1BBC2643"/>
    <w:rsid w:val="1BBD9C00"/>
    <w:rsid w:val="1BBEC545"/>
    <w:rsid w:val="1BBF476A"/>
    <w:rsid w:val="1BBF8C08"/>
    <w:rsid w:val="1BC2BE40"/>
    <w:rsid w:val="1BC33D8E"/>
    <w:rsid w:val="1BC54EB7"/>
    <w:rsid w:val="1BC60C4F"/>
    <w:rsid w:val="1BC6D1F8"/>
    <w:rsid w:val="1BCA1271"/>
    <w:rsid w:val="1BCC3FAD"/>
    <w:rsid w:val="1BCD3D31"/>
    <w:rsid w:val="1BCF2507"/>
    <w:rsid w:val="1BCFFE4E"/>
    <w:rsid w:val="1BD1501F"/>
    <w:rsid w:val="1BD30585"/>
    <w:rsid w:val="1BD61ECF"/>
    <w:rsid w:val="1BD76144"/>
    <w:rsid w:val="1BD7D700"/>
    <w:rsid w:val="1BD97EE7"/>
    <w:rsid w:val="1BDDA5D7"/>
    <w:rsid w:val="1BDDA835"/>
    <w:rsid w:val="1BDE77D0"/>
    <w:rsid w:val="1BE12907"/>
    <w:rsid w:val="1BE195E5"/>
    <w:rsid w:val="1BE21029"/>
    <w:rsid w:val="1BE2FAF9"/>
    <w:rsid w:val="1BE7D5AD"/>
    <w:rsid w:val="1BE950AE"/>
    <w:rsid w:val="1BEC7399"/>
    <w:rsid w:val="1BED54F0"/>
    <w:rsid w:val="1BEDB6F9"/>
    <w:rsid w:val="1BEFF383"/>
    <w:rsid w:val="1BF055FF"/>
    <w:rsid w:val="1BF09192"/>
    <w:rsid w:val="1BF0BBEA"/>
    <w:rsid w:val="1BF32944"/>
    <w:rsid w:val="1BF79097"/>
    <w:rsid w:val="1BF871CF"/>
    <w:rsid w:val="1BF8B109"/>
    <w:rsid w:val="1BFB62E3"/>
    <w:rsid w:val="1BFC11EA"/>
    <w:rsid w:val="1BFCDB6C"/>
    <w:rsid w:val="1BFD43A1"/>
    <w:rsid w:val="1BFE2A91"/>
    <w:rsid w:val="1BFEE69E"/>
    <w:rsid w:val="1BFF7F80"/>
    <w:rsid w:val="1C01A13F"/>
    <w:rsid w:val="1C0398F9"/>
    <w:rsid w:val="1C042643"/>
    <w:rsid w:val="1C04B323"/>
    <w:rsid w:val="1C0593ED"/>
    <w:rsid w:val="1C09B725"/>
    <w:rsid w:val="1C0F4849"/>
    <w:rsid w:val="1C1152E0"/>
    <w:rsid w:val="1C128E31"/>
    <w:rsid w:val="1C1389A1"/>
    <w:rsid w:val="1C139253"/>
    <w:rsid w:val="1C1444DA"/>
    <w:rsid w:val="1C14B540"/>
    <w:rsid w:val="1C172E73"/>
    <w:rsid w:val="1C1765F6"/>
    <w:rsid w:val="1C18D810"/>
    <w:rsid w:val="1C191A34"/>
    <w:rsid w:val="1C1A6E45"/>
    <w:rsid w:val="1C1ABDF2"/>
    <w:rsid w:val="1C1AEF17"/>
    <w:rsid w:val="1C1B1EFD"/>
    <w:rsid w:val="1C1E0826"/>
    <w:rsid w:val="1C1F83E0"/>
    <w:rsid w:val="1C201264"/>
    <w:rsid w:val="1C20FF48"/>
    <w:rsid w:val="1C216B8D"/>
    <w:rsid w:val="1C21BEAF"/>
    <w:rsid w:val="1C223003"/>
    <w:rsid w:val="1C22382F"/>
    <w:rsid w:val="1C22BBF1"/>
    <w:rsid w:val="1C240447"/>
    <w:rsid w:val="1C2424F4"/>
    <w:rsid w:val="1C248620"/>
    <w:rsid w:val="1C248CFB"/>
    <w:rsid w:val="1C256067"/>
    <w:rsid w:val="1C260AF8"/>
    <w:rsid w:val="1C28E799"/>
    <w:rsid w:val="1C290A65"/>
    <w:rsid w:val="1C2C9B77"/>
    <w:rsid w:val="1C2E8FCA"/>
    <w:rsid w:val="1C2F6560"/>
    <w:rsid w:val="1C30A685"/>
    <w:rsid w:val="1C32D3D7"/>
    <w:rsid w:val="1C33C69C"/>
    <w:rsid w:val="1C359D5F"/>
    <w:rsid w:val="1C376D3E"/>
    <w:rsid w:val="1C37A7A5"/>
    <w:rsid w:val="1C3D7586"/>
    <w:rsid w:val="1C3DF8EE"/>
    <w:rsid w:val="1C3DFAD9"/>
    <w:rsid w:val="1C3E3218"/>
    <w:rsid w:val="1C3FBFAB"/>
    <w:rsid w:val="1C41F1FB"/>
    <w:rsid w:val="1C422D34"/>
    <w:rsid w:val="1C478443"/>
    <w:rsid w:val="1C481919"/>
    <w:rsid w:val="1C4A90CF"/>
    <w:rsid w:val="1C4B5E95"/>
    <w:rsid w:val="1C4ED151"/>
    <w:rsid w:val="1C4F3A38"/>
    <w:rsid w:val="1C4F3E30"/>
    <w:rsid w:val="1C511A5F"/>
    <w:rsid w:val="1C514325"/>
    <w:rsid w:val="1C518F72"/>
    <w:rsid w:val="1C537E85"/>
    <w:rsid w:val="1C541C7A"/>
    <w:rsid w:val="1C541D00"/>
    <w:rsid w:val="1C542C48"/>
    <w:rsid w:val="1C54D235"/>
    <w:rsid w:val="1C56D5B4"/>
    <w:rsid w:val="1C589FBB"/>
    <w:rsid w:val="1C5A2803"/>
    <w:rsid w:val="1C5CABF2"/>
    <w:rsid w:val="1C5DB9EE"/>
    <w:rsid w:val="1C5E9534"/>
    <w:rsid w:val="1C5EB146"/>
    <w:rsid w:val="1C5F8C3D"/>
    <w:rsid w:val="1C5FA1CC"/>
    <w:rsid w:val="1C601E67"/>
    <w:rsid w:val="1C629D45"/>
    <w:rsid w:val="1C63B729"/>
    <w:rsid w:val="1C65C7C3"/>
    <w:rsid w:val="1C68066D"/>
    <w:rsid w:val="1C689A92"/>
    <w:rsid w:val="1C68A511"/>
    <w:rsid w:val="1C697389"/>
    <w:rsid w:val="1C6991ED"/>
    <w:rsid w:val="1C6C4FA0"/>
    <w:rsid w:val="1C6CBD2D"/>
    <w:rsid w:val="1C6E50D7"/>
    <w:rsid w:val="1C717742"/>
    <w:rsid w:val="1C72210B"/>
    <w:rsid w:val="1C730218"/>
    <w:rsid w:val="1C73125D"/>
    <w:rsid w:val="1C73BAD9"/>
    <w:rsid w:val="1C74551D"/>
    <w:rsid w:val="1C752E08"/>
    <w:rsid w:val="1C771A92"/>
    <w:rsid w:val="1C773EE2"/>
    <w:rsid w:val="1C78165F"/>
    <w:rsid w:val="1C783AFE"/>
    <w:rsid w:val="1C7B89BF"/>
    <w:rsid w:val="1C7CE8D3"/>
    <w:rsid w:val="1C7D995B"/>
    <w:rsid w:val="1C7DDC78"/>
    <w:rsid w:val="1C7E3F13"/>
    <w:rsid w:val="1C7F459B"/>
    <w:rsid w:val="1C7F4AB3"/>
    <w:rsid w:val="1C7F6093"/>
    <w:rsid w:val="1C80BCD9"/>
    <w:rsid w:val="1C821B06"/>
    <w:rsid w:val="1C82652D"/>
    <w:rsid w:val="1C82793D"/>
    <w:rsid w:val="1C82C5E8"/>
    <w:rsid w:val="1C834442"/>
    <w:rsid w:val="1C8371E7"/>
    <w:rsid w:val="1C85DC17"/>
    <w:rsid w:val="1C87A63B"/>
    <w:rsid w:val="1C8844CD"/>
    <w:rsid w:val="1C888D66"/>
    <w:rsid w:val="1C892832"/>
    <w:rsid w:val="1C8B9525"/>
    <w:rsid w:val="1C8C900F"/>
    <w:rsid w:val="1C8D2722"/>
    <w:rsid w:val="1C8DBC8C"/>
    <w:rsid w:val="1C905166"/>
    <w:rsid w:val="1C90D3C4"/>
    <w:rsid w:val="1C911590"/>
    <w:rsid w:val="1C91274C"/>
    <w:rsid w:val="1C91C6AE"/>
    <w:rsid w:val="1C91EDD2"/>
    <w:rsid w:val="1C925CDA"/>
    <w:rsid w:val="1C92731E"/>
    <w:rsid w:val="1C94394F"/>
    <w:rsid w:val="1C95D380"/>
    <w:rsid w:val="1C9621EA"/>
    <w:rsid w:val="1C984B8C"/>
    <w:rsid w:val="1C9D687A"/>
    <w:rsid w:val="1C9ED973"/>
    <w:rsid w:val="1CA0BF5A"/>
    <w:rsid w:val="1CA264F0"/>
    <w:rsid w:val="1CA34420"/>
    <w:rsid w:val="1CA42BD5"/>
    <w:rsid w:val="1CA493BC"/>
    <w:rsid w:val="1CA58734"/>
    <w:rsid w:val="1CA7D6C8"/>
    <w:rsid w:val="1CA8092B"/>
    <w:rsid w:val="1CA8D1DF"/>
    <w:rsid w:val="1CA9F1D7"/>
    <w:rsid w:val="1CAA7112"/>
    <w:rsid w:val="1CABB03B"/>
    <w:rsid w:val="1CAE0287"/>
    <w:rsid w:val="1CAE15AE"/>
    <w:rsid w:val="1CAFF9F9"/>
    <w:rsid w:val="1CB1C99E"/>
    <w:rsid w:val="1CB35E26"/>
    <w:rsid w:val="1CB50E16"/>
    <w:rsid w:val="1CB5694C"/>
    <w:rsid w:val="1CB8F620"/>
    <w:rsid w:val="1CB99857"/>
    <w:rsid w:val="1CBC435F"/>
    <w:rsid w:val="1CBC6116"/>
    <w:rsid w:val="1CBC8478"/>
    <w:rsid w:val="1CBDEB5D"/>
    <w:rsid w:val="1CBE038D"/>
    <w:rsid w:val="1CBF094A"/>
    <w:rsid w:val="1CC058C9"/>
    <w:rsid w:val="1CC0B02C"/>
    <w:rsid w:val="1CC0DB8D"/>
    <w:rsid w:val="1CC16882"/>
    <w:rsid w:val="1CC2D2E4"/>
    <w:rsid w:val="1CC631B5"/>
    <w:rsid w:val="1CC992F1"/>
    <w:rsid w:val="1CCA4CC7"/>
    <w:rsid w:val="1CCBF5CC"/>
    <w:rsid w:val="1CCC1B43"/>
    <w:rsid w:val="1CCCEDCA"/>
    <w:rsid w:val="1CCD98C3"/>
    <w:rsid w:val="1CCE64CE"/>
    <w:rsid w:val="1CD10BB1"/>
    <w:rsid w:val="1CD1797C"/>
    <w:rsid w:val="1CD1D8B1"/>
    <w:rsid w:val="1CD2265B"/>
    <w:rsid w:val="1CD330D4"/>
    <w:rsid w:val="1CD49BDC"/>
    <w:rsid w:val="1CD55929"/>
    <w:rsid w:val="1CD5F730"/>
    <w:rsid w:val="1CD6CA90"/>
    <w:rsid w:val="1CD832EA"/>
    <w:rsid w:val="1CD8B0FE"/>
    <w:rsid w:val="1CDA6BE3"/>
    <w:rsid w:val="1CDAD1F5"/>
    <w:rsid w:val="1CDC439F"/>
    <w:rsid w:val="1CDC88D7"/>
    <w:rsid w:val="1CDFAE8F"/>
    <w:rsid w:val="1CDFD87D"/>
    <w:rsid w:val="1CE127BA"/>
    <w:rsid w:val="1CE17229"/>
    <w:rsid w:val="1CE203AF"/>
    <w:rsid w:val="1CE3E13A"/>
    <w:rsid w:val="1CE423FE"/>
    <w:rsid w:val="1CE47199"/>
    <w:rsid w:val="1CE65B4A"/>
    <w:rsid w:val="1CE7051D"/>
    <w:rsid w:val="1CE784BF"/>
    <w:rsid w:val="1CEAF897"/>
    <w:rsid w:val="1CEC03A4"/>
    <w:rsid w:val="1CEC1A8A"/>
    <w:rsid w:val="1CEC5EB5"/>
    <w:rsid w:val="1CEEDFAC"/>
    <w:rsid w:val="1CF34A86"/>
    <w:rsid w:val="1CF3AA0F"/>
    <w:rsid w:val="1CF46BC5"/>
    <w:rsid w:val="1CF4D0F2"/>
    <w:rsid w:val="1CF59E68"/>
    <w:rsid w:val="1CF69C3D"/>
    <w:rsid w:val="1CF70501"/>
    <w:rsid w:val="1CF736FB"/>
    <w:rsid w:val="1CF952D8"/>
    <w:rsid w:val="1CF9C339"/>
    <w:rsid w:val="1CFAEDBC"/>
    <w:rsid w:val="1D00AD93"/>
    <w:rsid w:val="1D019C89"/>
    <w:rsid w:val="1D0226BF"/>
    <w:rsid w:val="1D02F9F5"/>
    <w:rsid w:val="1D0348B9"/>
    <w:rsid w:val="1D050E9F"/>
    <w:rsid w:val="1D05FD02"/>
    <w:rsid w:val="1D062FD2"/>
    <w:rsid w:val="1D076874"/>
    <w:rsid w:val="1D093A04"/>
    <w:rsid w:val="1D09C820"/>
    <w:rsid w:val="1D09F385"/>
    <w:rsid w:val="1D0A4D51"/>
    <w:rsid w:val="1D0B39D6"/>
    <w:rsid w:val="1D0CA7C1"/>
    <w:rsid w:val="1D0EA77C"/>
    <w:rsid w:val="1D0F6F45"/>
    <w:rsid w:val="1D10BBE0"/>
    <w:rsid w:val="1D11C8A8"/>
    <w:rsid w:val="1D12C987"/>
    <w:rsid w:val="1D13DB72"/>
    <w:rsid w:val="1D145035"/>
    <w:rsid w:val="1D1459CC"/>
    <w:rsid w:val="1D158407"/>
    <w:rsid w:val="1D15D9AF"/>
    <w:rsid w:val="1D191769"/>
    <w:rsid w:val="1D1991DF"/>
    <w:rsid w:val="1D19C0E7"/>
    <w:rsid w:val="1D1A34D3"/>
    <w:rsid w:val="1D1A8E67"/>
    <w:rsid w:val="1D1A9F41"/>
    <w:rsid w:val="1D1D3EF3"/>
    <w:rsid w:val="1D1D9773"/>
    <w:rsid w:val="1D2034A0"/>
    <w:rsid w:val="1D2090D6"/>
    <w:rsid w:val="1D20A11A"/>
    <w:rsid w:val="1D213956"/>
    <w:rsid w:val="1D214775"/>
    <w:rsid w:val="1D223D31"/>
    <w:rsid w:val="1D2245B2"/>
    <w:rsid w:val="1D22AFAC"/>
    <w:rsid w:val="1D23F8B2"/>
    <w:rsid w:val="1D2638DF"/>
    <w:rsid w:val="1D26D607"/>
    <w:rsid w:val="1D27F8A2"/>
    <w:rsid w:val="1D28C60B"/>
    <w:rsid w:val="1D28F9E6"/>
    <w:rsid w:val="1D2C3F5D"/>
    <w:rsid w:val="1D2C7C08"/>
    <w:rsid w:val="1D2D54F9"/>
    <w:rsid w:val="1D2E64B3"/>
    <w:rsid w:val="1D3038DA"/>
    <w:rsid w:val="1D30A283"/>
    <w:rsid w:val="1D31323D"/>
    <w:rsid w:val="1D326509"/>
    <w:rsid w:val="1D3397F5"/>
    <w:rsid w:val="1D33B8C3"/>
    <w:rsid w:val="1D342CF2"/>
    <w:rsid w:val="1D353425"/>
    <w:rsid w:val="1D3629D8"/>
    <w:rsid w:val="1D370DB3"/>
    <w:rsid w:val="1D37A8D4"/>
    <w:rsid w:val="1D395073"/>
    <w:rsid w:val="1D3957BD"/>
    <w:rsid w:val="1D39F433"/>
    <w:rsid w:val="1D3B595A"/>
    <w:rsid w:val="1D3BE488"/>
    <w:rsid w:val="1D3D3F3C"/>
    <w:rsid w:val="1D3DB02A"/>
    <w:rsid w:val="1D3EB3BE"/>
    <w:rsid w:val="1D3F4535"/>
    <w:rsid w:val="1D4102B3"/>
    <w:rsid w:val="1D41A372"/>
    <w:rsid w:val="1D4210E0"/>
    <w:rsid w:val="1D45EA10"/>
    <w:rsid w:val="1D46723F"/>
    <w:rsid w:val="1D4707BD"/>
    <w:rsid w:val="1D47F698"/>
    <w:rsid w:val="1D484C61"/>
    <w:rsid w:val="1D499262"/>
    <w:rsid w:val="1D49A2D8"/>
    <w:rsid w:val="1D4B6657"/>
    <w:rsid w:val="1D4C8765"/>
    <w:rsid w:val="1D503393"/>
    <w:rsid w:val="1D51CCC7"/>
    <w:rsid w:val="1D528A77"/>
    <w:rsid w:val="1D52B6C0"/>
    <w:rsid w:val="1D547CD6"/>
    <w:rsid w:val="1D548441"/>
    <w:rsid w:val="1D56B63E"/>
    <w:rsid w:val="1D57B058"/>
    <w:rsid w:val="1D57CA42"/>
    <w:rsid w:val="1D5999AC"/>
    <w:rsid w:val="1D5B7AA8"/>
    <w:rsid w:val="1D5C63F6"/>
    <w:rsid w:val="1D5DAD86"/>
    <w:rsid w:val="1D5DEC74"/>
    <w:rsid w:val="1D5E3359"/>
    <w:rsid w:val="1D5E7C16"/>
    <w:rsid w:val="1D5E8FC2"/>
    <w:rsid w:val="1D5EC28B"/>
    <w:rsid w:val="1D5F5BC8"/>
    <w:rsid w:val="1D5F78AE"/>
    <w:rsid w:val="1D5FB7C8"/>
    <w:rsid w:val="1D62C355"/>
    <w:rsid w:val="1D6517C0"/>
    <w:rsid w:val="1D661C08"/>
    <w:rsid w:val="1D67435D"/>
    <w:rsid w:val="1D68199D"/>
    <w:rsid w:val="1D68B2AE"/>
    <w:rsid w:val="1D69CA81"/>
    <w:rsid w:val="1D6F345A"/>
    <w:rsid w:val="1D6F7541"/>
    <w:rsid w:val="1D6FAA18"/>
    <w:rsid w:val="1D6FCC4D"/>
    <w:rsid w:val="1D7077C1"/>
    <w:rsid w:val="1D709D48"/>
    <w:rsid w:val="1D724424"/>
    <w:rsid w:val="1D737F6F"/>
    <w:rsid w:val="1D740F87"/>
    <w:rsid w:val="1D747BA9"/>
    <w:rsid w:val="1D757C5B"/>
    <w:rsid w:val="1D75E006"/>
    <w:rsid w:val="1D77641F"/>
    <w:rsid w:val="1D782213"/>
    <w:rsid w:val="1D795692"/>
    <w:rsid w:val="1D795E23"/>
    <w:rsid w:val="1D7B4084"/>
    <w:rsid w:val="1D7B607D"/>
    <w:rsid w:val="1D7C1679"/>
    <w:rsid w:val="1D7E7ACE"/>
    <w:rsid w:val="1D80868B"/>
    <w:rsid w:val="1D80CDC8"/>
    <w:rsid w:val="1D811199"/>
    <w:rsid w:val="1D8187AD"/>
    <w:rsid w:val="1D825716"/>
    <w:rsid w:val="1D86C31A"/>
    <w:rsid w:val="1D8793A1"/>
    <w:rsid w:val="1D88A734"/>
    <w:rsid w:val="1D8A9D5F"/>
    <w:rsid w:val="1D8F8409"/>
    <w:rsid w:val="1D8F8F1E"/>
    <w:rsid w:val="1D90148A"/>
    <w:rsid w:val="1D910042"/>
    <w:rsid w:val="1D93A259"/>
    <w:rsid w:val="1D94F17E"/>
    <w:rsid w:val="1D99522A"/>
    <w:rsid w:val="1D9954F8"/>
    <w:rsid w:val="1D99C20D"/>
    <w:rsid w:val="1D9A2B4E"/>
    <w:rsid w:val="1D9C11A6"/>
    <w:rsid w:val="1D9FAD75"/>
    <w:rsid w:val="1DA104B9"/>
    <w:rsid w:val="1DA10EFF"/>
    <w:rsid w:val="1DA1F2EA"/>
    <w:rsid w:val="1DA238ED"/>
    <w:rsid w:val="1DA4AF3D"/>
    <w:rsid w:val="1DA66718"/>
    <w:rsid w:val="1DA6E30F"/>
    <w:rsid w:val="1DA7419E"/>
    <w:rsid w:val="1DA76877"/>
    <w:rsid w:val="1DA8CA26"/>
    <w:rsid w:val="1DAE6B71"/>
    <w:rsid w:val="1DAF4D23"/>
    <w:rsid w:val="1DB0B457"/>
    <w:rsid w:val="1DB1DA55"/>
    <w:rsid w:val="1DB37236"/>
    <w:rsid w:val="1DB39747"/>
    <w:rsid w:val="1DB43038"/>
    <w:rsid w:val="1DB53DED"/>
    <w:rsid w:val="1DB576FC"/>
    <w:rsid w:val="1DB72A95"/>
    <w:rsid w:val="1DB83131"/>
    <w:rsid w:val="1DBD7CA8"/>
    <w:rsid w:val="1DBED8A2"/>
    <w:rsid w:val="1DBF1EE8"/>
    <w:rsid w:val="1DBFFFDD"/>
    <w:rsid w:val="1DC08718"/>
    <w:rsid w:val="1DC3FB46"/>
    <w:rsid w:val="1DC5112F"/>
    <w:rsid w:val="1DC73C55"/>
    <w:rsid w:val="1DCCBC66"/>
    <w:rsid w:val="1DCCE733"/>
    <w:rsid w:val="1DCCED5E"/>
    <w:rsid w:val="1DCDD6EA"/>
    <w:rsid w:val="1DCE9E52"/>
    <w:rsid w:val="1DCFF2A9"/>
    <w:rsid w:val="1DD03B70"/>
    <w:rsid w:val="1DD0D022"/>
    <w:rsid w:val="1DD0F601"/>
    <w:rsid w:val="1DD38AC8"/>
    <w:rsid w:val="1DD3979D"/>
    <w:rsid w:val="1DD3FFA1"/>
    <w:rsid w:val="1DD42AFC"/>
    <w:rsid w:val="1DD4F77E"/>
    <w:rsid w:val="1DD6FB92"/>
    <w:rsid w:val="1DD99355"/>
    <w:rsid w:val="1DDC0CFA"/>
    <w:rsid w:val="1DDDFA5F"/>
    <w:rsid w:val="1DE11EBE"/>
    <w:rsid w:val="1DE2B156"/>
    <w:rsid w:val="1DE9B290"/>
    <w:rsid w:val="1DE9E936"/>
    <w:rsid w:val="1DEADD4E"/>
    <w:rsid w:val="1DEDDA66"/>
    <w:rsid w:val="1DEE4BDD"/>
    <w:rsid w:val="1DF0D352"/>
    <w:rsid w:val="1DF16357"/>
    <w:rsid w:val="1DF1C9D4"/>
    <w:rsid w:val="1DF267BC"/>
    <w:rsid w:val="1DF30F32"/>
    <w:rsid w:val="1DF3F0CF"/>
    <w:rsid w:val="1DF41726"/>
    <w:rsid w:val="1DF64E63"/>
    <w:rsid w:val="1DF68E0C"/>
    <w:rsid w:val="1DF704C9"/>
    <w:rsid w:val="1DF859B1"/>
    <w:rsid w:val="1DF8B470"/>
    <w:rsid w:val="1DF946BC"/>
    <w:rsid w:val="1DFD157D"/>
    <w:rsid w:val="1DFE7749"/>
    <w:rsid w:val="1DFF2C7B"/>
    <w:rsid w:val="1DFFE9E2"/>
    <w:rsid w:val="1E00CC00"/>
    <w:rsid w:val="1E01948B"/>
    <w:rsid w:val="1E04B5A1"/>
    <w:rsid w:val="1E084075"/>
    <w:rsid w:val="1E0BB0FC"/>
    <w:rsid w:val="1E0C86BB"/>
    <w:rsid w:val="1E0E2665"/>
    <w:rsid w:val="1E0F4A77"/>
    <w:rsid w:val="1E108F22"/>
    <w:rsid w:val="1E1171C8"/>
    <w:rsid w:val="1E117774"/>
    <w:rsid w:val="1E11D35C"/>
    <w:rsid w:val="1E12BB0F"/>
    <w:rsid w:val="1E12C425"/>
    <w:rsid w:val="1E13156E"/>
    <w:rsid w:val="1E165196"/>
    <w:rsid w:val="1E186F8D"/>
    <w:rsid w:val="1E19FB76"/>
    <w:rsid w:val="1E1AFBB8"/>
    <w:rsid w:val="1E1DE560"/>
    <w:rsid w:val="1E1EB070"/>
    <w:rsid w:val="1E2167B1"/>
    <w:rsid w:val="1E21AEB1"/>
    <w:rsid w:val="1E221986"/>
    <w:rsid w:val="1E227AAD"/>
    <w:rsid w:val="1E24621A"/>
    <w:rsid w:val="1E25FED9"/>
    <w:rsid w:val="1E274901"/>
    <w:rsid w:val="1E2874DD"/>
    <w:rsid w:val="1E28E9E2"/>
    <w:rsid w:val="1E2D4962"/>
    <w:rsid w:val="1E2DA36E"/>
    <w:rsid w:val="1E2E032C"/>
    <w:rsid w:val="1E2ED761"/>
    <w:rsid w:val="1E2EDB0A"/>
    <w:rsid w:val="1E306F6A"/>
    <w:rsid w:val="1E316576"/>
    <w:rsid w:val="1E322E85"/>
    <w:rsid w:val="1E33FBE3"/>
    <w:rsid w:val="1E34A304"/>
    <w:rsid w:val="1E34DF48"/>
    <w:rsid w:val="1E34FDEB"/>
    <w:rsid w:val="1E355A12"/>
    <w:rsid w:val="1E387956"/>
    <w:rsid w:val="1E3D5231"/>
    <w:rsid w:val="1E40EEE5"/>
    <w:rsid w:val="1E41758A"/>
    <w:rsid w:val="1E41A9D9"/>
    <w:rsid w:val="1E437E98"/>
    <w:rsid w:val="1E44ED39"/>
    <w:rsid w:val="1E467045"/>
    <w:rsid w:val="1E4905FC"/>
    <w:rsid w:val="1E495FC4"/>
    <w:rsid w:val="1E4A888D"/>
    <w:rsid w:val="1E4B009B"/>
    <w:rsid w:val="1E4D9487"/>
    <w:rsid w:val="1E4E2974"/>
    <w:rsid w:val="1E4E2AED"/>
    <w:rsid w:val="1E4E9399"/>
    <w:rsid w:val="1E4FE3B6"/>
    <w:rsid w:val="1E50A08A"/>
    <w:rsid w:val="1E53AA79"/>
    <w:rsid w:val="1E53B543"/>
    <w:rsid w:val="1E56760A"/>
    <w:rsid w:val="1E57D171"/>
    <w:rsid w:val="1E5824EE"/>
    <w:rsid w:val="1E585823"/>
    <w:rsid w:val="1E5AAD38"/>
    <w:rsid w:val="1E5C2E8C"/>
    <w:rsid w:val="1E5C6867"/>
    <w:rsid w:val="1E5DA6D5"/>
    <w:rsid w:val="1E5F6E30"/>
    <w:rsid w:val="1E6086B8"/>
    <w:rsid w:val="1E60C41A"/>
    <w:rsid w:val="1E6165C1"/>
    <w:rsid w:val="1E61C314"/>
    <w:rsid w:val="1E6260EE"/>
    <w:rsid w:val="1E62922B"/>
    <w:rsid w:val="1E65179F"/>
    <w:rsid w:val="1E661387"/>
    <w:rsid w:val="1E67C556"/>
    <w:rsid w:val="1E68FF17"/>
    <w:rsid w:val="1E69694B"/>
    <w:rsid w:val="1E6B038C"/>
    <w:rsid w:val="1E6C9DCD"/>
    <w:rsid w:val="1E6EB14F"/>
    <w:rsid w:val="1E6EC063"/>
    <w:rsid w:val="1E6FA373"/>
    <w:rsid w:val="1E7102ED"/>
    <w:rsid w:val="1E735E62"/>
    <w:rsid w:val="1E7496D8"/>
    <w:rsid w:val="1E765035"/>
    <w:rsid w:val="1E782217"/>
    <w:rsid w:val="1E78400B"/>
    <w:rsid w:val="1E784CD3"/>
    <w:rsid w:val="1E78F87D"/>
    <w:rsid w:val="1E79EB52"/>
    <w:rsid w:val="1E7A15A7"/>
    <w:rsid w:val="1E7A2D11"/>
    <w:rsid w:val="1E7AB1AC"/>
    <w:rsid w:val="1E7BAC87"/>
    <w:rsid w:val="1E7C159B"/>
    <w:rsid w:val="1E7EED69"/>
    <w:rsid w:val="1E7F9E6C"/>
    <w:rsid w:val="1E8309CF"/>
    <w:rsid w:val="1E837EBA"/>
    <w:rsid w:val="1E84BC0F"/>
    <w:rsid w:val="1E86434B"/>
    <w:rsid w:val="1E86F9DD"/>
    <w:rsid w:val="1E878A35"/>
    <w:rsid w:val="1E8AD73E"/>
    <w:rsid w:val="1E8C5D75"/>
    <w:rsid w:val="1E8C89AA"/>
    <w:rsid w:val="1E8DDF39"/>
    <w:rsid w:val="1E8F2C18"/>
    <w:rsid w:val="1E931AEB"/>
    <w:rsid w:val="1E9426ED"/>
    <w:rsid w:val="1E953703"/>
    <w:rsid w:val="1E9647BE"/>
    <w:rsid w:val="1E96911A"/>
    <w:rsid w:val="1E96EE94"/>
    <w:rsid w:val="1E970E3C"/>
    <w:rsid w:val="1E9815CF"/>
    <w:rsid w:val="1E99A6E3"/>
    <w:rsid w:val="1E9ABCE7"/>
    <w:rsid w:val="1E9B46AE"/>
    <w:rsid w:val="1E9BD129"/>
    <w:rsid w:val="1E9C8E73"/>
    <w:rsid w:val="1E9EFCD0"/>
    <w:rsid w:val="1EA15CF1"/>
    <w:rsid w:val="1EA3C1DD"/>
    <w:rsid w:val="1EA3C30F"/>
    <w:rsid w:val="1EA42D5C"/>
    <w:rsid w:val="1EA6A0FD"/>
    <w:rsid w:val="1EA7A7E2"/>
    <w:rsid w:val="1EA7B871"/>
    <w:rsid w:val="1EA8DB8F"/>
    <w:rsid w:val="1EA962D0"/>
    <w:rsid w:val="1EA9E8A5"/>
    <w:rsid w:val="1EAD7140"/>
    <w:rsid w:val="1EAE14B0"/>
    <w:rsid w:val="1EAE6820"/>
    <w:rsid w:val="1EB179CF"/>
    <w:rsid w:val="1EB4A1BD"/>
    <w:rsid w:val="1EB78EA8"/>
    <w:rsid w:val="1EB92899"/>
    <w:rsid w:val="1EBC2203"/>
    <w:rsid w:val="1EBC8852"/>
    <w:rsid w:val="1EBE4066"/>
    <w:rsid w:val="1EC05750"/>
    <w:rsid w:val="1EC0F551"/>
    <w:rsid w:val="1EC1C01A"/>
    <w:rsid w:val="1EC22A33"/>
    <w:rsid w:val="1EC22F90"/>
    <w:rsid w:val="1EC66D93"/>
    <w:rsid w:val="1EC7ED9A"/>
    <w:rsid w:val="1EC7EFF7"/>
    <w:rsid w:val="1ECB0336"/>
    <w:rsid w:val="1ECB7A45"/>
    <w:rsid w:val="1ECC47D9"/>
    <w:rsid w:val="1ECD3288"/>
    <w:rsid w:val="1ED25E89"/>
    <w:rsid w:val="1ED292A2"/>
    <w:rsid w:val="1ED2FE1F"/>
    <w:rsid w:val="1ED591C8"/>
    <w:rsid w:val="1ED97A8C"/>
    <w:rsid w:val="1EDAFC44"/>
    <w:rsid w:val="1EDCCC2A"/>
    <w:rsid w:val="1EDE271D"/>
    <w:rsid w:val="1EDF4120"/>
    <w:rsid w:val="1EDF8630"/>
    <w:rsid w:val="1EE2F14C"/>
    <w:rsid w:val="1EE5909B"/>
    <w:rsid w:val="1EE62C9A"/>
    <w:rsid w:val="1EE779C9"/>
    <w:rsid w:val="1EE856DD"/>
    <w:rsid w:val="1EE85C61"/>
    <w:rsid w:val="1EE8EA42"/>
    <w:rsid w:val="1EE96408"/>
    <w:rsid w:val="1EEF6F2A"/>
    <w:rsid w:val="1EEFB2A4"/>
    <w:rsid w:val="1EF139F0"/>
    <w:rsid w:val="1EF32480"/>
    <w:rsid w:val="1EF3680D"/>
    <w:rsid w:val="1EF3950D"/>
    <w:rsid w:val="1EF827A0"/>
    <w:rsid w:val="1EF9BA33"/>
    <w:rsid w:val="1EFA66C6"/>
    <w:rsid w:val="1EFB6146"/>
    <w:rsid w:val="1EFB677A"/>
    <w:rsid w:val="1EFC428E"/>
    <w:rsid w:val="1EFC4312"/>
    <w:rsid w:val="1EFE6BBF"/>
    <w:rsid w:val="1EFF16EE"/>
    <w:rsid w:val="1F02A4C8"/>
    <w:rsid w:val="1F070200"/>
    <w:rsid w:val="1F07C5A6"/>
    <w:rsid w:val="1F092E20"/>
    <w:rsid w:val="1F0A498F"/>
    <w:rsid w:val="1F0C1073"/>
    <w:rsid w:val="1F0C2CE4"/>
    <w:rsid w:val="1F0D2106"/>
    <w:rsid w:val="1F0D3365"/>
    <w:rsid w:val="1F10426D"/>
    <w:rsid w:val="1F11BB16"/>
    <w:rsid w:val="1F121CDD"/>
    <w:rsid w:val="1F14CC50"/>
    <w:rsid w:val="1F160B83"/>
    <w:rsid w:val="1F165828"/>
    <w:rsid w:val="1F169AF4"/>
    <w:rsid w:val="1F16FD66"/>
    <w:rsid w:val="1F17478C"/>
    <w:rsid w:val="1F1823B1"/>
    <w:rsid w:val="1F18757B"/>
    <w:rsid w:val="1F18D3A4"/>
    <w:rsid w:val="1F1AEDEB"/>
    <w:rsid w:val="1F1B137B"/>
    <w:rsid w:val="1F1B8B64"/>
    <w:rsid w:val="1F1FF767"/>
    <w:rsid w:val="1F212A71"/>
    <w:rsid w:val="1F218EB4"/>
    <w:rsid w:val="1F230317"/>
    <w:rsid w:val="1F23C2D7"/>
    <w:rsid w:val="1F2723CB"/>
    <w:rsid w:val="1F2A10F8"/>
    <w:rsid w:val="1F2A1EAE"/>
    <w:rsid w:val="1F2AEA88"/>
    <w:rsid w:val="1F2D4241"/>
    <w:rsid w:val="1F2D4C0B"/>
    <w:rsid w:val="1F2E70D1"/>
    <w:rsid w:val="1F308198"/>
    <w:rsid w:val="1F30C816"/>
    <w:rsid w:val="1F3250B4"/>
    <w:rsid w:val="1F368311"/>
    <w:rsid w:val="1F36FDD8"/>
    <w:rsid w:val="1F383003"/>
    <w:rsid w:val="1F38521F"/>
    <w:rsid w:val="1F3A0F6D"/>
    <w:rsid w:val="1F3B04D3"/>
    <w:rsid w:val="1F3C90E6"/>
    <w:rsid w:val="1F3EFA6D"/>
    <w:rsid w:val="1F409CAD"/>
    <w:rsid w:val="1F41462B"/>
    <w:rsid w:val="1F4208B6"/>
    <w:rsid w:val="1F43B0A6"/>
    <w:rsid w:val="1F43C7A5"/>
    <w:rsid w:val="1F43DB2C"/>
    <w:rsid w:val="1F4409E1"/>
    <w:rsid w:val="1F44B1E3"/>
    <w:rsid w:val="1F460FF7"/>
    <w:rsid w:val="1F488CCD"/>
    <w:rsid w:val="1F49A0A5"/>
    <w:rsid w:val="1F4B1AF1"/>
    <w:rsid w:val="1F4CA5F8"/>
    <w:rsid w:val="1F4CE67A"/>
    <w:rsid w:val="1F4D9BD6"/>
    <w:rsid w:val="1F503849"/>
    <w:rsid w:val="1F529C1C"/>
    <w:rsid w:val="1F5439F8"/>
    <w:rsid w:val="1F54D860"/>
    <w:rsid w:val="1F558214"/>
    <w:rsid w:val="1F5692D1"/>
    <w:rsid w:val="1F57BD3C"/>
    <w:rsid w:val="1F5866E1"/>
    <w:rsid w:val="1F591421"/>
    <w:rsid w:val="1F5BD8A3"/>
    <w:rsid w:val="1F5DBF43"/>
    <w:rsid w:val="1F5E97A7"/>
    <w:rsid w:val="1F5F3B22"/>
    <w:rsid w:val="1F615635"/>
    <w:rsid w:val="1F615BC0"/>
    <w:rsid w:val="1F62D8A0"/>
    <w:rsid w:val="1F62FA8E"/>
    <w:rsid w:val="1F633636"/>
    <w:rsid w:val="1F63601A"/>
    <w:rsid w:val="1F658897"/>
    <w:rsid w:val="1F6593A9"/>
    <w:rsid w:val="1F6670EE"/>
    <w:rsid w:val="1F66D768"/>
    <w:rsid w:val="1F67FF56"/>
    <w:rsid w:val="1F6896A6"/>
    <w:rsid w:val="1F69450F"/>
    <w:rsid w:val="1F6C192E"/>
    <w:rsid w:val="1F6CF739"/>
    <w:rsid w:val="1F6DCAE7"/>
    <w:rsid w:val="1F6E0B6F"/>
    <w:rsid w:val="1F6EEA7D"/>
    <w:rsid w:val="1F6EF7ED"/>
    <w:rsid w:val="1F6F616D"/>
    <w:rsid w:val="1F70D7BC"/>
    <w:rsid w:val="1F710049"/>
    <w:rsid w:val="1F71563F"/>
    <w:rsid w:val="1F758A3D"/>
    <w:rsid w:val="1F776C92"/>
    <w:rsid w:val="1F77A12D"/>
    <w:rsid w:val="1F78E05F"/>
    <w:rsid w:val="1F79BA17"/>
    <w:rsid w:val="1F79BA8D"/>
    <w:rsid w:val="1F79CE6D"/>
    <w:rsid w:val="1F7AF73F"/>
    <w:rsid w:val="1F7BB008"/>
    <w:rsid w:val="1F7BB570"/>
    <w:rsid w:val="1F7BE6FD"/>
    <w:rsid w:val="1F7CE8FE"/>
    <w:rsid w:val="1F7D7459"/>
    <w:rsid w:val="1F7DBEFC"/>
    <w:rsid w:val="1F7E0DE3"/>
    <w:rsid w:val="1F7EF38B"/>
    <w:rsid w:val="1F7F522B"/>
    <w:rsid w:val="1F804AC5"/>
    <w:rsid w:val="1F8130BC"/>
    <w:rsid w:val="1F82350C"/>
    <w:rsid w:val="1F8499EF"/>
    <w:rsid w:val="1F87E6B5"/>
    <w:rsid w:val="1F880FB9"/>
    <w:rsid w:val="1F886193"/>
    <w:rsid w:val="1F88B201"/>
    <w:rsid w:val="1F88E18C"/>
    <w:rsid w:val="1F8C8842"/>
    <w:rsid w:val="1F929674"/>
    <w:rsid w:val="1F94FD7B"/>
    <w:rsid w:val="1F971A06"/>
    <w:rsid w:val="1F973949"/>
    <w:rsid w:val="1F97F949"/>
    <w:rsid w:val="1F9B4D03"/>
    <w:rsid w:val="1F9D2447"/>
    <w:rsid w:val="1F9D281D"/>
    <w:rsid w:val="1F9D5BAD"/>
    <w:rsid w:val="1F9E3F0C"/>
    <w:rsid w:val="1F9E602A"/>
    <w:rsid w:val="1F9EA365"/>
    <w:rsid w:val="1F9EAA88"/>
    <w:rsid w:val="1F9F5024"/>
    <w:rsid w:val="1FA1541D"/>
    <w:rsid w:val="1FA22A3B"/>
    <w:rsid w:val="1FA38063"/>
    <w:rsid w:val="1FA47445"/>
    <w:rsid w:val="1FA51E16"/>
    <w:rsid w:val="1FA69169"/>
    <w:rsid w:val="1FA7D2B9"/>
    <w:rsid w:val="1FA8306B"/>
    <w:rsid w:val="1FA9B9AA"/>
    <w:rsid w:val="1FAA5D59"/>
    <w:rsid w:val="1FAB3D72"/>
    <w:rsid w:val="1FAB8F34"/>
    <w:rsid w:val="1FACA1B0"/>
    <w:rsid w:val="1FAEFBF1"/>
    <w:rsid w:val="1FB15C93"/>
    <w:rsid w:val="1FB6B7A8"/>
    <w:rsid w:val="1FB7AF6D"/>
    <w:rsid w:val="1FB9FE62"/>
    <w:rsid w:val="1FBBCCDA"/>
    <w:rsid w:val="1FBD65E2"/>
    <w:rsid w:val="1FBE9509"/>
    <w:rsid w:val="1FBF0558"/>
    <w:rsid w:val="1FBF7151"/>
    <w:rsid w:val="1FBFEFA2"/>
    <w:rsid w:val="1FC08206"/>
    <w:rsid w:val="1FC11754"/>
    <w:rsid w:val="1FC32566"/>
    <w:rsid w:val="1FC6F2DA"/>
    <w:rsid w:val="1FC9EFB0"/>
    <w:rsid w:val="1FCA4084"/>
    <w:rsid w:val="1FD3F106"/>
    <w:rsid w:val="1FD533B5"/>
    <w:rsid w:val="1FD91F11"/>
    <w:rsid w:val="1FDB17EF"/>
    <w:rsid w:val="1FDB2A53"/>
    <w:rsid w:val="1FDDD73E"/>
    <w:rsid w:val="1FDF643B"/>
    <w:rsid w:val="1FDF6C4A"/>
    <w:rsid w:val="1FE224DB"/>
    <w:rsid w:val="1FE5C30C"/>
    <w:rsid w:val="1FE63E72"/>
    <w:rsid w:val="1FE6DEE3"/>
    <w:rsid w:val="1FE75E1C"/>
    <w:rsid w:val="1FE7DDD2"/>
    <w:rsid w:val="1FE94D01"/>
    <w:rsid w:val="1FEA2909"/>
    <w:rsid w:val="1FEC9F53"/>
    <w:rsid w:val="1FEE578C"/>
    <w:rsid w:val="1FEEB7AD"/>
    <w:rsid w:val="1FF19A30"/>
    <w:rsid w:val="1FF28B64"/>
    <w:rsid w:val="1FF335B9"/>
    <w:rsid w:val="1FF55842"/>
    <w:rsid w:val="1FF7ABD1"/>
    <w:rsid w:val="1FFC3497"/>
    <w:rsid w:val="1FFCB083"/>
    <w:rsid w:val="2001A67B"/>
    <w:rsid w:val="200250FE"/>
    <w:rsid w:val="2004032C"/>
    <w:rsid w:val="20047B66"/>
    <w:rsid w:val="2004A677"/>
    <w:rsid w:val="20055936"/>
    <w:rsid w:val="200686CA"/>
    <w:rsid w:val="2008786B"/>
    <w:rsid w:val="2008DF5C"/>
    <w:rsid w:val="2009BA0B"/>
    <w:rsid w:val="2009C9A5"/>
    <w:rsid w:val="200A07CD"/>
    <w:rsid w:val="200BF53D"/>
    <w:rsid w:val="200C8140"/>
    <w:rsid w:val="200CB9B9"/>
    <w:rsid w:val="200F43C7"/>
    <w:rsid w:val="200F908F"/>
    <w:rsid w:val="200FEDEA"/>
    <w:rsid w:val="20110898"/>
    <w:rsid w:val="20168594"/>
    <w:rsid w:val="2016A8B0"/>
    <w:rsid w:val="20173FB3"/>
    <w:rsid w:val="201775B9"/>
    <w:rsid w:val="201BF436"/>
    <w:rsid w:val="201D6D7A"/>
    <w:rsid w:val="201E05AC"/>
    <w:rsid w:val="201E9C97"/>
    <w:rsid w:val="201EF7A1"/>
    <w:rsid w:val="201F378C"/>
    <w:rsid w:val="201F9CE9"/>
    <w:rsid w:val="202028D0"/>
    <w:rsid w:val="20203562"/>
    <w:rsid w:val="202115A0"/>
    <w:rsid w:val="202232A9"/>
    <w:rsid w:val="202260FF"/>
    <w:rsid w:val="202411A1"/>
    <w:rsid w:val="2024318B"/>
    <w:rsid w:val="20266280"/>
    <w:rsid w:val="2026B1B1"/>
    <w:rsid w:val="2026BD74"/>
    <w:rsid w:val="2029313A"/>
    <w:rsid w:val="20294E00"/>
    <w:rsid w:val="20298F30"/>
    <w:rsid w:val="202A54C6"/>
    <w:rsid w:val="202BBEF9"/>
    <w:rsid w:val="202E38A1"/>
    <w:rsid w:val="202E9560"/>
    <w:rsid w:val="202F9158"/>
    <w:rsid w:val="2032089E"/>
    <w:rsid w:val="20360B38"/>
    <w:rsid w:val="20363530"/>
    <w:rsid w:val="203746D5"/>
    <w:rsid w:val="20376FCE"/>
    <w:rsid w:val="2037D366"/>
    <w:rsid w:val="20382D4F"/>
    <w:rsid w:val="20384127"/>
    <w:rsid w:val="203AAE20"/>
    <w:rsid w:val="203CDF7D"/>
    <w:rsid w:val="203D31D1"/>
    <w:rsid w:val="203E2DB8"/>
    <w:rsid w:val="203E3A2C"/>
    <w:rsid w:val="203E44F9"/>
    <w:rsid w:val="203F01A6"/>
    <w:rsid w:val="203F308E"/>
    <w:rsid w:val="204057B5"/>
    <w:rsid w:val="204066A0"/>
    <w:rsid w:val="20424F04"/>
    <w:rsid w:val="2042A5AF"/>
    <w:rsid w:val="2043A062"/>
    <w:rsid w:val="2043EE4B"/>
    <w:rsid w:val="2044A6E7"/>
    <w:rsid w:val="2044ECF3"/>
    <w:rsid w:val="2045D79B"/>
    <w:rsid w:val="2047DD74"/>
    <w:rsid w:val="2048F13C"/>
    <w:rsid w:val="204A0003"/>
    <w:rsid w:val="204A59E9"/>
    <w:rsid w:val="204BA741"/>
    <w:rsid w:val="204C59E4"/>
    <w:rsid w:val="204C77BE"/>
    <w:rsid w:val="204D6390"/>
    <w:rsid w:val="204E4087"/>
    <w:rsid w:val="20511B47"/>
    <w:rsid w:val="205137AD"/>
    <w:rsid w:val="2051B2D0"/>
    <w:rsid w:val="205361C5"/>
    <w:rsid w:val="2053B992"/>
    <w:rsid w:val="20541419"/>
    <w:rsid w:val="205499A3"/>
    <w:rsid w:val="20561D24"/>
    <w:rsid w:val="20572E2F"/>
    <w:rsid w:val="2057AE74"/>
    <w:rsid w:val="2058EC94"/>
    <w:rsid w:val="205BFECF"/>
    <w:rsid w:val="205D5009"/>
    <w:rsid w:val="205DA5B1"/>
    <w:rsid w:val="205F0C9D"/>
    <w:rsid w:val="2061E478"/>
    <w:rsid w:val="20640966"/>
    <w:rsid w:val="20649BAA"/>
    <w:rsid w:val="206582C0"/>
    <w:rsid w:val="20667636"/>
    <w:rsid w:val="2066A024"/>
    <w:rsid w:val="2066F26F"/>
    <w:rsid w:val="2069C494"/>
    <w:rsid w:val="206CC166"/>
    <w:rsid w:val="206CCF98"/>
    <w:rsid w:val="207193FE"/>
    <w:rsid w:val="20737082"/>
    <w:rsid w:val="207377ED"/>
    <w:rsid w:val="2074D399"/>
    <w:rsid w:val="2075763B"/>
    <w:rsid w:val="2078E860"/>
    <w:rsid w:val="207AC35C"/>
    <w:rsid w:val="207B8138"/>
    <w:rsid w:val="207D276E"/>
    <w:rsid w:val="207D2BD4"/>
    <w:rsid w:val="207D5208"/>
    <w:rsid w:val="207EC3FF"/>
    <w:rsid w:val="207FAB29"/>
    <w:rsid w:val="20823052"/>
    <w:rsid w:val="2082DF5A"/>
    <w:rsid w:val="208824E9"/>
    <w:rsid w:val="208A7F97"/>
    <w:rsid w:val="208B3877"/>
    <w:rsid w:val="208DC8E2"/>
    <w:rsid w:val="208DDD23"/>
    <w:rsid w:val="208EE8A0"/>
    <w:rsid w:val="2090236C"/>
    <w:rsid w:val="2090BA01"/>
    <w:rsid w:val="20920C69"/>
    <w:rsid w:val="20924808"/>
    <w:rsid w:val="2093C4D3"/>
    <w:rsid w:val="209488B2"/>
    <w:rsid w:val="2094D0E6"/>
    <w:rsid w:val="2096513F"/>
    <w:rsid w:val="20968F93"/>
    <w:rsid w:val="2097AC5B"/>
    <w:rsid w:val="209845B7"/>
    <w:rsid w:val="20990EED"/>
    <w:rsid w:val="209AA4C5"/>
    <w:rsid w:val="209ABABC"/>
    <w:rsid w:val="209AD098"/>
    <w:rsid w:val="209B7A38"/>
    <w:rsid w:val="209CF3DF"/>
    <w:rsid w:val="209D6CCE"/>
    <w:rsid w:val="209DE793"/>
    <w:rsid w:val="20A0889D"/>
    <w:rsid w:val="20A1913F"/>
    <w:rsid w:val="20A1EF7B"/>
    <w:rsid w:val="20A3452B"/>
    <w:rsid w:val="20A418A2"/>
    <w:rsid w:val="20A59D29"/>
    <w:rsid w:val="20A791D3"/>
    <w:rsid w:val="20A7F324"/>
    <w:rsid w:val="20A80E23"/>
    <w:rsid w:val="20A85A7F"/>
    <w:rsid w:val="20A872BA"/>
    <w:rsid w:val="20AA1B51"/>
    <w:rsid w:val="20AA9381"/>
    <w:rsid w:val="20ABCD22"/>
    <w:rsid w:val="20AC2561"/>
    <w:rsid w:val="20ACAE97"/>
    <w:rsid w:val="20AE155F"/>
    <w:rsid w:val="20AE4F34"/>
    <w:rsid w:val="20B0BB61"/>
    <w:rsid w:val="20B156B1"/>
    <w:rsid w:val="20B2098A"/>
    <w:rsid w:val="20B25FB0"/>
    <w:rsid w:val="20B27E51"/>
    <w:rsid w:val="20B4292A"/>
    <w:rsid w:val="20B6281E"/>
    <w:rsid w:val="20B63AA5"/>
    <w:rsid w:val="20B6569A"/>
    <w:rsid w:val="20B72F05"/>
    <w:rsid w:val="20B9A323"/>
    <w:rsid w:val="20B9F6D8"/>
    <w:rsid w:val="20BB192F"/>
    <w:rsid w:val="20BBA0EE"/>
    <w:rsid w:val="20BC6214"/>
    <w:rsid w:val="20BD07A2"/>
    <w:rsid w:val="20BE4A12"/>
    <w:rsid w:val="20BE83AD"/>
    <w:rsid w:val="20BEC249"/>
    <w:rsid w:val="20BEC701"/>
    <w:rsid w:val="20BED4C4"/>
    <w:rsid w:val="20BF5848"/>
    <w:rsid w:val="20BF9CD1"/>
    <w:rsid w:val="20C052C0"/>
    <w:rsid w:val="20C6EEBC"/>
    <w:rsid w:val="20C70084"/>
    <w:rsid w:val="20C71ADB"/>
    <w:rsid w:val="20C8098A"/>
    <w:rsid w:val="20C99EAB"/>
    <w:rsid w:val="20C9CA2B"/>
    <w:rsid w:val="20CB3FA0"/>
    <w:rsid w:val="20CC0CB8"/>
    <w:rsid w:val="20CDE496"/>
    <w:rsid w:val="20CF48FE"/>
    <w:rsid w:val="20D0A829"/>
    <w:rsid w:val="20D0D8E9"/>
    <w:rsid w:val="20D18267"/>
    <w:rsid w:val="20D5C876"/>
    <w:rsid w:val="20D64BC8"/>
    <w:rsid w:val="20D6E0DF"/>
    <w:rsid w:val="20D75E61"/>
    <w:rsid w:val="20D776AC"/>
    <w:rsid w:val="20D9B20A"/>
    <w:rsid w:val="20D9EAE4"/>
    <w:rsid w:val="20DAED57"/>
    <w:rsid w:val="20DB19C0"/>
    <w:rsid w:val="20DB58CD"/>
    <w:rsid w:val="20DE5D27"/>
    <w:rsid w:val="20E0154D"/>
    <w:rsid w:val="20E0F8D2"/>
    <w:rsid w:val="20E12CB2"/>
    <w:rsid w:val="20E269D8"/>
    <w:rsid w:val="20E30C8B"/>
    <w:rsid w:val="20E33B1D"/>
    <w:rsid w:val="20E348FC"/>
    <w:rsid w:val="20E42632"/>
    <w:rsid w:val="20E4395F"/>
    <w:rsid w:val="20E54D52"/>
    <w:rsid w:val="20E5899C"/>
    <w:rsid w:val="20E592FE"/>
    <w:rsid w:val="20E5A0B2"/>
    <w:rsid w:val="20E5EC78"/>
    <w:rsid w:val="20E66C8B"/>
    <w:rsid w:val="20E8538F"/>
    <w:rsid w:val="20E98086"/>
    <w:rsid w:val="20EB5364"/>
    <w:rsid w:val="20EBF58A"/>
    <w:rsid w:val="20ECE3FE"/>
    <w:rsid w:val="20ED4DB3"/>
    <w:rsid w:val="20EE2128"/>
    <w:rsid w:val="20F144E3"/>
    <w:rsid w:val="20F1E974"/>
    <w:rsid w:val="20F36700"/>
    <w:rsid w:val="20F6EC78"/>
    <w:rsid w:val="20FA4B47"/>
    <w:rsid w:val="20FB2261"/>
    <w:rsid w:val="20FBD115"/>
    <w:rsid w:val="20FEBC1A"/>
    <w:rsid w:val="2100019D"/>
    <w:rsid w:val="21012D5C"/>
    <w:rsid w:val="21035400"/>
    <w:rsid w:val="2103A98D"/>
    <w:rsid w:val="2104471F"/>
    <w:rsid w:val="210454A0"/>
    <w:rsid w:val="210630E9"/>
    <w:rsid w:val="21066E88"/>
    <w:rsid w:val="21075DA7"/>
    <w:rsid w:val="210AEFDB"/>
    <w:rsid w:val="210B4E84"/>
    <w:rsid w:val="210E431F"/>
    <w:rsid w:val="210F3EE9"/>
    <w:rsid w:val="2110383B"/>
    <w:rsid w:val="2110D5B1"/>
    <w:rsid w:val="21152EAB"/>
    <w:rsid w:val="2115EF1F"/>
    <w:rsid w:val="2116558C"/>
    <w:rsid w:val="21172D47"/>
    <w:rsid w:val="211B9A68"/>
    <w:rsid w:val="211CD32C"/>
    <w:rsid w:val="211E0B57"/>
    <w:rsid w:val="211F0673"/>
    <w:rsid w:val="211F084C"/>
    <w:rsid w:val="21210CEF"/>
    <w:rsid w:val="2121FAE8"/>
    <w:rsid w:val="21224165"/>
    <w:rsid w:val="2122C698"/>
    <w:rsid w:val="2122F0BD"/>
    <w:rsid w:val="2122F842"/>
    <w:rsid w:val="21235B74"/>
    <w:rsid w:val="21248BA8"/>
    <w:rsid w:val="2125F421"/>
    <w:rsid w:val="212A623A"/>
    <w:rsid w:val="212B1407"/>
    <w:rsid w:val="212C7F5E"/>
    <w:rsid w:val="212C8634"/>
    <w:rsid w:val="212CB4BB"/>
    <w:rsid w:val="212E8CC6"/>
    <w:rsid w:val="212F892E"/>
    <w:rsid w:val="212FBFF5"/>
    <w:rsid w:val="21310BA2"/>
    <w:rsid w:val="213207A9"/>
    <w:rsid w:val="21323330"/>
    <w:rsid w:val="213266B9"/>
    <w:rsid w:val="213468E2"/>
    <w:rsid w:val="21349973"/>
    <w:rsid w:val="2134DB51"/>
    <w:rsid w:val="21351BE4"/>
    <w:rsid w:val="21370375"/>
    <w:rsid w:val="2137DEEA"/>
    <w:rsid w:val="213AC73B"/>
    <w:rsid w:val="213BA2BE"/>
    <w:rsid w:val="213CDF45"/>
    <w:rsid w:val="213F6135"/>
    <w:rsid w:val="214067DE"/>
    <w:rsid w:val="21421872"/>
    <w:rsid w:val="2142F0BD"/>
    <w:rsid w:val="21431914"/>
    <w:rsid w:val="21461460"/>
    <w:rsid w:val="21462514"/>
    <w:rsid w:val="214627E8"/>
    <w:rsid w:val="21466EA1"/>
    <w:rsid w:val="21485B57"/>
    <w:rsid w:val="21491DB8"/>
    <w:rsid w:val="214962E9"/>
    <w:rsid w:val="214B5D20"/>
    <w:rsid w:val="214D017F"/>
    <w:rsid w:val="214DCD7B"/>
    <w:rsid w:val="214F24AC"/>
    <w:rsid w:val="21506AD8"/>
    <w:rsid w:val="21518C8B"/>
    <w:rsid w:val="2151E84B"/>
    <w:rsid w:val="2151F5F8"/>
    <w:rsid w:val="21520275"/>
    <w:rsid w:val="2152B39F"/>
    <w:rsid w:val="2154FD3B"/>
    <w:rsid w:val="2155B4A5"/>
    <w:rsid w:val="215762D0"/>
    <w:rsid w:val="215764BB"/>
    <w:rsid w:val="215808FF"/>
    <w:rsid w:val="2159209F"/>
    <w:rsid w:val="215AA29A"/>
    <w:rsid w:val="215B3DB5"/>
    <w:rsid w:val="215C2871"/>
    <w:rsid w:val="215D379B"/>
    <w:rsid w:val="215E2FA3"/>
    <w:rsid w:val="215F5055"/>
    <w:rsid w:val="21614275"/>
    <w:rsid w:val="21621224"/>
    <w:rsid w:val="21642AD0"/>
    <w:rsid w:val="21647C3B"/>
    <w:rsid w:val="2168CE68"/>
    <w:rsid w:val="21697F69"/>
    <w:rsid w:val="216A496A"/>
    <w:rsid w:val="216B19E7"/>
    <w:rsid w:val="216B3E63"/>
    <w:rsid w:val="216B5AE8"/>
    <w:rsid w:val="216D5A2A"/>
    <w:rsid w:val="216DBD73"/>
    <w:rsid w:val="216DCC3E"/>
    <w:rsid w:val="216E90AD"/>
    <w:rsid w:val="2170A96D"/>
    <w:rsid w:val="21710DF5"/>
    <w:rsid w:val="21713B46"/>
    <w:rsid w:val="2173F2C2"/>
    <w:rsid w:val="2174BA47"/>
    <w:rsid w:val="2175B101"/>
    <w:rsid w:val="2176812F"/>
    <w:rsid w:val="21772BB6"/>
    <w:rsid w:val="21778FFC"/>
    <w:rsid w:val="2178D410"/>
    <w:rsid w:val="2179CE1C"/>
    <w:rsid w:val="217A4156"/>
    <w:rsid w:val="217BEBB2"/>
    <w:rsid w:val="217DA837"/>
    <w:rsid w:val="217DAE5E"/>
    <w:rsid w:val="217DC447"/>
    <w:rsid w:val="217E8B54"/>
    <w:rsid w:val="2180EEA3"/>
    <w:rsid w:val="2182FDF0"/>
    <w:rsid w:val="2183D74D"/>
    <w:rsid w:val="218A250E"/>
    <w:rsid w:val="218A3768"/>
    <w:rsid w:val="218A6A6E"/>
    <w:rsid w:val="218A82CB"/>
    <w:rsid w:val="218AB0DB"/>
    <w:rsid w:val="218D1D44"/>
    <w:rsid w:val="218D2F08"/>
    <w:rsid w:val="218DB436"/>
    <w:rsid w:val="218E0AFF"/>
    <w:rsid w:val="218EA1F8"/>
    <w:rsid w:val="218F0766"/>
    <w:rsid w:val="2190C714"/>
    <w:rsid w:val="219379C1"/>
    <w:rsid w:val="2193DED5"/>
    <w:rsid w:val="219736DB"/>
    <w:rsid w:val="2197BDA7"/>
    <w:rsid w:val="2198D872"/>
    <w:rsid w:val="219CBB44"/>
    <w:rsid w:val="219D0697"/>
    <w:rsid w:val="219D53F2"/>
    <w:rsid w:val="219D8165"/>
    <w:rsid w:val="219DE3DD"/>
    <w:rsid w:val="219E416E"/>
    <w:rsid w:val="219F3D84"/>
    <w:rsid w:val="21A19A03"/>
    <w:rsid w:val="21A258F3"/>
    <w:rsid w:val="21A2C1D9"/>
    <w:rsid w:val="21A38927"/>
    <w:rsid w:val="21A4B288"/>
    <w:rsid w:val="21A53A6C"/>
    <w:rsid w:val="21A6465B"/>
    <w:rsid w:val="21A7402D"/>
    <w:rsid w:val="21A80258"/>
    <w:rsid w:val="21A87A5E"/>
    <w:rsid w:val="21A8A9C6"/>
    <w:rsid w:val="21A93222"/>
    <w:rsid w:val="21A93B82"/>
    <w:rsid w:val="21AA1A9A"/>
    <w:rsid w:val="21AEC4D4"/>
    <w:rsid w:val="21B0CD5D"/>
    <w:rsid w:val="21B1FE6C"/>
    <w:rsid w:val="21B4D345"/>
    <w:rsid w:val="21B50047"/>
    <w:rsid w:val="21B71E84"/>
    <w:rsid w:val="21B7ECFF"/>
    <w:rsid w:val="21B9BB7C"/>
    <w:rsid w:val="21BA5DFD"/>
    <w:rsid w:val="21BCE682"/>
    <w:rsid w:val="21BD008E"/>
    <w:rsid w:val="21BD93FB"/>
    <w:rsid w:val="21BDEAB7"/>
    <w:rsid w:val="21BEF13E"/>
    <w:rsid w:val="21C181C3"/>
    <w:rsid w:val="21C44309"/>
    <w:rsid w:val="21C5E166"/>
    <w:rsid w:val="21C8BDE0"/>
    <w:rsid w:val="21C9DF53"/>
    <w:rsid w:val="21CA981C"/>
    <w:rsid w:val="21CBF226"/>
    <w:rsid w:val="21CCDA7F"/>
    <w:rsid w:val="21CE33C8"/>
    <w:rsid w:val="21CF839A"/>
    <w:rsid w:val="21D0C459"/>
    <w:rsid w:val="21D352E7"/>
    <w:rsid w:val="21D3BA03"/>
    <w:rsid w:val="21D40695"/>
    <w:rsid w:val="21D5C692"/>
    <w:rsid w:val="21D5CFDF"/>
    <w:rsid w:val="21D5DC26"/>
    <w:rsid w:val="21D6620C"/>
    <w:rsid w:val="21D6A30C"/>
    <w:rsid w:val="21D99C5C"/>
    <w:rsid w:val="21DC27B0"/>
    <w:rsid w:val="21DCAFAE"/>
    <w:rsid w:val="21DCBBA8"/>
    <w:rsid w:val="21DD3676"/>
    <w:rsid w:val="21DE6068"/>
    <w:rsid w:val="21DEBBED"/>
    <w:rsid w:val="21DEE645"/>
    <w:rsid w:val="21DEE9DD"/>
    <w:rsid w:val="21DFD159"/>
    <w:rsid w:val="21E00BD8"/>
    <w:rsid w:val="21E0B7A4"/>
    <w:rsid w:val="21E0CBC4"/>
    <w:rsid w:val="21E1608D"/>
    <w:rsid w:val="21E1845B"/>
    <w:rsid w:val="21E21C20"/>
    <w:rsid w:val="21E29567"/>
    <w:rsid w:val="21E30C82"/>
    <w:rsid w:val="21E35138"/>
    <w:rsid w:val="21E6E4CD"/>
    <w:rsid w:val="21E793A3"/>
    <w:rsid w:val="21E8B8F6"/>
    <w:rsid w:val="21E8D7D9"/>
    <w:rsid w:val="21E9864B"/>
    <w:rsid w:val="21E9C2A0"/>
    <w:rsid w:val="21EA4885"/>
    <w:rsid w:val="21EBB99F"/>
    <w:rsid w:val="21EC3AEF"/>
    <w:rsid w:val="21ED80D5"/>
    <w:rsid w:val="21EFCF9D"/>
    <w:rsid w:val="21F07097"/>
    <w:rsid w:val="21F129EB"/>
    <w:rsid w:val="21F2025A"/>
    <w:rsid w:val="21F2A0B9"/>
    <w:rsid w:val="21F5A111"/>
    <w:rsid w:val="21F5C283"/>
    <w:rsid w:val="21F7648D"/>
    <w:rsid w:val="21F7CD05"/>
    <w:rsid w:val="21FBFBE9"/>
    <w:rsid w:val="21FCCA79"/>
    <w:rsid w:val="21FD514E"/>
    <w:rsid w:val="21FD98BB"/>
    <w:rsid w:val="21FDB348"/>
    <w:rsid w:val="21FE5918"/>
    <w:rsid w:val="21FEA154"/>
    <w:rsid w:val="21FEE787"/>
    <w:rsid w:val="21FF8893"/>
    <w:rsid w:val="22006B50"/>
    <w:rsid w:val="2203B58F"/>
    <w:rsid w:val="2203E909"/>
    <w:rsid w:val="22046A03"/>
    <w:rsid w:val="22056E19"/>
    <w:rsid w:val="220749C7"/>
    <w:rsid w:val="2209A0E6"/>
    <w:rsid w:val="220B9A22"/>
    <w:rsid w:val="220BB06D"/>
    <w:rsid w:val="220DC171"/>
    <w:rsid w:val="220DF4EE"/>
    <w:rsid w:val="220E8425"/>
    <w:rsid w:val="220EC7AF"/>
    <w:rsid w:val="2210008B"/>
    <w:rsid w:val="221030BB"/>
    <w:rsid w:val="2210B646"/>
    <w:rsid w:val="2210C7A8"/>
    <w:rsid w:val="22146BDB"/>
    <w:rsid w:val="22150003"/>
    <w:rsid w:val="221657D8"/>
    <w:rsid w:val="221674ED"/>
    <w:rsid w:val="221722DE"/>
    <w:rsid w:val="2217612B"/>
    <w:rsid w:val="22176272"/>
    <w:rsid w:val="22178D25"/>
    <w:rsid w:val="2218D379"/>
    <w:rsid w:val="2219515A"/>
    <w:rsid w:val="221BEE4D"/>
    <w:rsid w:val="221DE73E"/>
    <w:rsid w:val="221F2D6C"/>
    <w:rsid w:val="221F87DD"/>
    <w:rsid w:val="2220DF97"/>
    <w:rsid w:val="22215A11"/>
    <w:rsid w:val="2222707B"/>
    <w:rsid w:val="2222FE86"/>
    <w:rsid w:val="22242FC4"/>
    <w:rsid w:val="22279DDA"/>
    <w:rsid w:val="2227AFEC"/>
    <w:rsid w:val="222943CA"/>
    <w:rsid w:val="222A6BFA"/>
    <w:rsid w:val="222BBA11"/>
    <w:rsid w:val="222C372D"/>
    <w:rsid w:val="222F776C"/>
    <w:rsid w:val="2231B417"/>
    <w:rsid w:val="22326532"/>
    <w:rsid w:val="2235BCCA"/>
    <w:rsid w:val="223622B4"/>
    <w:rsid w:val="22397DC2"/>
    <w:rsid w:val="223A138F"/>
    <w:rsid w:val="223C56C8"/>
    <w:rsid w:val="223D7F00"/>
    <w:rsid w:val="223DFED1"/>
    <w:rsid w:val="223E0464"/>
    <w:rsid w:val="223EA7DA"/>
    <w:rsid w:val="223F109B"/>
    <w:rsid w:val="223F5332"/>
    <w:rsid w:val="223F7E61"/>
    <w:rsid w:val="2241B0D5"/>
    <w:rsid w:val="22441976"/>
    <w:rsid w:val="2245469D"/>
    <w:rsid w:val="22465234"/>
    <w:rsid w:val="2247AC7D"/>
    <w:rsid w:val="2249800E"/>
    <w:rsid w:val="224AABF9"/>
    <w:rsid w:val="224BFFF0"/>
    <w:rsid w:val="224D33C5"/>
    <w:rsid w:val="224D6C4B"/>
    <w:rsid w:val="224E1C3F"/>
    <w:rsid w:val="224FC252"/>
    <w:rsid w:val="224FF512"/>
    <w:rsid w:val="22518371"/>
    <w:rsid w:val="22521C5A"/>
    <w:rsid w:val="22562948"/>
    <w:rsid w:val="225634C2"/>
    <w:rsid w:val="2258995D"/>
    <w:rsid w:val="2258A63D"/>
    <w:rsid w:val="225A6E38"/>
    <w:rsid w:val="225C2A2B"/>
    <w:rsid w:val="225EC8E7"/>
    <w:rsid w:val="2261ACCC"/>
    <w:rsid w:val="22631FA1"/>
    <w:rsid w:val="22647BAF"/>
    <w:rsid w:val="22655238"/>
    <w:rsid w:val="22665A8C"/>
    <w:rsid w:val="22678811"/>
    <w:rsid w:val="226804FE"/>
    <w:rsid w:val="22683F2E"/>
    <w:rsid w:val="226876A9"/>
    <w:rsid w:val="22692926"/>
    <w:rsid w:val="226B33D7"/>
    <w:rsid w:val="226B8B90"/>
    <w:rsid w:val="226BE138"/>
    <w:rsid w:val="226C8EDB"/>
    <w:rsid w:val="226EFE1B"/>
    <w:rsid w:val="226F758E"/>
    <w:rsid w:val="2270357E"/>
    <w:rsid w:val="2271F40D"/>
    <w:rsid w:val="22722DD5"/>
    <w:rsid w:val="2273D442"/>
    <w:rsid w:val="2274D380"/>
    <w:rsid w:val="2274F4CE"/>
    <w:rsid w:val="22771626"/>
    <w:rsid w:val="22783D27"/>
    <w:rsid w:val="2278B619"/>
    <w:rsid w:val="22798111"/>
    <w:rsid w:val="227A547C"/>
    <w:rsid w:val="227AC48A"/>
    <w:rsid w:val="227B39D8"/>
    <w:rsid w:val="227BD110"/>
    <w:rsid w:val="227BD319"/>
    <w:rsid w:val="227BFB1D"/>
    <w:rsid w:val="227C24E2"/>
    <w:rsid w:val="227DFC67"/>
    <w:rsid w:val="22822785"/>
    <w:rsid w:val="22829B44"/>
    <w:rsid w:val="22835458"/>
    <w:rsid w:val="22836CDF"/>
    <w:rsid w:val="2284B78E"/>
    <w:rsid w:val="2284C362"/>
    <w:rsid w:val="2284FD4B"/>
    <w:rsid w:val="22876D91"/>
    <w:rsid w:val="2287F2F2"/>
    <w:rsid w:val="2287FAE7"/>
    <w:rsid w:val="228AABFB"/>
    <w:rsid w:val="228C39C8"/>
    <w:rsid w:val="228E079A"/>
    <w:rsid w:val="228F7187"/>
    <w:rsid w:val="229260A2"/>
    <w:rsid w:val="22959709"/>
    <w:rsid w:val="2296DC65"/>
    <w:rsid w:val="229FF667"/>
    <w:rsid w:val="22A03955"/>
    <w:rsid w:val="22A0B635"/>
    <w:rsid w:val="22A2A274"/>
    <w:rsid w:val="22A32F0E"/>
    <w:rsid w:val="22A33385"/>
    <w:rsid w:val="22A5DD45"/>
    <w:rsid w:val="22A8C50F"/>
    <w:rsid w:val="22AD908D"/>
    <w:rsid w:val="22ADCE09"/>
    <w:rsid w:val="22AE2D65"/>
    <w:rsid w:val="22AFEB0A"/>
    <w:rsid w:val="22B44292"/>
    <w:rsid w:val="22B4CF0A"/>
    <w:rsid w:val="22B8137A"/>
    <w:rsid w:val="22B848A7"/>
    <w:rsid w:val="22B8DD4B"/>
    <w:rsid w:val="22B8DE60"/>
    <w:rsid w:val="22B9139D"/>
    <w:rsid w:val="22B9C25B"/>
    <w:rsid w:val="22BA1047"/>
    <w:rsid w:val="22BA7419"/>
    <w:rsid w:val="22BB44CE"/>
    <w:rsid w:val="22BC26FE"/>
    <w:rsid w:val="22C36EA0"/>
    <w:rsid w:val="22CAE60D"/>
    <w:rsid w:val="22CBE875"/>
    <w:rsid w:val="22CC88A4"/>
    <w:rsid w:val="22CC9AA6"/>
    <w:rsid w:val="22CF3FBA"/>
    <w:rsid w:val="22CFB5C7"/>
    <w:rsid w:val="22D0DFFF"/>
    <w:rsid w:val="22D10B3F"/>
    <w:rsid w:val="22D182DB"/>
    <w:rsid w:val="22D24975"/>
    <w:rsid w:val="22D27A2B"/>
    <w:rsid w:val="22D2D6CD"/>
    <w:rsid w:val="22D30390"/>
    <w:rsid w:val="22D3B823"/>
    <w:rsid w:val="22D3D5DF"/>
    <w:rsid w:val="22D5D701"/>
    <w:rsid w:val="22D6F297"/>
    <w:rsid w:val="22D841BB"/>
    <w:rsid w:val="22DB3659"/>
    <w:rsid w:val="22DD9F1F"/>
    <w:rsid w:val="22DECFC9"/>
    <w:rsid w:val="22E05030"/>
    <w:rsid w:val="22E08C03"/>
    <w:rsid w:val="22E0C6CB"/>
    <w:rsid w:val="22E5EE8F"/>
    <w:rsid w:val="22E6D0F6"/>
    <w:rsid w:val="22E8B243"/>
    <w:rsid w:val="22E9916E"/>
    <w:rsid w:val="22EBC017"/>
    <w:rsid w:val="22ECC2EF"/>
    <w:rsid w:val="22F21485"/>
    <w:rsid w:val="22F23538"/>
    <w:rsid w:val="22F37BDC"/>
    <w:rsid w:val="22F38448"/>
    <w:rsid w:val="22F3E40B"/>
    <w:rsid w:val="22F4959E"/>
    <w:rsid w:val="22F4A026"/>
    <w:rsid w:val="22F5F48D"/>
    <w:rsid w:val="22F5FC3C"/>
    <w:rsid w:val="22F6ABAD"/>
    <w:rsid w:val="22F728F6"/>
    <w:rsid w:val="22F74C4B"/>
    <w:rsid w:val="22F91D31"/>
    <w:rsid w:val="22F92D25"/>
    <w:rsid w:val="22F93105"/>
    <w:rsid w:val="22F965D9"/>
    <w:rsid w:val="22FE6FA1"/>
    <w:rsid w:val="22FFCAFB"/>
    <w:rsid w:val="23008CC0"/>
    <w:rsid w:val="230145C7"/>
    <w:rsid w:val="230159F0"/>
    <w:rsid w:val="230279FB"/>
    <w:rsid w:val="2302AB65"/>
    <w:rsid w:val="2305721D"/>
    <w:rsid w:val="2305B20D"/>
    <w:rsid w:val="2306215C"/>
    <w:rsid w:val="23074DAB"/>
    <w:rsid w:val="23084FF4"/>
    <w:rsid w:val="2308B2FE"/>
    <w:rsid w:val="2308ECFD"/>
    <w:rsid w:val="2309B83E"/>
    <w:rsid w:val="230B05EA"/>
    <w:rsid w:val="230D3F91"/>
    <w:rsid w:val="230DE897"/>
    <w:rsid w:val="230E9DD7"/>
    <w:rsid w:val="230EF250"/>
    <w:rsid w:val="230F2240"/>
    <w:rsid w:val="230FE0D9"/>
    <w:rsid w:val="23106A39"/>
    <w:rsid w:val="2310A720"/>
    <w:rsid w:val="2311F6F2"/>
    <w:rsid w:val="231AA9A7"/>
    <w:rsid w:val="231BE136"/>
    <w:rsid w:val="231BE6FD"/>
    <w:rsid w:val="231CFB53"/>
    <w:rsid w:val="231DECA3"/>
    <w:rsid w:val="231E3D95"/>
    <w:rsid w:val="231E9BB4"/>
    <w:rsid w:val="231EE6B0"/>
    <w:rsid w:val="2322E9FF"/>
    <w:rsid w:val="2322FB50"/>
    <w:rsid w:val="2323DFAD"/>
    <w:rsid w:val="2328F60B"/>
    <w:rsid w:val="23296ED0"/>
    <w:rsid w:val="232A5FC8"/>
    <w:rsid w:val="232B5C2E"/>
    <w:rsid w:val="232E18C7"/>
    <w:rsid w:val="2330CDEA"/>
    <w:rsid w:val="2332BE1F"/>
    <w:rsid w:val="2334A387"/>
    <w:rsid w:val="23364714"/>
    <w:rsid w:val="23383B75"/>
    <w:rsid w:val="2338E97B"/>
    <w:rsid w:val="2338F19D"/>
    <w:rsid w:val="233A26B3"/>
    <w:rsid w:val="233DBAD9"/>
    <w:rsid w:val="233DDEB8"/>
    <w:rsid w:val="233F5007"/>
    <w:rsid w:val="2343A481"/>
    <w:rsid w:val="2343A727"/>
    <w:rsid w:val="23450A78"/>
    <w:rsid w:val="23457D8F"/>
    <w:rsid w:val="23466519"/>
    <w:rsid w:val="2346DEA1"/>
    <w:rsid w:val="23477C49"/>
    <w:rsid w:val="23492B17"/>
    <w:rsid w:val="23494BF4"/>
    <w:rsid w:val="234A410B"/>
    <w:rsid w:val="234AEB18"/>
    <w:rsid w:val="234B9D50"/>
    <w:rsid w:val="234BA11A"/>
    <w:rsid w:val="234BB30D"/>
    <w:rsid w:val="234D1368"/>
    <w:rsid w:val="234D3C9D"/>
    <w:rsid w:val="234E14C4"/>
    <w:rsid w:val="234E643F"/>
    <w:rsid w:val="234E8B9B"/>
    <w:rsid w:val="234FDA6A"/>
    <w:rsid w:val="2350D699"/>
    <w:rsid w:val="2351A43B"/>
    <w:rsid w:val="23524893"/>
    <w:rsid w:val="2354E74C"/>
    <w:rsid w:val="2355E8CC"/>
    <w:rsid w:val="23577BCA"/>
    <w:rsid w:val="2357E7E9"/>
    <w:rsid w:val="23583971"/>
    <w:rsid w:val="23585C77"/>
    <w:rsid w:val="235A37BB"/>
    <w:rsid w:val="235BE325"/>
    <w:rsid w:val="235C3D9B"/>
    <w:rsid w:val="235D0C92"/>
    <w:rsid w:val="235DACEA"/>
    <w:rsid w:val="235DDA9C"/>
    <w:rsid w:val="235E0F3F"/>
    <w:rsid w:val="235E3B9C"/>
    <w:rsid w:val="235E9652"/>
    <w:rsid w:val="235EB479"/>
    <w:rsid w:val="23605830"/>
    <w:rsid w:val="23613371"/>
    <w:rsid w:val="2361F8E7"/>
    <w:rsid w:val="2362242F"/>
    <w:rsid w:val="2364979D"/>
    <w:rsid w:val="2364B212"/>
    <w:rsid w:val="236622DF"/>
    <w:rsid w:val="2366D82F"/>
    <w:rsid w:val="2366F04C"/>
    <w:rsid w:val="2366F191"/>
    <w:rsid w:val="23670EA6"/>
    <w:rsid w:val="23682A46"/>
    <w:rsid w:val="236A48D5"/>
    <w:rsid w:val="236FBA53"/>
    <w:rsid w:val="23707BB0"/>
    <w:rsid w:val="2372D3ED"/>
    <w:rsid w:val="23766329"/>
    <w:rsid w:val="237A70D8"/>
    <w:rsid w:val="237BACBD"/>
    <w:rsid w:val="237C1F5A"/>
    <w:rsid w:val="237D8C7F"/>
    <w:rsid w:val="237EBBED"/>
    <w:rsid w:val="23808C6A"/>
    <w:rsid w:val="2380C004"/>
    <w:rsid w:val="238151FF"/>
    <w:rsid w:val="238370F0"/>
    <w:rsid w:val="2385886B"/>
    <w:rsid w:val="238607F9"/>
    <w:rsid w:val="2386566F"/>
    <w:rsid w:val="2387C852"/>
    <w:rsid w:val="238805EF"/>
    <w:rsid w:val="23882959"/>
    <w:rsid w:val="238A58DF"/>
    <w:rsid w:val="238C46F0"/>
    <w:rsid w:val="238C66AF"/>
    <w:rsid w:val="238D1FE8"/>
    <w:rsid w:val="238E50F9"/>
    <w:rsid w:val="238E5F23"/>
    <w:rsid w:val="238F14F1"/>
    <w:rsid w:val="238F5AFF"/>
    <w:rsid w:val="2391C946"/>
    <w:rsid w:val="23927C1C"/>
    <w:rsid w:val="239384A0"/>
    <w:rsid w:val="2396D135"/>
    <w:rsid w:val="23984772"/>
    <w:rsid w:val="23984B8E"/>
    <w:rsid w:val="239A1AD4"/>
    <w:rsid w:val="239A463E"/>
    <w:rsid w:val="239B3907"/>
    <w:rsid w:val="239BB031"/>
    <w:rsid w:val="239CC670"/>
    <w:rsid w:val="239D34CF"/>
    <w:rsid w:val="239DACDC"/>
    <w:rsid w:val="239DF934"/>
    <w:rsid w:val="239E603C"/>
    <w:rsid w:val="239F2C43"/>
    <w:rsid w:val="23A08B09"/>
    <w:rsid w:val="23A0C305"/>
    <w:rsid w:val="23A0D31B"/>
    <w:rsid w:val="23A24C8E"/>
    <w:rsid w:val="23A30042"/>
    <w:rsid w:val="23A36B75"/>
    <w:rsid w:val="23A3CBB9"/>
    <w:rsid w:val="23A650B3"/>
    <w:rsid w:val="23A6E429"/>
    <w:rsid w:val="23A994E3"/>
    <w:rsid w:val="23AA1136"/>
    <w:rsid w:val="23AAFB73"/>
    <w:rsid w:val="23AB42CD"/>
    <w:rsid w:val="23AC586C"/>
    <w:rsid w:val="23ACCA92"/>
    <w:rsid w:val="23ADF997"/>
    <w:rsid w:val="23B0D7CB"/>
    <w:rsid w:val="23B2C202"/>
    <w:rsid w:val="23B30F62"/>
    <w:rsid w:val="23B8A4CF"/>
    <w:rsid w:val="23BA4D07"/>
    <w:rsid w:val="23BA9155"/>
    <w:rsid w:val="23BB041B"/>
    <w:rsid w:val="23C00DDE"/>
    <w:rsid w:val="23C024FC"/>
    <w:rsid w:val="23C1C0E9"/>
    <w:rsid w:val="23C200B0"/>
    <w:rsid w:val="23C203F5"/>
    <w:rsid w:val="23C365D3"/>
    <w:rsid w:val="23C508CA"/>
    <w:rsid w:val="23C7E0EC"/>
    <w:rsid w:val="23CB1C02"/>
    <w:rsid w:val="23CBC926"/>
    <w:rsid w:val="23CCB97E"/>
    <w:rsid w:val="23CD125C"/>
    <w:rsid w:val="23CD81E9"/>
    <w:rsid w:val="23D03C85"/>
    <w:rsid w:val="23D1142A"/>
    <w:rsid w:val="23D1D46D"/>
    <w:rsid w:val="23D38C7F"/>
    <w:rsid w:val="23D6C348"/>
    <w:rsid w:val="23D7C96E"/>
    <w:rsid w:val="23DCC866"/>
    <w:rsid w:val="23DFF919"/>
    <w:rsid w:val="23E1A841"/>
    <w:rsid w:val="23E23D22"/>
    <w:rsid w:val="23E28A3C"/>
    <w:rsid w:val="23E35580"/>
    <w:rsid w:val="23E6B097"/>
    <w:rsid w:val="23E75119"/>
    <w:rsid w:val="23E9234B"/>
    <w:rsid w:val="23E9B9B2"/>
    <w:rsid w:val="23E9C8E3"/>
    <w:rsid w:val="23EA3521"/>
    <w:rsid w:val="23EB436F"/>
    <w:rsid w:val="23ECA768"/>
    <w:rsid w:val="23EEC327"/>
    <w:rsid w:val="23EF14AA"/>
    <w:rsid w:val="23F0AC27"/>
    <w:rsid w:val="23F12483"/>
    <w:rsid w:val="23F26CF3"/>
    <w:rsid w:val="23F383EC"/>
    <w:rsid w:val="23F41858"/>
    <w:rsid w:val="23F62A02"/>
    <w:rsid w:val="23F68CEC"/>
    <w:rsid w:val="23F78D42"/>
    <w:rsid w:val="23F8D534"/>
    <w:rsid w:val="23F8EEB4"/>
    <w:rsid w:val="23FB1FD4"/>
    <w:rsid w:val="23FC9F82"/>
    <w:rsid w:val="23FD0058"/>
    <w:rsid w:val="23FF3847"/>
    <w:rsid w:val="23FF3A7B"/>
    <w:rsid w:val="24016417"/>
    <w:rsid w:val="2401C5FF"/>
    <w:rsid w:val="24021751"/>
    <w:rsid w:val="2403F958"/>
    <w:rsid w:val="240531D3"/>
    <w:rsid w:val="24058378"/>
    <w:rsid w:val="2406513D"/>
    <w:rsid w:val="2406EA09"/>
    <w:rsid w:val="240A3824"/>
    <w:rsid w:val="240BEACA"/>
    <w:rsid w:val="240D9B97"/>
    <w:rsid w:val="240EE602"/>
    <w:rsid w:val="2410ED70"/>
    <w:rsid w:val="2412E26E"/>
    <w:rsid w:val="241441C6"/>
    <w:rsid w:val="2414D69B"/>
    <w:rsid w:val="24162CFF"/>
    <w:rsid w:val="2417F3DD"/>
    <w:rsid w:val="24182365"/>
    <w:rsid w:val="241960C0"/>
    <w:rsid w:val="241962B5"/>
    <w:rsid w:val="241C86A6"/>
    <w:rsid w:val="241D1D74"/>
    <w:rsid w:val="241D3949"/>
    <w:rsid w:val="241D4A85"/>
    <w:rsid w:val="241FA6E6"/>
    <w:rsid w:val="241FE3F3"/>
    <w:rsid w:val="2420B644"/>
    <w:rsid w:val="2421406C"/>
    <w:rsid w:val="242233A2"/>
    <w:rsid w:val="24244965"/>
    <w:rsid w:val="242602C1"/>
    <w:rsid w:val="24281438"/>
    <w:rsid w:val="242A5E60"/>
    <w:rsid w:val="242A87FC"/>
    <w:rsid w:val="242FADEC"/>
    <w:rsid w:val="243009CE"/>
    <w:rsid w:val="24302256"/>
    <w:rsid w:val="2430926E"/>
    <w:rsid w:val="2431C24F"/>
    <w:rsid w:val="2432385B"/>
    <w:rsid w:val="24334D49"/>
    <w:rsid w:val="2433FAB9"/>
    <w:rsid w:val="243431B0"/>
    <w:rsid w:val="2434D0BD"/>
    <w:rsid w:val="24352374"/>
    <w:rsid w:val="2435CDF3"/>
    <w:rsid w:val="2437AF31"/>
    <w:rsid w:val="243A6B2A"/>
    <w:rsid w:val="243C1A9C"/>
    <w:rsid w:val="243C3E10"/>
    <w:rsid w:val="243F62DE"/>
    <w:rsid w:val="243FE64B"/>
    <w:rsid w:val="243FF2DE"/>
    <w:rsid w:val="24408392"/>
    <w:rsid w:val="24420F54"/>
    <w:rsid w:val="2444BF6D"/>
    <w:rsid w:val="2444C1D6"/>
    <w:rsid w:val="24455E77"/>
    <w:rsid w:val="2445AE73"/>
    <w:rsid w:val="2446013E"/>
    <w:rsid w:val="24462018"/>
    <w:rsid w:val="244620C4"/>
    <w:rsid w:val="24474185"/>
    <w:rsid w:val="244A7200"/>
    <w:rsid w:val="244A725D"/>
    <w:rsid w:val="244AF695"/>
    <w:rsid w:val="244C0A18"/>
    <w:rsid w:val="244C2B29"/>
    <w:rsid w:val="244DD2FC"/>
    <w:rsid w:val="2451051E"/>
    <w:rsid w:val="24512A54"/>
    <w:rsid w:val="24538748"/>
    <w:rsid w:val="24540A53"/>
    <w:rsid w:val="2454A41C"/>
    <w:rsid w:val="2454ABDE"/>
    <w:rsid w:val="245691E2"/>
    <w:rsid w:val="2459D615"/>
    <w:rsid w:val="245A41A0"/>
    <w:rsid w:val="245B35B3"/>
    <w:rsid w:val="245C3A9C"/>
    <w:rsid w:val="245E28F4"/>
    <w:rsid w:val="245ECA93"/>
    <w:rsid w:val="245F4156"/>
    <w:rsid w:val="245FC311"/>
    <w:rsid w:val="24610749"/>
    <w:rsid w:val="246244DE"/>
    <w:rsid w:val="2463947D"/>
    <w:rsid w:val="24646C9F"/>
    <w:rsid w:val="2465BB90"/>
    <w:rsid w:val="246635ED"/>
    <w:rsid w:val="246B2A2B"/>
    <w:rsid w:val="246B6A95"/>
    <w:rsid w:val="246D1C34"/>
    <w:rsid w:val="246FD8FD"/>
    <w:rsid w:val="24711A5B"/>
    <w:rsid w:val="2472C405"/>
    <w:rsid w:val="24742790"/>
    <w:rsid w:val="247466CB"/>
    <w:rsid w:val="247494C7"/>
    <w:rsid w:val="24756E8F"/>
    <w:rsid w:val="2478CA48"/>
    <w:rsid w:val="247914A9"/>
    <w:rsid w:val="2479A4DD"/>
    <w:rsid w:val="2479E990"/>
    <w:rsid w:val="247BA6F2"/>
    <w:rsid w:val="247BBA29"/>
    <w:rsid w:val="247CA2B1"/>
    <w:rsid w:val="247D83A1"/>
    <w:rsid w:val="24810E46"/>
    <w:rsid w:val="248125C5"/>
    <w:rsid w:val="24812F3D"/>
    <w:rsid w:val="2483410A"/>
    <w:rsid w:val="2487A4ED"/>
    <w:rsid w:val="248A5465"/>
    <w:rsid w:val="248AD153"/>
    <w:rsid w:val="248CC95B"/>
    <w:rsid w:val="248D061A"/>
    <w:rsid w:val="248D14EF"/>
    <w:rsid w:val="2490B56E"/>
    <w:rsid w:val="24910D1F"/>
    <w:rsid w:val="2491B960"/>
    <w:rsid w:val="249265EC"/>
    <w:rsid w:val="2494F05E"/>
    <w:rsid w:val="2495E7B3"/>
    <w:rsid w:val="2497F7AB"/>
    <w:rsid w:val="2499F0DB"/>
    <w:rsid w:val="249C28B4"/>
    <w:rsid w:val="249E1991"/>
    <w:rsid w:val="249E215D"/>
    <w:rsid w:val="249EDE82"/>
    <w:rsid w:val="249FF260"/>
    <w:rsid w:val="24A024E7"/>
    <w:rsid w:val="24A1ACA9"/>
    <w:rsid w:val="24A2EE52"/>
    <w:rsid w:val="24A3519F"/>
    <w:rsid w:val="24A3C164"/>
    <w:rsid w:val="24A4BC4E"/>
    <w:rsid w:val="24A5CDE7"/>
    <w:rsid w:val="24A810F9"/>
    <w:rsid w:val="24A88E24"/>
    <w:rsid w:val="24AA2F53"/>
    <w:rsid w:val="24AA4058"/>
    <w:rsid w:val="24AB9EDD"/>
    <w:rsid w:val="24AC2A2C"/>
    <w:rsid w:val="24AC6554"/>
    <w:rsid w:val="24AD51B4"/>
    <w:rsid w:val="24AD5D9B"/>
    <w:rsid w:val="24AD87EF"/>
    <w:rsid w:val="24B08451"/>
    <w:rsid w:val="24B0A45D"/>
    <w:rsid w:val="24B0D344"/>
    <w:rsid w:val="24B2A7CA"/>
    <w:rsid w:val="24B34223"/>
    <w:rsid w:val="24B4BAE5"/>
    <w:rsid w:val="24B4EB55"/>
    <w:rsid w:val="24B6E50D"/>
    <w:rsid w:val="24B764E1"/>
    <w:rsid w:val="24B90782"/>
    <w:rsid w:val="24BA6436"/>
    <w:rsid w:val="24BAD3BB"/>
    <w:rsid w:val="24BBAC08"/>
    <w:rsid w:val="24BD0A9B"/>
    <w:rsid w:val="24BEAA95"/>
    <w:rsid w:val="24C0C439"/>
    <w:rsid w:val="24C16669"/>
    <w:rsid w:val="24C3162C"/>
    <w:rsid w:val="24C3FC2C"/>
    <w:rsid w:val="24C46A95"/>
    <w:rsid w:val="24C4CA9B"/>
    <w:rsid w:val="24C5E3FF"/>
    <w:rsid w:val="24C82A1A"/>
    <w:rsid w:val="24C85767"/>
    <w:rsid w:val="24C8998B"/>
    <w:rsid w:val="24C98171"/>
    <w:rsid w:val="24CB0BCF"/>
    <w:rsid w:val="24CB60A8"/>
    <w:rsid w:val="24CBAA0F"/>
    <w:rsid w:val="24CE2A94"/>
    <w:rsid w:val="24CED521"/>
    <w:rsid w:val="24CF5099"/>
    <w:rsid w:val="24CFE75D"/>
    <w:rsid w:val="24D00235"/>
    <w:rsid w:val="24D039EF"/>
    <w:rsid w:val="24D3371A"/>
    <w:rsid w:val="24D3FA6A"/>
    <w:rsid w:val="24D6E3C4"/>
    <w:rsid w:val="24D6ED4E"/>
    <w:rsid w:val="24D918EF"/>
    <w:rsid w:val="24D9430F"/>
    <w:rsid w:val="24D95016"/>
    <w:rsid w:val="24D9A94F"/>
    <w:rsid w:val="24D9B621"/>
    <w:rsid w:val="24DBE512"/>
    <w:rsid w:val="24DC7A4F"/>
    <w:rsid w:val="24DE6076"/>
    <w:rsid w:val="24DE82B2"/>
    <w:rsid w:val="24DE89DD"/>
    <w:rsid w:val="24DE9023"/>
    <w:rsid w:val="24E0589F"/>
    <w:rsid w:val="24E25E6C"/>
    <w:rsid w:val="24E3B71F"/>
    <w:rsid w:val="24E538EA"/>
    <w:rsid w:val="24E65CD3"/>
    <w:rsid w:val="24E8E1C5"/>
    <w:rsid w:val="24E93B3B"/>
    <w:rsid w:val="24EAA8B8"/>
    <w:rsid w:val="24EB0851"/>
    <w:rsid w:val="24EB1825"/>
    <w:rsid w:val="24EB380E"/>
    <w:rsid w:val="24EBB843"/>
    <w:rsid w:val="24ECBCB4"/>
    <w:rsid w:val="24ED1470"/>
    <w:rsid w:val="24F01953"/>
    <w:rsid w:val="24F1AF62"/>
    <w:rsid w:val="24F347D8"/>
    <w:rsid w:val="24F3CD61"/>
    <w:rsid w:val="24F3DB50"/>
    <w:rsid w:val="24F659FE"/>
    <w:rsid w:val="24F6C88F"/>
    <w:rsid w:val="24F6E1AC"/>
    <w:rsid w:val="24F89FE2"/>
    <w:rsid w:val="24FA038E"/>
    <w:rsid w:val="24FA6708"/>
    <w:rsid w:val="24FA68F7"/>
    <w:rsid w:val="24FB5775"/>
    <w:rsid w:val="24FC18FA"/>
    <w:rsid w:val="24FC75ED"/>
    <w:rsid w:val="24FD0987"/>
    <w:rsid w:val="24FE097E"/>
    <w:rsid w:val="2500F518"/>
    <w:rsid w:val="25011B8F"/>
    <w:rsid w:val="25017BDA"/>
    <w:rsid w:val="2502BCCE"/>
    <w:rsid w:val="2504640D"/>
    <w:rsid w:val="25047AC9"/>
    <w:rsid w:val="250609F1"/>
    <w:rsid w:val="25068CBD"/>
    <w:rsid w:val="250719C6"/>
    <w:rsid w:val="2507AEBF"/>
    <w:rsid w:val="2507C8EE"/>
    <w:rsid w:val="25081F29"/>
    <w:rsid w:val="25084723"/>
    <w:rsid w:val="250857F0"/>
    <w:rsid w:val="2509BCB6"/>
    <w:rsid w:val="2515BA5B"/>
    <w:rsid w:val="2516611C"/>
    <w:rsid w:val="2516CC29"/>
    <w:rsid w:val="251B0608"/>
    <w:rsid w:val="251C3D83"/>
    <w:rsid w:val="251CBBBA"/>
    <w:rsid w:val="251FA55F"/>
    <w:rsid w:val="251FBD5F"/>
    <w:rsid w:val="252137B2"/>
    <w:rsid w:val="2523D23E"/>
    <w:rsid w:val="252679E9"/>
    <w:rsid w:val="25287828"/>
    <w:rsid w:val="2529567F"/>
    <w:rsid w:val="2529BDA4"/>
    <w:rsid w:val="2529C584"/>
    <w:rsid w:val="252CBB89"/>
    <w:rsid w:val="252D7B6E"/>
    <w:rsid w:val="252FE6D6"/>
    <w:rsid w:val="253011E5"/>
    <w:rsid w:val="25301FE3"/>
    <w:rsid w:val="253153C6"/>
    <w:rsid w:val="2531CE1B"/>
    <w:rsid w:val="2534EEF9"/>
    <w:rsid w:val="2535F818"/>
    <w:rsid w:val="253641E9"/>
    <w:rsid w:val="2536575F"/>
    <w:rsid w:val="253F0AB8"/>
    <w:rsid w:val="2543680C"/>
    <w:rsid w:val="25437892"/>
    <w:rsid w:val="2546E845"/>
    <w:rsid w:val="25484C19"/>
    <w:rsid w:val="25492611"/>
    <w:rsid w:val="254C13DA"/>
    <w:rsid w:val="254E3B2D"/>
    <w:rsid w:val="254F1820"/>
    <w:rsid w:val="254F356E"/>
    <w:rsid w:val="2551A0B5"/>
    <w:rsid w:val="25526E16"/>
    <w:rsid w:val="255368FC"/>
    <w:rsid w:val="25539247"/>
    <w:rsid w:val="255504F1"/>
    <w:rsid w:val="25586F19"/>
    <w:rsid w:val="255873F6"/>
    <w:rsid w:val="255A20A6"/>
    <w:rsid w:val="255BECC1"/>
    <w:rsid w:val="255BF643"/>
    <w:rsid w:val="255C3485"/>
    <w:rsid w:val="255DA70B"/>
    <w:rsid w:val="255EF141"/>
    <w:rsid w:val="255F9B3A"/>
    <w:rsid w:val="2560DA28"/>
    <w:rsid w:val="2561BCF4"/>
    <w:rsid w:val="2564249B"/>
    <w:rsid w:val="25662282"/>
    <w:rsid w:val="2569D959"/>
    <w:rsid w:val="256AB62A"/>
    <w:rsid w:val="256ACF1F"/>
    <w:rsid w:val="256DAD8A"/>
    <w:rsid w:val="256E4BD5"/>
    <w:rsid w:val="256EA348"/>
    <w:rsid w:val="256EF880"/>
    <w:rsid w:val="25713A57"/>
    <w:rsid w:val="2573630F"/>
    <w:rsid w:val="25747A31"/>
    <w:rsid w:val="2574FF81"/>
    <w:rsid w:val="2575105B"/>
    <w:rsid w:val="25758922"/>
    <w:rsid w:val="2575A4C5"/>
    <w:rsid w:val="2576E7B9"/>
    <w:rsid w:val="2577E231"/>
    <w:rsid w:val="2578BC28"/>
    <w:rsid w:val="257B89D7"/>
    <w:rsid w:val="257C78C5"/>
    <w:rsid w:val="257C7D5E"/>
    <w:rsid w:val="257E6773"/>
    <w:rsid w:val="257EBEAE"/>
    <w:rsid w:val="257EC1AA"/>
    <w:rsid w:val="257F4EF0"/>
    <w:rsid w:val="257FACE6"/>
    <w:rsid w:val="2581406A"/>
    <w:rsid w:val="25848DE1"/>
    <w:rsid w:val="25859BE9"/>
    <w:rsid w:val="25860169"/>
    <w:rsid w:val="25886427"/>
    <w:rsid w:val="2589BD05"/>
    <w:rsid w:val="258B2B1E"/>
    <w:rsid w:val="258D85EC"/>
    <w:rsid w:val="258E2884"/>
    <w:rsid w:val="258F38EB"/>
    <w:rsid w:val="258F6B63"/>
    <w:rsid w:val="259609A9"/>
    <w:rsid w:val="25976F46"/>
    <w:rsid w:val="2598D401"/>
    <w:rsid w:val="259AC7CD"/>
    <w:rsid w:val="259BE94E"/>
    <w:rsid w:val="259C1597"/>
    <w:rsid w:val="259C8AE7"/>
    <w:rsid w:val="25A31C85"/>
    <w:rsid w:val="25A38DB7"/>
    <w:rsid w:val="25A45E4E"/>
    <w:rsid w:val="25A4CA80"/>
    <w:rsid w:val="25A61029"/>
    <w:rsid w:val="25A69930"/>
    <w:rsid w:val="25B22E79"/>
    <w:rsid w:val="25B27A7D"/>
    <w:rsid w:val="25B35577"/>
    <w:rsid w:val="25B3DA73"/>
    <w:rsid w:val="25B3F068"/>
    <w:rsid w:val="25B4A29F"/>
    <w:rsid w:val="25B63A84"/>
    <w:rsid w:val="25B748A5"/>
    <w:rsid w:val="25B7DED0"/>
    <w:rsid w:val="25B7ECFF"/>
    <w:rsid w:val="25B99859"/>
    <w:rsid w:val="25BBFD0D"/>
    <w:rsid w:val="25C0B279"/>
    <w:rsid w:val="25C15150"/>
    <w:rsid w:val="25C255F4"/>
    <w:rsid w:val="25C40C14"/>
    <w:rsid w:val="25C4181D"/>
    <w:rsid w:val="25C55AD4"/>
    <w:rsid w:val="25C5EEFB"/>
    <w:rsid w:val="25C781D2"/>
    <w:rsid w:val="25CB3932"/>
    <w:rsid w:val="25CBEA40"/>
    <w:rsid w:val="25CD9815"/>
    <w:rsid w:val="25CE2792"/>
    <w:rsid w:val="25D04FF1"/>
    <w:rsid w:val="25D08018"/>
    <w:rsid w:val="25D0A303"/>
    <w:rsid w:val="25D3002C"/>
    <w:rsid w:val="25D55EF7"/>
    <w:rsid w:val="25D65D1A"/>
    <w:rsid w:val="25D77BBE"/>
    <w:rsid w:val="25D83B0A"/>
    <w:rsid w:val="25DB34AC"/>
    <w:rsid w:val="25DD0CF6"/>
    <w:rsid w:val="25DD4451"/>
    <w:rsid w:val="25DDFFA0"/>
    <w:rsid w:val="25DE5512"/>
    <w:rsid w:val="25E0842A"/>
    <w:rsid w:val="25E0D1C8"/>
    <w:rsid w:val="25E0F4F8"/>
    <w:rsid w:val="25E2819A"/>
    <w:rsid w:val="25E3AF78"/>
    <w:rsid w:val="25E43113"/>
    <w:rsid w:val="25E5B0AD"/>
    <w:rsid w:val="25E63F8F"/>
    <w:rsid w:val="25E71E12"/>
    <w:rsid w:val="25E7D852"/>
    <w:rsid w:val="25E8416E"/>
    <w:rsid w:val="25E965C9"/>
    <w:rsid w:val="25ED7B1B"/>
    <w:rsid w:val="25F1B38A"/>
    <w:rsid w:val="25F35477"/>
    <w:rsid w:val="25F3C81E"/>
    <w:rsid w:val="25F97A16"/>
    <w:rsid w:val="25FC2DD4"/>
    <w:rsid w:val="25FD11B8"/>
    <w:rsid w:val="25FE0DCE"/>
    <w:rsid w:val="25FED5A0"/>
    <w:rsid w:val="260013CB"/>
    <w:rsid w:val="26005109"/>
    <w:rsid w:val="2600CD7C"/>
    <w:rsid w:val="2601B3BD"/>
    <w:rsid w:val="2602ABE6"/>
    <w:rsid w:val="2602ED39"/>
    <w:rsid w:val="2604686D"/>
    <w:rsid w:val="26053A27"/>
    <w:rsid w:val="26053BE2"/>
    <w:rsid w:val="2605D99B"/>
    <w:rsid w:val="2605FDEA"/>
    <w:rsid w:val="26064E19"/>
    <w:rsid w:val="26075F5F"/>
    <w:rsid w:val="2607DAD9"/>
    <w:rsid w:val="2608A711"/>
    <w:rsid w:val="26096118"/>
    <w:rsid w:val="260A930E"/>
    <w:rsid w:val="260C3047"/>
    <w:rsid w:val="260C4CB8"/>
    <w:rsid w:val="260D2EF2"/>
    <w:rsid w:val="260D9566"/>
    <w:rsid w:val="2610B929"/>
    <w:rsid w:val="2610E1A8"/>
    <w:rsid w:val="2611D2D6"/>
    <w:rsid w:val="261201A7"/>
    <w:rsid w:val="26129A31"/>
    <w:rsid w:val="26144E3C"/>
    <w:rsid w:val="26155AB4"/>
    <w:rsid w:val="261699E8"/>
    <w:rsid w:val="2618BB23"/>
    <w:rsid w:val="2618FC48"/>
    <w:rsid w:val="261935CC"/>
    <w:rsid w:val="261B43CB"/>
    <w:rsid w:val="261BF643"/>
    <w:rsid w:val="261BFBF0"/>
    <w:rsid w:val="261C2951"/>
    <w:rsid w:val="261DEE42"/>
    <w:rsid w:val="261F2D04"/>
    <w:rsid w:val="26211869"/>
    <w:rsid w:val="262129D8"/>
    <w:rsid w:val="2622A169"/>
    <w:rsid w:val="262381C5"/>
    <w:rsid w:val="262482F9"/>
    <w:rsid w:val="2625920F"/>
    <w:rsid w:val="2626762B"/>
    <w:rsid w:val="26268841"/>
    <w:rsid w:val="2628D441"/>
    <w:rsid w:val="262976ED"/>
    <w:rsid w:val="262A8718"/>
    <w:rsid w:val="262A90CB"/>
    <w:rsid w:val="262C52D9"/>
    <w:rsid w:val="262DF2A1"/>
    <w:rsid w:val="26305678"/>
    <w:rsid w:val="2630BBA1"/>
    <w:rsid w:val="26318676"/>
    <w:rsid w:val="2635835C"/>
    <w:rsid w:val="26376653"/>
    <w:rsid w:val="2637D341"/>
    <w:rsid w:val="263938F5"/>
    <w:rsid w:val="2641CC6D"/>
    <w:rsid w:val="2642552A"/>
    <w:rsid w:val="26425686"/>
    <w:rsid w:val="26426D63"/>
    <w:rsid w:val="2643492C"/>
    <w:rsid w:val="2643E1A4"/>
    <w:rsid w:val="264504E5"/>
    <w:rsid w:val="264691FB"/>
    <w:rsid w:val="2649A349"/>
    <w:rsid w:val="264A9C1E"/>
    <w:rsid w:val="264B3D75"/>
    <w:rsid w:val="264CC4E3"/>
    <w:rsid w:val="264F3354"/>
    <w:rsid w:val="264FF077"/>
    <w:rsid w:val="2650A355"/>
    <w:rsid w:val="2652ABA2"/>
    <w:rsid w:val="2652DDE4"/>
    <w:rsid w:val="26564623"/>
    <w:rsid w:val="2656F97C"/>
    <w:rsid w:val="2657FB89"/>
    <w:rsid w:val="26583655"/>
    <w:rsid w:val="26592D45"/>
    <w:rsid w:val="26597E81"/>
    <w:rsid w:val="2659C636"/>
    <w:rsid w:val="265B1F0C"/>
    <w:rsid w:val="265B2E28"/>
    <w:rsid w:val="265B99A6"/>
    <w:rsid w:val="265C0825"/>
    <w:rsid w:val="265D4A93"/>
    <w:rsid w:val="265FEF13"/>
    <w:rsid w:val="26612B0D"/>
    <w:rsid w:val="26613A75"/>
    <w:rsid w:val="2662D499"/>
    <w:rsid w:val="2663250E"/>
    <w:rsid w:val="2664DB74"/>
    <w:rsid w:val="2667B924"/>
    <w:rsid w:val="26689425"/>
    <w:rsid w:val="2668D51A"/>
    <w:rsid w:val="2669381B"/>
    <w:rsid w:val="266A654A"/>
    <w:rsid w:val="266A7BB5"/>
    <w:rsid w:val="266B2DEE"/>
    <w:rsid w:val="266C3901"/>
    <w:rsid w:val="266CC086"/>
    <w:rsid w:val="266D13FA"/>
    <w:rsid w:val="266DECEA"/>
    <w:rsid w:val="2672C099"/>
    <w:rsid w:val="267346ED"/>
    <w:rsid w:val="26748CDF"/>
    <w:rsid w:val="2675424A"/>
    <w:rsid w:val="267610B6"/>
    <w:rsid w:val="2676F278"/>
    <w:rsid w:val="26771A5A"/>
    <w:rsid w:val="26781B59"/>
    <w:rsid w:val="2678F5CB"/>
    <w:rsid w:val="267AE107"/>
    <w:rsid w:val="267AED96"/>
    <w:rsid w:val="267B48D8"/>
    <w:rsid w:val="267D8561"/>
    <w:rsid w:val="267E34CD"/>
    <w:rsid w:val="267F2655"/>
    <w:rsid w:val="2680CA51"/>
    <w:rsid w:val="2681E1A8"/>
    <w:rsid w:val="268544A3"/>
    <w:rsid w:val="26858F7A"/>
    <w:rsid w:val="2685BC5C"/>
    <w:rsid w:val="26870CBF"/>
    <w:rsid w:val="26886457"/>
    <w:rsid w:val="268B0CE3"/>
    <w:rsid w:val="268D3AD3"/>
    <w:rsid w:val="268D3F88"/>
    <w:rsid w:val="268FBB71"/>
    <w:rsid w:val="269175D9"/>
    <w:rsid w:val="2692A8D4"/>
    <w:rsid w:val="2694F3D6"/>
    <w:rsid w:val="26960249"/>
    <w:rsid w:val="2697E3BB"/>
    <w:rsid w:val="269998B4"/>
    <w:rsid w:val="2699F6A4"/>
    <w:rsid w:val="269B5316"/>
    <w:rsid w:val="269C2A44"/>
    <w:rsid w:val="269D2474"/>
    <w:rsid w:val="269E62DB"/>
    <w:rsid w:val="26A1806B"/>
    <w:rsid w:val="26A211D8"/>
    <w:rsid w:val="26A32F67"/>
    <w:rsid w:val="26A478AD"/>
    <w:rsid w:val="26A4EFE3"/>
    <w:rsid w:val="26A50C91"/>
    <w:rsid w:val="26A52AD6"/>
    <w:rsid w:val="26A5938A"/>
    <w:rsid w:val="26AB7D2B"/>
    <w:rsid w:val="26ABEAD4"/>
    <w:rsid w:val="26AD4237"/>
    <w:rsid w:val="26ADA2F5"/>
    <w:rsid w:val="26AF2F76"/>
    <w:rsid w:val="26B15A12"/>
    <w:rsid w:val="26B4407D"/>
    <w:rsid w:val="26B49839"/>
    <w:rsid w:val="26B586BE"/>
    <w:rsid w:val="26B79C8D"/>
    <w:rsid w:val="26B9208E"/>
    <w:rsid w:val="26BA04E1"/>
    <w:rsid w:val="26BA9A1D"/>
    <w:rsid w:val="26BDFAE5"/>
    <w:rsid w:val="26BEC342"/>
    <w:rsid w:val="26BFB0EA"/>
    <w:rsid w:val="26C31F0A"/>
    <w:rsid w:val="26C50426"/>
    <w:rsid w:val="26C56572"/>
    <w:rsid w:val="26C5CE8A"/>
    <w:rsid w:val="26C745F0"/>
    <w:rsid w:val="26C7AE3E"/>
    <w:rsid w:val="26C85FC0"/>
    <w:rsid w:val="26C87830"/>
    <w:rsid w:val="26CA092D"/>
    <w:rsid w:val="26CAC034"/>
    <w:rsid w:val="26CC730D"/>
    <w:rsid w:val="26CCFB18"/>
    <w:rsid w:val="26D25D32"/>
    <w:rsid w:val="26D408DD"/>
    <w:rsid w:val="26D551CB"/>
    <w:rsid w:val="26D5D198"/>
    <w:rsid w:val="26D5FE6C"/>
    <w:rsid w:val="26D78290"/>
    <w:rsid w:val="26D7B305"/>
    <w:rsid w:val="26D84D0E"/>
    <w:rsid w:val="26D8C6F5"/>
    <w:rsid w:val="26DA89F0"/>
    <w:rsid w:val="26DAC3F4"/>
    <w:rsid w:val="26DD1758"/>
    <w:rsid w:val="26DF32C9"/>
    <w:rsid w:val="26DF5746"/>
    <w:rsid w:val="26E00CA0"/>
    <w:rsid w:val="26E13A5A"/>
    <w:rsid w:val="26E166D7"/>
    <w:rsid w:val="26E24022"/>
    <w:rsid w:val="26E2FC9E"/>
    <w:rsid w:val="26E52DA2"/>
    <w:rsid w:val="26E60126"/>
    <w:rsid w:val="26E82AAD"/>
    <w:rsid w:val="26E8514F"/>
    <w:rsid w:val="26E8A535"/>
    <w:rsid w:val="26EA3A69"/>
    <w:rsid w:val="26EB3ADE"/>
    <w:rsid w:val="26EB56E0"/>
    <w:rsid w:val="26EDCDD9"/>
    <w:rsid w:val="26EEE9B8"/>
    <w:rsid w:val="26F09653"/>
    <w:rsid w:val="26F126EA"/>
    <w:rsid w:val="26F1FB18"/>
    <w:rsid w:val="26F3999A"/>
    <w:rsid w:val="26F6AD79"/>
    <w:rsid w:val="26F7D92D"/>
    <w:rsid w:val="26F8D389"/>
    <w:rsid w:val="26FB9B88"/>
    <w:rsid w:val="26FBF3D3"/>
    <w:rsid w:val="26FD0305"/>
    <w:rsid w:val="26FD898F"/>
    <w:rsid w:val="26FFC566"/>
    <w:rsid w:val="270024BC"/>
    <w:rsid w:val="270125BB"/>
    <w:rsid w:val="2701A4A3"/>
    <w:rsid w:val="27025B3C"/>
    <w:rsid w:val="27030C48"/>
    <w:rsid w:val="27036D20"/>
    <w:rsid w:val="27043856"/>
    <w:rsid w:val="27070530"/>
    <w:rsid w:val="270A87A6"/>
    <w:rsid w:val="270CF423"/>
    <w:rsid w:val="270DB28B"/>
    <w:rsid w:val="27102B2F"/>
    <w:rsid w:val="27120A1B"/>
    <w:rsid w:val="27129672"/>
    <w:rsid w:val="27145537"/>
    <w:rsid w:val="271544E9"/>
    <w:rsid w:val="27160956"/>
    <w:rsid w:val="2716EAFA"/>
    <w:rsid w:val="27174165"/>
    <w:rsid w:val="271968E9"/>
    <w:rsid w:val="2719FB30"/>
    <w:rsid w:val="271A720E"/>
    <w:rsid w:val="271B3E33"/>
    <w:rsid w:val="271CDE0F"/>
    <w:rsid w:val="271D794C"/>
    <w:rsid w:val="271DC302"/>
    <w:rsid w:val="271DCA78"/>
    <w:rsid w:val="271F877B"/>
    <w:rsid w:val="27211644"/>
    <w:rsid w:val="27222CF1"/>
    <w:rsid w:val="27227A37"/>
    <w:rsid w:val="2723A874"/>
    <w:rsid w:val="27246DF1"/>
    <w:rsid w:val="2725F70C"/>
    <w:rsid w:val="272619B3"/>
    <w:rsid w:val="272697C2"/>
    <w:rsid w:val="272BB3C8"/>
    <w:rsid w:val="272CDB58"/>
    <w:rsid w:val="272D1317"/>
    <w:rsid w:val="27319941"/>
    <w:rsid w:val="273199F7"/>
    <w:rsid w:val="27358CDA"/>
    <w:rsid w:val="2735E6F7"/>
    <w:rsid w:val="27365F18"/>
    <w:rsid w:val="2736DA52"/>
    <w:rsid w:val="273865FC"/>
    <w:rsid w:val="273AB3D9"/>
    <w:rsid w:val="273BBDBD"/>
    <w:rsid w:val="273FC9BE"/>
    <w:rsid w:val="274206D3"/>
    <w:rsid w:val="27421654"/>
    <w:rsid w:val="2747F85D"/>
    <w:rsid w:val="2747FB92"/>
    <w:rsid w:val="274924EE"/>
    <w:rsid w:val="274960F6"/>
    <w:rsid w:val="274B4D99"/>
    <w:rsid w:val="274E1835"/>
    <w:rsid w:val="274EBC0E"/>
    <w:rsid w:val="274ECA54"/>
    <w:rsid w:val="27514F3F"/>
    <w:rsid w:val="27558410"/>
    <w:rsid w:val="27593FE6"/>
    <w:rsid w:val="275B4CCB"/>
    <w:rsid w:val="275B84E3"/>
    <w:rsid w:val="275E0F4B"/>
    <w:rsid w:val="275E8030"/>
    <w:rsid w:val="275F91C6"/>
    <w:rsid w:val="2760353B"/>
    <w:rsid w:val="2761E4E6"/>
    <w:rsid w:val="2762B074"/>
    <w:rsid w:val="276387A7"/>
    <w:rsid w:val="27639F99"/>
    <w:rsid w:val="276448AB"/>
    <w:rsid w:val="27652B16"/>
    <w:rsid w:val="27659672"/>
    <w:rsid w:val="2765DC23"/>
    <w:rsid w:val="27665162"/>
    <w:rsid w:val="27679676"/>
    <w:rsid w:val="276891FA"/>
    <w:rsid w:val="276A5366"/>
    <w:rsid w:val="276AA0D1"/>
    <w:rsid w:val="276BADF5"/>
    <w:rsid w:val="276C0846"/>
    <w:rsid w:val="276CA316"/>
    <w:rsid w:val="276EFC00"/>
    <w:rsid w:val="276FD605"/>
    <w:rsid w:val="27728DAE"/>
    <w:rsid w:val="27744F8A"/>
    <w:rsid w:val="277518CE"/>
    <w:rsid w:val="2775453E"/>
    <w:rsid w:val="2775C68C"/>
    <w:rsid w:val="277692C5"/>
    <w:rsid w:val="27773B85"/>
    <w:rsid w:val="2777BD24"/>
    <w:rsid w:val="2778EF6E"/>
    <w:rsid w:val="2779B748"/>
    <w:rsid w:val="277BDE03"/>
    <w:rsid w:val="277C8C7A"/>
    <w:rsid w:val="277CD8F4"/>
    <w:rsid w:val="277D7016"/>
    <w:rsid w:val="277E7DA0"/>
    <w:rsid w:val="27827DB7"/>
    <w:rsid w:val="278375E0"/>
    <w:rsid w:val="27839E27"/>
    <w:rsid w:val="278769F4"/>
    <w:rsid w:val="2788BFB3"/>
    <w:rsid w:val="278AB5C8"/>
    <w:rsid w:val="278B44BF"/>
    <w:rsid w:val="278C35BF"/>
    <w:rsid w:val="278C4170"/>
    <w:rsid w:val="278E293A"/>
    <w:rsid w:val="278F9C6D"/>
    <w:rsid w:val="278FEB53"/>
    <w:rsid w:val="2791C252"/>
    <w:rsid w:val="27924984"/>
    <w:rsid w:val="2793D143"/>
    <w:rsid w:val="279507B3"/>
    <w:rsid w:val="279626DB"/>
    <w:rsid w:val="2796847F"/>
    <w:rsid w:val="27972251"/>
    <w:rsid w:val="2797BFAC"/>
    <w:rsid w:val="2798DADF"/>
    <w:rsid w:val="2798E2CF"/>
    <w:rsid w:val="2799C3F6"/>
    <w:rsid w:val="279C102E"/>
    <w:rsid w:val="279C9391"/>
    <w:rsid w:val="279F3DEB"/>
    <w:rsid w:val="279F89C3"/>
    <w:rsid w:val="27A0E0D6"/>
    <w:rsid w:val="27A10203"/>
    <w:rsid w:val="27A3073B"/>
    <w:rsid w:val="27A48599"/>
    <w:rsid w:val="27A92B5D"/>
    <w:rsid w:val="27AA355A"/>
    <w:rsid w:val="27AAF9D5"/>
    <w:rsid w:val="27AB5DF6"/>
    <w:rsid w:val="27AB6176"/>
    <w:rsid w:val="27AC7757"/>
    <w:rsid w:val="27AC9FC0"/>
    <w:rsid w:val="27ADD46D"/>
    <w:rsid w:val="27AE185C"/>
    <w:rsid w:val="27AF599C"/>
    <w:rsid w:val="27AF8F57"/>
    <w:rsid w:val="27B29020"/>
    <w:rsid w:val="27B43C73"/>
    <w:rsid w:val="27B53186"/>
    <w:rsid w:val="27B67C7D"/>
    <w:rsid w:val="27B757BF"/>
    <w:rsid w:val="27B85148"/>
    <w:rsid w:val="27B8B17A"/>
    <w:rsid w:val="27BA6483"/>
    <w:rsid w:val="27BA9536"/>
    <w:rsid w:val="27BAE4FA"/>
    <w:rsid w:val="27BB3299"/>
    <w:rsid w:val="27BB701A"/>
    <w:rsid w:val="27BD202B"/>
    <w:rsid w:val="27C07F37"/>
    <w:rsid w:val="27C158CC"/>
    <w:rsid w:val="27C27FF3"/>
    <w:rsid w:val="27C4B992"/>
    <w:rsid w:val="27C560DF"/>
    <w:rsid w:val="27C56CEC"/>
    <w:rsid w:val="27C6E1E0"/>
    <w:rsid w:val="27C884E0"/>
    <w:rsid w:val="27C94402"/>
    <w:rsid w:val="27CC13D3"/>
    <w:rsid w:val="27CD1992"/>
    <w:rsid w:val="27CF43AF"/>
    <w:rsid w:val="27CF811A"/>
    <w:rsid w:val="27D0AC5D"/>
    <w:rsid w:val="27D2624E"/>
    <w:rsid w:val="27D40531"/>
    <w:rsid w:val="27D7069F"/>
    <w:rsid w:val="27D9248E"/>
    <w:rsid w:val="27D9330B"/>
    <w:rsid w:val="27D9C8E2"/>
    <w:rsid w:val="27DB0F6B"/>
    <w:rsid w:val="27DDA2B0"/>
    <w:rsid w:val="27DE75ED"/>
    <w:rsid w:val="27DEB4C8"/>
    <w:rsid w:val="27E09E55"/>
    <w:rsid w:val="27E1CBC5"/>
    <w:rsid w:val="27E2903E"/>
    <w:rsid w:val="27E30805"/>
    <w:rsid w:val="27E3509F"/>
    <w:rsid w:val="27E49C16"/>
    <w:rsid w:val="27E5162B"/>
    <w:rsid w:val="27E68475"/>
    <w:rsid w:val="27E6CB24"/>
    <w:rsid w:val="27E7F495"/>
    <w:rsid w:val="27E9BF54"/>
    <w:rsid w:val="27EAE7C9"/>
    <w:rsid w:val="27EEB994"/>
    <w:rsid w:val="27EFC03A"/>
    <w:rsid w:val="27F022EB"/>
    <w:rsid w:val="27F290C4"/>
    <w:rsid w:val="27F32631"/>
    <w:rsid w:val="27F3D45C"/>
    <w:rsid w:val="27F45343"/>
    <w:rsid w:val="27F556BF"/>
    <w:rsid w:val="27F5E567"/>
    <w:rsid w:val="27F7B305"/>
    <w:rsid w:val="27FA2A83"/>
    <w:rsid w:val="27FB8773"/>
    <w:rsid w:val="27FCD57F"/>
    <w:rsid w:val="27FE35A8"/>
    <w:rsid w:val="27FE3D33"/>
    <w:rsid w:val="2800E127"/>
    <w:rsid w:val="2803D692"/>
    <w:rsid w:val="2804689A"/>
    <w:rsid w:val="2805FC9F"/>
    <w:rsid w:val="280755A1"/>
    <w:rsid w:val="2809B0E7"/>
    <w:rsid w:val="280B013A"/>
    <w:rsid w:val="280D1361"/>
    <w:rsid w:val="280F50F2"/>
    <w:rsid w:val="280FC091"/>
    <w:rsid w:val="28110903"/>
    <w:rsid w:val="2813BC60"/>
    <w:rsid w:val="28141411"/>
    <w:rsid w:val="28149D1C"/>
    <w:rsid w:val="28150056"/>
    <w:rsid w:val="28150392"/>
    <w:rsid w:val="28155A44"/>
    <w:rsid w:val="28167157"/>
    <w:rsid w:val="2816DFB8"/>
    <w:rsid w:val="28178C73"/>
    <w:rsid w:val="281853C1"/>
    <w:rsid w:val="281AF145"/>
    <w:rsid w:val="281D6817"/>
    <w:rsid w:val="281E215F"/>
    <w:rsid w:val="281E29C7"/>
    <w:rsid w:val="281F3986"/>
    <w:rsid w:val="281FD402"/>
    <w:rsid w:val="2821A149"/>
    <w:rsid w:val="2821A1AE"/>
    <w:rsid w:val="2821AF21"/>
    <w:rsid w:val="28223BC2"/>
    <w:rsid w:val="2822FE3C"/>
    <w:rsid w:val="282620F7"/>
    <w:rsid w:val="28282067"/>
    <w:rsid w:val="28289478"/>
    <w:rsid w:val="282D1F56"/>
    <w:rsid w:val="282E4EC4"/>
    <w:rsid w:val="282EC0FF"/>
    <w:rsid w:val="282EFE35"/>
    <w:rsid w:val="282F6F28"/>
    <w:rsid w:val="282F7908"/>
    <w:rsid w:val="28309845"/>
    <w:rsid w:val="28358EDB"/>
    <w:rsid w:val="28364A97"/>
    <w:rsid w:val="2839D3FF"/>
    <w:rsid w:val="283A422A"/>
    <w:rsid w:val="283D7CFC"/>
    <w:rsid w:val="283F22FD"/>
    <w:rsid w:val="2843AA29"/>
    <w:rsid w:val="2844BCDC"/>
    <w:rsid w:val="28460844"/>
    <w:rsid w:val="28460B7C"/>
    <w:rsid w:val="28485052"/>
    <w:rsid w:val="28486EA9"/>
    <w:rsid w:val="284888E2"/>
    <w:rsid w:val="2849DA89"/>
    <w:rsid w:val="284A0030"/>
    <w:rsid w:val="284B1B4C"/>
    <w:rsid w:val="284B214A"/>
    <w:rsid w:val="284B2163"/>
    <w:rsid w:val="284B3775"/>
    <w:rsid w:val="284D0B1F"/>
    <w:rsid w:val="284E077D"/>
    <w:rsid w:val="284E68FB"/>
    <w:rsid w:val="284FAF03"/>
    <w:rsid w:val="28508833"/>
    <w:rsid w:val="2851082D"/>
    <w:rsid w:val="28522A78"/>
    <w:rsid w:val="2852D2EB"/>
    <w:rsid w:val="285AAB4E"/>
    <w:rsid w:val="285BE49B"/>
    <w:rsid w:val="285D6E87"/>
    <w:rsid w:val="285DC33E"/>
    <w:rsid w:val="285ED931"/>
    <w:rsid w:val="286060CE"/>
    <w:rsid w:val="286121C5"/>
    <w:rsid w:val="2861B93B"/>
    <w:rsid w:val="28620FCA"/>
    <w:rsid w:val="28629A56"/>
    <w:rsid w:val="2862AEAE"/>
    <w:rsid w:val="2865BD84"/>
    <w:rsid w:val="2865C01F"/>
    <w:rsid w:val="286645E2"/>
    <w:rsid w:val="28668DC3"/>
    <w:rsid w:val="2867D5C7"/>
    <w:rsid w:val="2868979F"/>
    <w:rsid w:val="2868DD97"/>
    <w:rsid w:val="286EBBBE"/>
    <w:rsid w:val="286ED92C"/>
    <w:rsid w:val="286F7FD6"/>
    <w:rsid w:val="286F8FC2"/>
    <w:rsid w:val="2870B4DF"/>
    <w:rsid w:val="28742CCB"/>
    <w:rsid w:val="28749498"/>
    <w:rsid w:val="287A06C3"/>
    <w:rsid w:val="287BE3DA"/>
    <w:rsid w:val="287C5068"/>
    <w:rsid w:val="287CD585"/>
    <w:rsid w:val="287D24D1"/>
    <w:rsid w:val="287F651B"/>
    <w:rsid w:val="28804306"/>
    <w:rsid w:val="2880F7BA"/>
    <w:rsid w:val="2881127A"/>
    <w:rsid w:val="28811798"/>
    <w:rsid w:val="2881239E"/>
    <w:rsid w:val="2881897B"/>
    <w:rsid w:val="28827EAF"/>
    <w:rsid w:val="2882AD90"/>
    <w:rsid w:val="2882D922"/>
    <w:rsid w:val="2883683A"/>
    <w:rsid w:val="2883ACC8"/>
    <w:rsid w:val="2883E202"/>
    <w:rsid w:val="2884ADAD"/>
    <w:rsid w:val="2885F678"/>
    <w:rsid w:val="288661A8"/>
    <w:rsid w:val="28866EC2"/>
    <w:rsid w:val="28871310"/>
    <w:rsid w:val="28878473"/>
    <w:rsid w:val="2888DACB"/>
    <w:rsid w:val="288937E5"/>
    <w:rsid w:val="288AC689"/>
    <w:rsid w:val="288C1716"/>
    <w:rsid w:val="288C5424"/>
    <w:rsid w:val="288DFFB3"/>
    <w:rsid w:val="288EB595"/>
    <w:rsid w:val="288FD237"/>
    <w:rsid w:val="2890D1C0"/>
    <w:rsid w:val="28913C73"/>
    <w:rsid w:val="28914147"/>
    <w:rsid w:val="28920E0E"/>
    <w:rsid w:val="2892B250"/>
    <w:rsid w:val="28935EA1"/>
    <w:rsid w:val="2893BE6F"/>
    <w:rsid w:val="289511AA"/>
    <w:rsid w:val="28952530"/>
    <w:rsid w:val="28952C8C"/>
    <w:rsid w:val="28961707"/>
    <w:rsid w:val="28992C0B"/>
    <w:rsid w:val="289A2EDA"/>
    <w:rsid w:val="289BAE97"/>
    <w:rsid w:val="289C228E"/>
    <w:rsid w:val="289C93FC"/>
    <w:rsid w:val="289D3B9A"/>
    <w:rsid w:val="289DC731"/>
    <w:rsid w:val="289DD105"/>
    <w:rsid w:val="28A02D28"/>
    <w:rsid w:val="28A14C2A"/>
    <w:rsid w:val="28A22B9A"/>
    <w:rsid w:val="28A3C534"/>
    <w:rsid w:val="28A43256"/>
    <w:rsid w:val="28A4A810"/>
    <w:rsid w:val="28A51334"/>
    <w:rsid w:val="28A539D6"/>
    <w:rsid w:val="28A590F2"/>
    <w:rsid w:val="28A690C0"/>
    <w:rsid w:val="28A6C92E"/>
    <w:rsid w:val="28A72A88"/>
    <w:rsid w:val="28A79975"/>
    <w:rsid w:val="28A8FA57"/>
    <w:rsid w:val="28ABA3E9"/>
    <w:rsid w:val="28ADB5DB"/>
    <w:rsid w:val="28B00148"/>
    <w:rsid w:val="28B03708"/>
    <w:rsid w:val="28B05124"/>
    <w:rsid w:val="28B2E7B7"/>
    <w:rsid w:val="28B323E3"/>
    <w:rsid w:val="28B367E3"/>
    <w:rsid w:val="28B4542E"/>
    <w:rsid w:val="28B46E3F"/>
    <w:rsid w:val="28B5B86B"/>
    <w:rsid w:val="28B5FD2F"/>
    <w:rsid w:val="28B67B94"/>
    <w:rsid w:val="28B73317"/>
    <w:rsid w:val="28B832BA"/>
    <w:rsid w:val="28B8BE42"/>
    <w:rsid w:val="28B973BB"/>
    <w:rsid w:val="28B9A565"/>
    <w:rsid w:val="28BA31FC"/>
    <w:rsid w:val="28BA71F3"/>
    <w:rsid w:val="28BAE8A4"/>
    <w:rsid w:val="28BC477D"/>
    <w:rsid w:val="28BCD6C0"/>
    <w:rsid w:val="28BD17D3"/>
    <w:rsid w:val="28BF714C"/>
    <w:rsid w:val="28C0B4D2"/>
    <w:rsid w:val="28C32563"/>
    <w:rsid w:val="28C4C347"/>
    <w:rsid w:val="28C5770E"/>
    <w:rsid w:val="28C68630"/>
    <w:rsid w:val="28C82FBC"/>
    <w:rsid w:val="28CA2336"/>
    <w:rsid w:val="28CB055A"/>
    <w:rsid w:val="28CC0985"/>
    <w:rsid w:val="28CD4EF5"/>
    <w:rsid w:val="28CF2C3C"/>
    <w:rsid w:val="28CF8A13"/>
    <w:rsid w:val="28CF9F65"/>
    <w:rsid w:val="28D3B7D7"/>
    <w:rsid w:val="28D3ED06"/>
    <w:rsid w:val="28D5189F"/>
    <w:rsid w:val="28D5390E"/>
    <w:rsid w:val="28D68BF7"/>
    <w:rsid w:val="28D6AE81"/>
    <w:rsid w:val="28DAA7C8"/>
    <w:rsid w:val="28DABD9B"/>
    <w:rsid w:val="28DC5262"/>
    <w:rsid w:val="28DF6EF0"/>
    <w:rsid w:val="28DF8237"/>
    <w:rsid w:val="28E0E47C"/>
    <w:rsid w:val="28E18599"/>
    <w:rsid w:val="28E2A141"/>
    <w:rsid w:val="28E34C13"/>
    <w:rsid w:val="28E460D7"/>
    <w:rsid w:val="28E5B0A5"/>
    <w:rsid w:val="28E5C774"/>
    <w:rsid w:val="28E6210C"/>
    <w:rsid w:val="28E62805"/>
    <w:rsid w:val="28E64837"/>
    <w:rsid w:val="28E6C0A1"/>
    <w:rsid w:val="28E70227"/>
    <w:rsid w:val="28E742D2"/>
    <w:rsid w:val="28E8AC58"/>
    <w:rsid w:val="28EA745D"/>
    <w:rsid w:val="28ECF564"/>
    <w:rsid w:val="28EE2FF4"/>
    <w:rsid w:val="28EF291D"/>
    <w:rsid w:val="28EFA289"/>
    <w:rsid w:val="28F25798"/>
    <w:rsid w:val="28F2A158"/>
    <w:rsid w:val="28F2BBC9"/>
    <w:rsid w:val="28F2C816"/>
    <w:rsid w:val="28F303A1"/>
    <w:rsid w:val="28F60E0C"/>
    <w:rsid w:val="28F6BAD5"/>
    <w:rsid w:val="28F6F24B"/>
    <w:rsid w:val="28F7D139"/>
    <w:rsid w:val="28FAD02D"/>
    <w:rsid w:val="28FE40A1"/>
    <w:rsid w:val="28FEDD1E"/>
    <w:rsid w:val="29004FDF"/>
    <w:rsid w:val="290221E4"/>
    <w:rsid w:val="29068CCB"/>
    <w:rsid w:val="2906A6A8"/>
    <w:rsid w:val="2906D0D7"/>
    <w:rsid w:val="29074CE2"/>
    <w:rsid w:val="290AE1C3"/>
    <w:rsid w:val="290AEE01"/>
    <w:rsid w:val="290BDFF9"/>
    <w:rsid w:val="290D2286"/>
    <w:rsid w:val="290E089E"/>
    <w:rsid w:val="290E9CCF"/>
    <w:rsid w:val="29116DE7"/>
    <w:rsid w:val="29175C72"/>
    <w:rsid w:val="2917D276"/>
    <w:rsid w:val="2918BE82"/>
    <w:rsid w:val="29195597"/>
    <w:rsid w:val="291AD7F9"/>
    <w:rsid w:val="291C1453"/>
    <w:rsid w:val="291D3014"/>
    <w:rsid w:val="291E0AC8"/>
    <w:rsid w:val="291E7009"/>
    <w:rsid w:val="291E79D2"/>
    <w:rsid w:val="29204A45"/>
    <w:rsid w:val="29204D69"/>
    <w:rsid w:val="29220F7F"/>
    <w:rsid w:val="29227AD8"/>
    <w:rsid w:val="29228223"/>
    <w:rsid w:val="292382C3"/>
    <w:rsid w:val="2926E555"/>
    <w:rsid w:val="292AD138"/>
    <w:rsid w:val="292B24F5"/>
    <w:rsid w:val="292B2ADC"/>
    <w:rsid w:val="292C9F61"/>
    <w:rsid w:val="292D333C"/>
    <w:rsid w:val="292E4FBC"/>
    <w:rsid w:val="2930C881"/>
    <w:rsid w:val="2932F525"/>
    <w:rsid w:val="2935D8BF"/>
    <w:rsid w:val="29370F1F"/>
    <w:rsid w:val="293A0F06"/>
    <w:rsid w:val="293A24C1"/>
    <w:rsid w:val="293B1536"/>
    <w:rsid w:val="293E7BAC"/>
    <w:rsid w:val="293F9CDE"/>
    <w:rsid w:val="29408EAC"/>
    <w:rsid w:val="29422292"/>
    <w:rsid w:val="294287D1"/>
    <w:rsid w:val="2943BC8A"/>
    <w:rsid w:val="29455C9A"/>
    <w:rsid w:val="2945DF2A"/>
    <w:rsid w:val="29468707"/>
    <w:rsid w:val="29471682"/>
    <w:rsid w:val="294BE902"/>
    <w:rsid w:val="294BE926"/>
    <w:rsid w:val="294C7D18"/>
    <w:rsid w:val="294DE264"/>
    <w:rsid w:val="294E9D17"/>
    <w:rsid w:val="294F1D96"/>
    <w:rsid w:val="29507FBF"/>
    <w:rsid w:val="2950CD67"/>
    <w:rsid w:val="29536D94"/>
    <w:rsid w:val="2956C666"/>
    <w:rsid w:val="2959133E"/>
    <w:rsid w:val="2959AC40"/>
    <w:rsid w:val="295A64F5"/>
    <w:rsid w:val="295BB449"/>
    <w:rsid w:val="295D07CA"/>
    <w:rsid w:val="295D9C3D"/>
    <w:rsid w:val="295F8D1F"/>
    <w:rsid w:val="295FF8EE"/>
    <w:rsid w:val="296271E4"/>
    <w:rsid w:val="29695F71"/>
    <w:rsid w:val="297054D2"/>
    <w:rsid w:val="297084CE"/>
    <w:rsid w:val="2971AC43"/>
    <w:rsid w:val="297238D3"/>
    <w:rsid w:val="2972B7DC"/>
    <w:rsid w:val="29752352"/>
    <w:rsid w:val="2975F87C"/>
    <w:rsid w:val="29765089"/>
    <w:rsid w:val="29770A08"/>
    <w:rsid w:val="297775E5"/>
    <w:rsid w:val="297881FA"/>
    <w:rsid w:val="297934A2"/>
    <w:rsid w:val="29795B79"/>
    <w:rsid w:val="2979C4CB"/>
    <w:rsid w:val="297AEBD1"/>
    <w:rsid w:val="297B641E"/>
    <w:rsid w:val="297BDA75"/>
    <w:rsid w:val="297C172D"/>
    <w:rsid w:val="297C2F53"/>
    <w:rsid w:val="297CD5C5"/>
    <w:rsid w:val="297E9370"/>
    <w:rsid w:val="297ED7C9"/>
    <w:rsid w:val="297F320E"/>
    <w:rsid w:val="297F6352"/>
    <w:rsid w:val="29801850"/>
    <w:rsid w:val="29807C28"/>
    <w:rsid w:val="29823C10"/>
    <w:rsid w:val="2982A18D"/>
    <w:rsid w:val="29842BF9"/>
    <w:rsid w:val="29849096"/>
    <w:rsid w:val="29853C1F"/>
    <w:rsid w:val="29860EE3"/>
    <w:rsid w:val="29873127"/>
    <w:rsid w:val="29890481"/>
    <w:rsid w:val="2989B1C7"/>
    <w:rsid w:val="2989C9C1"/>
    <w:rsid w:val="298A0932"/>
    <w:rsid w:val="298D2BD7"/>
    <w:rsid w:val="298D47BE"/>
    <w:rsid w:val="298F322F"/>
    <w:rsid w:val="298F3CF5"/>
    <w:rsid w:val="2992A4D1"/>
    <w:rsid w:val="299338D3"/>
    <w:rsid w:val="2994FA39"/>
    <w:rsid w:val="299637A1"/>
    <w:rsid w:val="2997605D"/>
    <w:rsid w:val="2997CEF7"/>
    <w:rsid w:val="29990FE8"/>
    <w:rsid w:val="299A16B7"/>
    <w:rsid w:val="299A6B0B"/>
    <w:rsid w:val="299A88C7"/>
    <w:rsid w:val="299D6E70"/>
    <w:rsid w:val="299F9037"/>
    <w:rsid w:val="299FC92C"/>
    <w:rsid w:val="29A06A21"/>
    <w:rsid w:val="29A1424C"/>
    <w:rsid w:val="29A69881"/>
    <w:rsid w:val="29A7034F"/>
    <w:rsid w:val="29A7101C"/>
    <w:rsid w:val="29A72D0B"/>
    <w:rsid w:val="29A818F7"/>
    <w:rsid w:val="29AB4C5D"/>
    <w:rsid w:val="29AB64E2"/>
    <w:rsid w:val="29ABA4D0"/>
    <w:rsid w:val="29ABA60B"/>
    <w:rsid w:val="29AD71C6"/>
    <w:rsid w:val="29AEA070"/>
    <w:rsid w:val="29B002C0"/>
    <w:rsid w:val="29B04826"/>
    <w:rsid w:val="29B0947A"/>
    <w:rsid w:val="29B17C34"/>
    <w:rsid w:val="29B1A75B"/>
    <w:rsid w:val="29B308CF"/>
    <w:rsid w:val="29B4BF1E"/>
    <w:rsid w:val="29B89BCA"/>
    <w:rsid w:val="29B8A35B"/>
    <w:rsid w:val="29BA03FB"/>
    <w:rsid w:val="29BB20FB"/>
    <w:rsid w:val="29BC7E0E"/>
    <w:rsid w:val="29BD0296"/>
    <w:rsid w:val="29BD8D96"/>
    <w:rsid w:val="29BEB1EB"/>
    <w:rsid w:val="29C22B3D"/>
    <w:rsid w:val="29C31B7F"/>
    <w:rsid w:val="29C3240D"/>
    <w:rsid w:val="29C50CBF"/>
    <w:rsid w:val="29C5D50C"/>
    <w:rsid w:val="29C65B37"/>
    <w:rsid w:val="29CBFE5C"/>
    <w:rsid w:val="29CCC660"/>
    <w:rsid w:val="29CF542D"/>
    <w:rsid w:val="29D1A90D"/>
    <w:rsid w:val="29D38CD7"/>
    <w:rsid w:val="29D50965"/>
    <w:rsid w:val="29D68AE6"/>
    <w:rsid w:val="29D8E292"/>
    <w:rsid w:val="29DA2CA1"/>
    <w:rsid w:val="29DB0764"/>
    <w:rsid w:val="29DBE74D"/>
    <w:rsid w:val="29DE368D"/>
    <w:rsid w:val="29DE6EF3"/>
    <w:rsid w:val="29DFACDB"/>
    <w:rsid w:val="29E346E9"/>
    <w:rsid w:val="29E4157D"/>
    <w:rsid w:val="29E7AA1A"/>
    <w:rsid w:val="29E7FF9C"/>
    <w:rsid w:val="29E902C2"/>
    <w:rsid w:val="29EDCDF0"/>
    <w:rsid w:val="29EE0837"/>
    <w:rsid w:val="29F10879"/>
    <w:rsid w:val="29F11370"/>
    <w:rsid w:val="29F14FBE"/>
    <w:rsid w:val="29F1B0CF"/>
    <w:rsid w:val="29F240E1"/>
    <w:rsid w:val="29F2FE48"/>
    <w:rsid w:val="29F3D42E"/>
    <w:rsid w:val="29F4B98A"/>
    <w:rsid w:val="29F8723C"/>
    <w:rsid w:val="29FAEF30"/>
    <w:rsid w:val="29FCB1B7"/>
    <w:rsid w:val="29FD9F82"/>
    <w:rsid w:val="29FF6F06"/>
    <w:rsid w:val="29FFC050"/>
    <w:rsid w:val="2A006724"/>
    <w:rsid w:val="2A00BBC1"/>
    <w:rsid w:val="2A01E3FD"/>
    <w:rsid w:val="2A0318DB"/>
    <w:rsid w:val="2A06132F"/>
    <w:rsid w:val="2A065A30"/>
    <w:rsid w:val="2A08E813"/>
    <w:rsid w:val="2A0A9565"/>
    <w:rsid w:val="2A0CD9D4"/>
    <w:rsid w:val="2A101C60"/>
    <w:rsid w:val="2A12DCB7"/>
    <w:rsid w:val="2A12E297"/>
    <w:rsid w:val="2A14108E"/>
    <w:rsid w:val="2A141779"/>
    <w:rsid w:val="2A15E7AE"/>
    <w:rsid w:val="2A171B5A"/>
    <w:rsid w:val="2A1778D0"/>
    <w:rsid w:val="2A17D57C"/>
    <w:rsid w:val="2A1A1EE3"/>
    <w:rsid w:val="2A1A9F83"/>
    <w:rsid w:val="2A1B1264"/>
    <w:rsid w:val="2A1BCDE1"/>
    <w:rsid w:val="2A1D6A82"/>
    <w:rsid w:val="2A1EDFD7"/>
    <w:rsid w:val="2A1F5EA2"/>
    <w:rsid w:val="2A1F71E4"/>
    <w:rsid w:val="2A240143"/>
    <w:rsid w:val="2A2663E8"/>
    <w:rsid w:val="2A27FD04"/>
    <w:rsid w:val="2A2BB38E"/>
    <w:rsid w:val="2A2CB36A"/>
    <w:rsid w:val="2A2CFE67"/>
    <w:rsid w:val="2A2F8619"/>
    <w:rsid w:val="2A2FF474"/>
    <w:rsid w:val="2A300C2A"/>
    <w:rsid w:val="2A302231"/>
    <w:rsid w:val="2A304145"/>
    <w:rsid w:val="2A3082B5"/>
    <w:rsid w:val="2A314363"/>
    <w:rsid w:val="2A31704A"/>
    <w:rsid w:val="2A326911"/>
    <w:rsid w:val="2A335678"/>
    <w:rsid w:val="2A369DD0"/>
    <w:rsid w:val="2A379866"/>
    <w:rsid w:val="2A3828EB"/>
    <w:rsid w:val="2A3903FC"/>
    <w:rsid w:val="2A3B4C95"/>
    <w:rsid w:val="2A3B6B9F"/>
    <w:rsid w:val="2A3C2820"/>
    <w:rsid w:val="2A3EDBEA"/>
    <w:rsid w:val="2A3EF33E"/>
    <w:rsid w:val="2A3F8078"/>
    <w:rsid w:val="2A40F31C"/>
    <w:rsid w:val="2A42E25F"/>
    <w:rsid w:val="2A448614"/>
    <w:rsid w:val="2A499243"/>
    <w:rsid w:val="2A49FF27"/>
    <w:rsid w:val="2A4AB601"/>
    <w:rsid w:val="2A4ED413"/>
    <w:rsid w:val="2A4F1AAD"/>
    <w:rsid w:val="2A50129F"/>
    <w:rsid w:val="2A5027EF"/>
    <w:rsid w:val="2A511115"/>
    <w:rsid w:val="2A51C0B2"/>
    <w:rsid w:val="2A56FD8E"/>
    <w:rsid w:val="2A593DDB"/>
    <w:rsid w:val="2A5A50E7"/>
    <w:rsid w:val="2A5AD94F"/>
    <w:rsid w:val="2A601228"/>
    <w:rsid w:val="2A63323C"/>
    <w:rsid w:val="2A6588AC"/>
    <w:rsid w:val="2A672745"/>
    <w:rsid w:val="2A6746E3"/>
    <w:rsid w:val="2A68EAF5"/>
    <w:rsid w:val="2A6AB5ED"/>
    <w:rsid w:val="2A6B1076"/>
    <w:rsid w:val="2A6D414E"/>
    <w:rsid w:val="2A6F753C"/>
    <w:rsid w:val="2A7017BB"/>
    <w:rsid w:val="2A70C762"/>
    <w:rsid w:val="2A714DE8"/>
    <w:rsid w:val="2A74B6A7"/>
    <w:rsid w:val="2A760422"/>
    <w:rsid w:val="2A7867F9"/>
    <w:rsid w:val="2A7910C8"/>
    <w:rsid w:val="2A79559D"/>
    <w:rsid w:val="2A7AAF02"/>
    <w:rsid w:val="2A7B913C"/>
    <w:rsid w:val="2A7F040B"/>
    <w:rsid w:val="2A8133BD"/>
    <w:rsid w:val="2A859410"/>
    <w:rsid w:val="2A864722"/>
    <w:rsid w:val="2A883966"/>
    <w:rsid w:val="2A8A2181"/>
    <w:rsid w:val="2A8A80F2"/>
    <w:rsid w:val="2A8A8444"/>
    <w:rsid w:val="2A8AA0D0"/>
    <w:rsid w:val="2A8AF00A"/>
    <w:rsid w:val="2A8B7821"/>
    <w:rsid w:val="2A8E56D5"/>
    <w:rsid w:val="2A8EEC8A"/>
    <w:rsid w:val="2A8F3CA7"/>
    <w:rsid w:val="2A8F5082"/>
    <w:rsid w:val="2A9318EB"/>
    <w:rsid w:val="2A938E39"/>
    <w:rsid w:val="2A959B0D"/>
    <w:rsid w:val="2A9613FF"/>
    <w:rsid w:val="2A96E4D2"/>
    <w:rsid w:val="2A96EB06"/>
    <w:rsid w:val="2A97F60F"/>
    <w:rsid w:val="2A986709"/>
    <w:rsid w:val="2A986B70"/>
    <w:rsid w:val="2A98E497"/>
    <w:rsid w:val="2A9A7DAC"/>
    <w:rsid w:val="2A9A8782"/>
    <w:rsid w:val="2A9ADAE9"/>
    <w:rsid w:val="2A9CDD4E"/>
    <w:rsid w:val="2A9D3823"/>
    <w:rsid w:val="2A9E026E"/>
    <w:rsid w:val="2A9E14D7"/>
    <w:rsid w:val="2A9EE6C3"/>
    <w:rsid w:val="2AA03D66"/>
    <w:rsid w:val="2AA32C14"/>
    <w:rsid w:val="2AA44D02"/>
    <w:rsid w:val="2AA456C3"/>
    <w:rsid w:val="2AA5DBFC"/>
    <w:rsid w:val="2AA807AE"/>
    <w:rsid w:val="2AA94CC1"/>
    <w:rsid w:val="2AA96F54"/>
    <w:rsid w:val="2AA9A758"/>
    <w:rsid w:val="2AAAC271"/>
    <w:rsid w:val="2AAE2AED"/>
    <w:rsid w:val="2AB1420A"/>
    <w:rsid w:val="2AB1611C"/>
    <w:rsid w:val="2AB1F158"/>
    <w:rsid w:val="2AB29DD4"/>
    <w:rsid w:val="2AB5D91B"/>
    <w:rsid w:val="2AB921A4"/>
    <w:rsid w:val="2AB9435C"/>
    <w:rsid w:val="2AB98AFA"/>
    <w:rsid w:val="2AB9AE2D"/>
    <w:rsid w:val="2ABFB9C9"/>
    <w:rsid w:val="2AC117D3"/>
    <w:rsid w:val="2AC1E2B6"/>
    <w:rsid w:val="2AC3749B"/>
    <w:rsid w:val="2AC3B34E"/>
    <w:rsid w:val="2AC7E395"/>
    <w:rsid w:val="2AC82CD5"/>
    <w:rsid w:val="2AC99AB5"/>
    <w:rsid w:val="2AC9BC4C"/>
    <w:rsid w:val="2ACDCD5D"/>
    <w:rsid w:val="2ACDD4A1"/>
    <w:rsid w:val="2ACE23E7"/>
    <w:rsid w:val="2AD0FAB8"/>
    <w:rsid w:val="2AD181CA"/>
    <w:rsid w:val="2AD1CA9D"/>
    <w:rsid w:val="2AD3F939"/>
    <w:rsid w:val="2AD47139"/>
    <w:rsid w:val="2AD5569B"/>
    <w:rsid w:val="2AD6AF00"/>
    <w:rsid w:val="2AD6DDD6"/>
    <w:rsid w:val="2AD9A161"/>
    <w:rsid w:val="2AD9D671"/>
    <w:rsid w:val="2ADD3FA0"/>
    <w:rsid w:val="2ADDCDDD"/>
    <w:rsid w:val="2ADDE75F"/>
    <w:rsid w:val="2ADE03BA"/>
    <w:rsid w:val="2ADEE3A6"/>
    <w:rsid w:val="2ADF724E"/>
    <w:rsid w:val="2AE1247A"/>
    <w:rsid w:val="2AE340C5"/>
    <w:rsid w:val="2AE50B0C"/>
    <w:rsid w:val="2AEA5594"/>
    <w:rsid w:val="2AEA57F6"/>
    <w:rsid w:val="2AEA6456"/>
    <w:rsid w:val="2AEB866D"/>
    <w:rsid w:val="2AEBB197"/>
    <w:rsid w:val="2AEC8CD6"/>
    <w:rsid w:val="2AED0014"/>
    <w:rsid w:val="2AED256F"/>
    <w:rsid w:val="2AEDCFBF"/>
    <w:rsid w:val="2AEE4464"/>
    <w:rsid w:val="2AEEC5C2"/>
    <w:rsid w:val="2AEFCE9C"/>
    <w:rsid w:val="2AF15922"/>
    <w:rsid w:val="2AF18E5B"/>
    <w:rsid w:val="2AF20A0C"/>
    <w:rsid w:val="2AF2737D"/>
    <w:rsid w:val="2AF43627"/>
    <w:rsid w:val="2AF46973"/>
    <w:rsid w:val="2AF5E8EA"/>
    <w:rsid w:val="2AF819A9"/>
    <w:rsid w:val="2AFB2C60"/>
    <w:rsid w:val="2AFBDCA0"/>
    <w:rsid w:val="2AFF1143"/>
    <w:rsid w:val="2AFF8778"/>
    <w:rsid w:val="2AFF8DFE"/>
    <w:rsid w:val="2B053BC7"/>
    <w:rsid w:val="2B056479"/>
    <w:rsid w:val="2B05C0DE"/>
    <w:rsid w:val="2B076E33"/>
    <w:rsid w:val="2B079304"/>
    <w:rsid w:val="2B0AAE35"/>
    <w:rsid w:val="2B0DCF9E"/>
    <w:rsid w:val="2B13F16D"/>
    <w:rsid w:val="2B1541A5"/>
    <w:rsid w:val="2B162672"/>
    <w:rsid w:val="2B196903"/>
    <w:rsid w:val="2B199642"/>
    <w:rsid w:val="2B1C91B0"/>
    <w:rsid w:val="2B1D132D"/>
    <w:rsid w:val="2B1DA677"/>
    <w:rsid w:val="2B23082D"/>
    <w:rsid w:val="2B265F65"/>
    <w:rsid w:val="2B289B2E"/>
    <w:rsid w:val="2B2A423C"/>
    <w:rsid w:val="2B2A8560"/>
    <w:rsid w:val="2B2C1221"/>
    <w:rsid w:val="2B2C5E33"/>
    <w:rsid w:val="2B2CAAE7"/>
    <w:rsid w:val="2B2F8C78"/>
    <w:rsid w:val="2B32159C"/>
    <w:rsid w:val="2B336305"/>
    <w:rsid w:val="2B33EB74"/>
    <w:rsid w:val="2B34E3F9"/>
    <w:rsid w:val="2B350A69"/>
    <w:rsid w:val="2B382F1F"/>
    <w:rsid w:val="2B3A93BE"/>
    <w:rsid w:val="2B3F7B50"/>
    <w:rsid w:val="2B423654"/>
    <w:rsid w:val="2B429C9D"/>
    <w:rsid w:val="2B42E24D"/>
    <w:rsid w:val="2B4630F9"/>
    <w:rsid w:val="2B48D414"/>
    <w:rsid w:val="2B4AE636"/>
    <w:rsid w:val="2B4D0F5E"/>
    <w:rsid w:val="2B4F2ABC"/>
    <w:rsid w:val="2B505D02"/>
    <w:rsid w:val="2B538345"/>
    <w:rsid w:val="2B5387B5"/>
    <w:rsid w:val="2B548F92"/>
    <w:rsid w:val="2B55A9AE"/>
    <w:rsid w:val="2B55D8D5"/>
    <w:rsid w:val="2B56C331"/>
    <w:rsid w:val="2B58E689"/>
    <w:rsid w:val="2B5B9FDA"/>
    <w:rsid w:val="2B5C6419"/>
    <w:rsid w:val="2B5F7EDA"/>
    <w:rsid w:val="2B60B0AB"/>
    <w:rsid w:val="2B6172F8"/>
    <w:rsid w:val="2B639A99"/>
    <w:rsid w:val="2B6633F9"/>
    <w:rsid w:val="2B6AEBF3"/>
    <w:rsid w:val="2B6C0FEE"/>
    <w:rsid w:val="2B6EB329"/>
    <w:rsid w:val="2B6F922E"/>
    <w:rsid w:val="2B727D50"/>
    <w:rsid w:val="2B752410"/>
    <w:rsid w:val="2B7A431E"/>
    <w:rsid w:val="2B7C45FB"/>
    <w:rsid w:val="2B7CAFDE"/>
    <w:rsid w:val="2B7D2920"/>
    <w:rsid w:val="2B7E8676"/>
    <w:rsid w:val="2B7FB981"/>
    <w:rsid w:val="2B80E9CC"/>
    <w:rsid w:val="2B81F4FC"/>
    <w:rsid w:val="2B84FD5F"/>
    <w:rsid w:val="2B8536E7"/>
    <w:rsid w:val="2B854AF0"/>
    <w:rsid w:val="2B866220"/>
    <w:rsid w:val="2B88FE43"/>
    <w:rsid w:val="2B890C78"/>
    <w:rsid w:val="2B89BCC1"/>
    <w:rsid w:val="2B8AE1CA"/>
    <w:rsid w:val="2B8C8BDD"/>
    <w:rsid w:val="2B91427A"/>
    <w:rsid w:val="2B91E38F"/>
    <w:rsid w:val="2B92E1AA"/>
    <w:rsid w:val="2B94D11F"/>
    <w:rsid w:val="2B96762D"/>
    <w:rsid w:val="2B975859"/>
    <w:rsid w:val="2B99D0F5"/>
    <w:rsid w:val="2B9A3C29"/>
    <w:rsid w:val="2B9B768E"/>
    <w:rsid w:val="2B9BDAA0"/>
    <w:rsid w:val="2B9C2500"/>
    <w:rsid w:val="2B9C56C2"/>
    <w:rsid w:val="2B9C75C8"/>
    <w:rsid w:val="2B9F29C3"/>
    <w:rsid w:val="2BA32A88"/>
    <w:rsid w:val="2BA3366E"/>
    <w:rsid w:val="2BA37EEC"/>
    <w:rsid w:val="2BA39E10"/>
    <w:rsid w:val="2BA4160C"/>
    <w:rsid w:val="2BA7A273"/>
    <w:rsid w:val="2BAA0ED9"/>
    <w:rsid w:val="2BAC979C"/>
    <w:rsid w:val="2BAD2DEF"/>
    <w:rsid w:val="2BAD73A5"/>
    <w:rsid w:val="2BAD809B"/>
    <w:rsid w:val="2BAEDF3B"/>
    <w:rsid w:val="2BB10824"/>
    <w:rsid w:val="2BB1A5FC"/>
    <w:rsid w:val="2BB38A0A"/>
    <w:rsid w:val="2BB3E631"/>
    <w:rsid w:val="2BB4A2CA"/>
    <w:rsid w:val="2BB4F91F"/>
    <w:rsid w:val="2BB557FD"/>
    <w:rsid w:val="2BB5BE19"/>
    <w:rsid w:val="2BB638B0"/>
    <w:rsid w:val="2BB652B1"/>
    <w:rsid w:val="2BB75321"/>
    <w:rsid w:val="2BB922F6"/>
    <w:rsid w:val="2BBAD73E"/>
    <w:rsid w:val="2BBAEF69"/>
    <w:rsid w:val="2BBCFB6D"/>
    <w:rsid w:val="2BBD6411"/>
    <w:rsid w:val="2BBEC6C2"/>
    <w:rsid w:val="2BBFC053"/>
    <w:rsid w:val="2BC0220A"/>
    <w:rsid w:val="2BC031CE"/>
    <w:rsid w:val="2BC04662"/>
    <w:rsid w:val="2BC20D8E"/>
    <w:rsid w:val="2BC25423"/>
    <w:rsid w:val="2BC2623B"/>
    <w:rsid w:val="2BC36AB5"/>
    <w:rsid w:val="2BC5D468"/>
    <w:rsid w:val="2BC5DDF5"/>
    <w:rsid w:val="2BC93825"/>
    <w:rsid w:val="2BC93F9C"/>
    <w:rsid w:val="2BC9D70C"/>
    <w:rsid w:val="2BCB4323"/>
    <w:rsid w:val="2BCB5B9B"/>
    <w:rsid w:val="2BCB939A"/>
    <w:rsid w:val="2BCC584A"/>
    <w:rsid w:val="2BCC872F"/>
    <w:rsid w:val="2BCE284B"/>
    <w:rsid w:val="2BCE4DD7"/>
    <w:rsid w:val="2BCEF587"/>
    <w:rsid w:val="2BCFCBF9"/>
    <w:rsid w:val="2BD0BF9C"/>
    <w:rsid w:val="2BD14641"/>
    <w:rsid w:val="2BD1AECE"/>
    <w:rsid w:val="2BD3DF4D"/>
    <w:rsid w:val="2BD46FB8"/>
    <w:rsid w:val="2BD5A4D8"/>
    <w:rsid w:val="2BD69A92"/>
    <w:rsid w:val="2BD73E69"/>
    <w:rsid w:val="2BD78E1F"/>
    <w:rsid w:val="2BD80CCC"/>
    <w:rsid w:val="2BD91581"/>
    <w:rsid w:val="2BD9870D"/>
    <w:rsid w:val="2BDA6B49"/>
    <w:rsid w:val="2BDDB07F"/>
    <w:rsid w:val="2BDF88CE"/>
    <w:rsid w:val="2BE01CEC"/>
    <w:rsid w:val="2BE05561"/>
    <w:rsid w:val="2BE0FDFB"/>
    <w:rsid w:val="2BE36379"/>
    <w:rsid w:val="2BE36F7B"/>
    <w:rsid w:val="2BE39AED"/>
    <w:rsid w:val="2BE3C805"/>
    <w:rsid w:val="2BE40E69"/>
    <w:rsid w:val="2BE57123"/>
    <w:rsid w:val="2BE80E34"/>
    <w:rsid w:val="2BE8CE7F"/>
    <w:rsid w:val="2BE8CEB9"/>
    <w:rsid w:val="2BE9862D"/>
    <w:rsid w:val="2BEE95CE"/>
    <w:rsid w:val="2BF0CEA9"/>
    <w:rsid w:val="2BF18DF0"/>
    <w:rsid w:val="2BF283B7"/>
    <w:rsid w:val="2BF2D565"/>
    <w:rsid w:val="2BF41C39"/>
    <w:rsid w:val="2BF80788"/>
    <w:rsid w:val="2BF92584"/>
    <w:rsid w:val="2BF9FDF5"/>
    <w:rsid w:val="2BFD7E50"/>
    <w:rsid w:val="2C00A4F0"/>
    <w:rsid w:val="2C04CBD1"/>
    <w:rsid w:val="2C04ED7D"/>
    <w:rsid w:val="2C05A052"/>
    <w:rsid w:val="2C06D4AF"/>
    <w:rsid w:val="2C072DF3"/>
    <w:rsid w:val="2C083A5D"/>
    <w:rsid w:val="2C099749"/>
    <w:rsid w:val="2C0A7918"/>
    <w:rsid w:val="2C0B630C"/>
    <w:rsid w:val="2C0B9AE2"/>
    <w:rsid w:val="2C0FD682"/>
    <w:rsid w:val="2C0FDD98"/>
    <w:rsid w:val="2C11C60A"/>
    <w:rsid w:val="2C134200"/>
    <w:rsid w:val="2C146591"/>
    <w:rsid w:val="2C164B9F"/>
    <w:rsid w:val="2C171E3C"/>
    <w:rsid w:val="2C174BD1"/>
    <w:rsid w:val="2C17F40C"/>
    <w:rsid w:val="2C185717"/>
    <w:rsid w:val="2C18880D"/>
    <w:rsid w:val="2C191A1F"/>
    <w:rsid w:val="2C1BAF3B"/>
    <w:rsid w:val="2C1F4F8E"/>
    <w:rsid w:val="2C1FD2AF"/>
    <w:rsid w:val="2C201C76"/>
    <w:rsid w:val="2C220221"/>
    <w:rsid w:val="2C24453C"/>
    <w:rsid w:val="2C262911"/>
    <w:rsid w:val="2C26B2C4"/>
    <w:rsid w:val="2C27E58E"/>
    <w:rsid w:val="2C27F659"/>
    <w:rsid w:val="2C2823DC"/>
    <w:rsid w:val="2C294383"/>
    <w:rsid w:val="2C29C6AE"/>
    <w:rsid w:val="2C29ECAA"/>
    <w:rsid w:val="2C29F743"/>
    <w:rsid w:val="2C2BFC81"/>
    <w:rsid w:val="2C2E11E8"/>
    <w:rsid w:val="2C2F04E0"/>
    <w:rsid w:val="2C2F407F"/>
    <w:rsid w:val="2C2FA571"/>
    <w:rsid w:val="2C31B1AD"/>
    <w:rsid w:val="2C31DFB6"/>
    <w:rsid w:val="2C326D72"/>
    <w:rsid w:val="2C34CC8C"/>
    <w:rsid w:val="2C359CAC"/>
    <w:rsid w:val="2C393B86"/>
    <w:rsid w:val="2C3A7E17"/>
    <w:rsid w:val="2C3AA6ED"/>
    <w:rsid w:val="2C3B5E1F"/>
    <w:rsid w:val="2C3B6126"/>
    <w:rsid w:val="2C3C45ED"/>
    <w:rsid w:val="2C3C674D"/>
    <w:rsid w:val="2C3CD6C8"/>
    <w:rsid w:val="2C3D69C1"/>
    <w:rsid w:val="2C4053FE"/>
    <w:rsid w:val="2C40EAEE"/>
    <w:rsid w:val="2C423644"/>
    <w:rsid w:val="2C428153"/>
    <w:rsid w:val="2C45A570"/>
    <w:rsid w:val="2C46CE35"/>
    <w:rsid w:val="2C49A52F"/>
    <w:rsid w:val="2C4A3F45"/>
    <w:rsid w:val="2C4AD5B4"/>
    <w:rsid w:val="2C4ADA4E"/>
    <w:rsid w:val="2C4B031A"/>
    <w:rsid w:val="2C4C2E68"/>
    <w:rsid w:val="2C4D6887"/>
    <w:rsid w:val="2C550DFE"/>
    <w:rsid w:val="2C55CDAF"/>
    <w:rsid w:val="2C55EFFE"/>
    <w:rsid w:val="2C580F07"/>
    <w:rsid w:val="2C58E48B"/>
    <w:rsid w:val="2C5A816A"/>
    <w:rsid w:val="2C5A8194"/>
    <w:rsid w:val="2C5CC783"/>
    <w:rsid w:val="2C5D8951"/>
    <w:rsid w:val="2C5F429F"/>
    <w:rsid w:val="2C5F7F53"/>
    <w:rsid w:val="2C6084B5"/>
    <w:rsid w:val="2C62F95E"/>
    <w:rsid w:val="2C661471"/>
    <w:rsid w:val="2C682B54"/>
    <w:rsid w:val="2C6AABC0"/>
    <w:rsid w:val="2C6DD60E"/>
    <w:rsid w:val="2C6FF85D"/>
    <w:rsid w:val="2C70D714"/>
    <w:rsid w:val="2C715122"/>
    <w:rsid w:val="2C71FC28"/>
    <w:rsid w:val="2C739AD1"/>
    <w:rsid w:val="2C741C94"/>
    <w:rsid w:val="2C767626"/>
    <w:rsid w:val="2C76ADE9"/>
    <w:rsid w:val="2C793308"/>
    <w:rsid w:val="2C7947B4"/>
    <w:rsid w:val="2C7A0A21"/>
    <w:rsid w:val="2C7A0B60"/>
    <w:rsid w:val="2C7CD9F6"/>
    <w:rsid w:val="2C7EBD27"/>
    <w:rsid w:val="2C7F20D8"/>
    <w:rsid w:val="2C813BEF"/>
    <w:rsid w:val="2C8277AC"/>
    <w:rsid w:val="2C84549E"/>
    <w:rsid w:val="2C8477B8"/>
    <w:rsid w:val="2C847FA3"/>
    <w:rsid w:val="2C854A5E"/>
    <w:rsid w:val="2C871B87"/>
    <w:rsid w:val="2C889149"/>
    <w:rsid w:val="2C88F62F"/>
    <w:rsid w:val="2C89245E"/>
    <w:rsid w:val="2C8965A7"/>
    <w:rsid w:val="2C89A06C"/>
    <w:rsid w:val="2C89B97E"/>
    <w:rsid w:val="2C8BB001"/>
    <w:rsid w:val="2C8E118C"/>
    <w:rsid w:val="2C8EDBCD"/>
    <w:rsid w:val="2C8F694F"/>
    <w:rsid w:val="2C8FC0B2"/>
    <w:rsid w:val="2C8FEFD2"/>
    <w:rsid w:val="2C90DF61"/>
    <w:rsid w:val="2C92050F"/>
    <w:rsid w:val="2C9215DF"/>
    <w:rsid w:val="2C9222E9"/>
    <w:rsid w:val="2C93E0A0"/>
    <w:rsid w:val="2C9412AB"/>
    <w:rsid w:val="2C96C61E"/>
    <w:rsid w:val="2C97FE8E"/>
    <w:rsid w:val="2C9845AF"/>
    <w:rsid w:val="2C98E8AF"/>
    <w:rsid w:val="2C99CBB1"/>
    <w:rsid w:val="2C9B49A2"/>
    <w:rsid w:val="2C9D462B"/>
    <w:rsid w:val="2CA11473"/>
    <w:rsid w:val="2CA16652"/>
    <w:rsid w:val="2CA44941"/>
    <w:rsid w:val="2CA4CB0A"/>
    <w:rsid w:val="2CA65284"/>
    <w:rsid w:val="2CA8C9A0"/>
    <w:rsid w:val="2CA8D52A"/>
    <w:rsid w:val="2CAA1ED5"/>
    <w:rsid w:val="2CAA8B9A"/>
    <w:rsid w:val="2CAADEF7"/>
    <w:rsid w:val="2CAC42E1"/>
    <w:rsid w:val="2CAE1C1F"/>
    <w:rsid w:val="2CAE82E7"/>
    <w:rsid w:val="2CAFE5FE"/>
    <w:rsid w:val="2CB23BF1"/>
    <w:rsid w:val="2CB28401"/>
    <w:rsid w:val="2CB561E0"/>
    <w:rsid w:val="2CB68F13"/>
    <w:rsid w:val="2CB6BD31"/>
    <w:rsid w:val="2CB785EB"/>
    <w:rsid w:val="2CB8BC14"/>
    <w:rsid w:val="2CB97A16"/>
    <w:rsid w:val="2CB9D4BA"/>
    <w:rsid w:val="2CBBBA3F"/>
    <w:rsid w:val="2CBEBC6B"/>
    <w:rsid w:val="2CBEDA13"/>
    <w:rsid w:val="2CBF5462"/>
    <w:rsid w:val="2CC73BF5"/>
    <w:rsid w:val="2CC73D09"/>
    <w:rsid w:val="2CC7FF2D"/>
    <w:rsid w:val="2CC8856B"/>
    <w:rsid w:val="2CCA277D"/>
    <w:rsid w:val="2CCC8633"/>
    <w:rsid w:val="2CCD7FF2"/>
    <w:rsid w:val="2CCECA37"/>
    <w:rsid w:val="2CCF5A83"/>
    <w:rsid w:val="2CCFAA85"/>
    <w:rsid w:val="2CD2C472"/>
    <w:rsid w:val="2CD2DFCD"/>
    <w:rsid w:val="2CD41EDF"/>
    <w:rsid w:val="2CD458F7"/>
    <w:rsid w:val="2CD4CEFC"/>
    <w:rsid w:val="2CD53D67"/>
    <w:rsid w:val="2CD6592B"/>
    <w:rsid w:val="2CD7FBB2"/>
    <w:rsid w:val="2CD9C680"/>
    <w:rsid w:val="2CDA6628"/>
    <w:rsid w:val="2CDABE49"/>
    <w:rsid w:val="2CDB3FE0"/>
    <w:rsid w:val="2CDBE434"/>
    <w:rsid w:val="2CDD1504"/>
    <w:rsid w:val="2CDDE1F6"/>
    <w:rsid w:val="2CDE08FE"/>
    <w:rsid w:val="2CDE4159"/>
    <w:rsid w:val="2CDEADC5"/>
    <w:rsid w:val="2CDEC8F6"/>
    <w:rsid w:val="2CDEFE1E"/>
    <w:rsid w:val="2CE0A0DC"/>
    <w:rsid w:val="2CE0E868"/>
    <w:rsid w:val="2CE1F2EB"/>
    <w:rsid w:val="2CE24886"/>
    <w:rsid w:val="2CE36693"/>
    <w:rsid w:val="2CE54AA1"/>
    <w:rsid w:val="2CE82E82"/>
    <w:rsid w:val="2CECBC2E"/>
    <w:rsid w:val="2CEE2EEF"/>
    <w:rsid w:val="2CEE3FC1"/>
    <w:rsid w:val="2CEE5989"/>
    <w:rsid w:val="2CEE7405"/>
    <w:rsid w:val="2CEEF636"/>
    <w:rsid w:val="2CF311A5"/>
    <w:rsid w:val="2CF392B0"/>
    <w:rsid w:val="2CF692EA"/>
    <w:rsid w:val="2CF6E54D"/>
    <w:rsid w:val="2CF70DE2"/>
    <w:rsid w:val="2CF72B1F"/>
    <w:rsid w:val="2CF7A420"/>
    <w:rsid w:val="2CF8570E"/>
    <w:rsid w:val="2CF90972"/>
    <w:rsid w:val="2CFAD8E8"/>
    <w:rsid w:val="2CFB4A23"/>
    <w:rsid w:val="2CFB51E7"/>
    <w:rsid w:val="2CFBD750"/>
    <w:rsid w:val="2CFD0E32"/>
    <w:rsid w:val="2CFDB41C"/>
    <w:rsid w:val="2CFFA24C"/>
    <w:rsid w:val="2D0047D9"/>
    <w:rsid w:val="2D00F4B7"/>
    <w:rsid w:val="2D00F5BC"/>
    <w:rsid w:val="2D030CC3"/>
    <w:rsid w:val="2D03B10D"/>
    <w:rsid w:val="2D044612"/>
    <w:rsid w:val="2D049916"/>
    <w:rsid w:val="2D05DC78"/>
    <w:rsid w:val="2D05E10D"/>
    <w:rsid w:val="2D066A98"/>
    <w:rsid w:val="2D067B94"/>
    <w:rsid w:val="2D087481"/>
    <w:rsid w:val="2D0A1AC2"/>
    <w:rsid w:val="2D0D993F"/>
    <w:rsid w:val="2D0DD9AE"/>
    <w:rsid w:val="2D0F2768"/>
    <w:rsid w:val="2D0FB7D3"/>
    <w:rsid w:val="2D1008D1"/>
    <w:rsid w:val="2D12B130"/>
    <w:rsid w:val="2D1333BF"/>
    <w:rsid w:val="2D157A8D"/>
    <w:rsid w:val="2D170988"/>
    <w:rsid w:val="2D1891F7"/>
    <w:rsid w:val="2D1933C0"/>
    <w:rsid w:val="2D1A886F"/>
    <w:rsid w:val="2D1A9C1E"/>
    <w:rsid w:val="2D1C4988"/>
    <w:rsid w:val="2D1E54EA"/>
    <w:rsid w:val="2D1EB323"/>
    <w:rsid w:val="2D22E7F8"/>
    <w:rsid w:val="2D24C3C9"/>
    <w:rsid w:val="2D262207"/>
    <w:rsid w:val="2D271A0C"/>
    <w:rsid w:val="2D2AE0A7"/>
    <w:rsid w:val="2D2BE708"/>
    <w:rsid w:val="2D2DABA3"/>
    <w:rsid w:val="2D2E198A"/>
    <w:rsid w:val="2D2E1A8B"/>
    <w:rsid w:val="2D2F2555"/>
    <w:rsid w:val="2D2F9C6E"/>
    <w:rsid w:val="2D30248D"/>
    <w:rsid w:val="2D30F38C"/>
    <w:rsid w:val="2D326096"/>
    <w:rsid w:val="2D3284C3"/>
    <w:rsid w:val="2D34585A"/>
    <w:rsid w:val="2D346CB2"/>
    <w:rsid w:val="2D34A193"/>
    <w:rsid w:val="2D354634"/>
    <w:rsid w:val="2D354AC5"/>
    <w:rsid w:val="2D39A090"/>
    <w:rsid w:val="2D3A197D"/>
    <w:rsid w:val="2D3AD3DD"/>
    <w:rsid w:val="2D405B70"/>
    <w:rsid w:val="2D424F9F"/>
    <w:rsid w:val="2D42A53F"/>
    <w:rsid w:val="2D42DE1A"/>
    <w:rsid w:val="2D457A6B"/>
    <w:rsid w:val="2D45E9F9"/>
    <w:rsid w:val="2D465102"/>
    <w:rsid w:val="2D468637"/>
    <w:rsid w:val="2D470EB1"/>
    <w:rsid w:val="2D494406"/>
    <w:rsid w:val="2D498241"/>
    <w:rsid w:val="2D4AE01E"/>
    <w:rsid w:val="2D4DD7EB"/>
    <w:rsid w:val="2D500485"/>
    <w:rsid w:val="2D5178F7"/>
    <w:rsid w:val="2D5479F0"/>
    <w:rsid w:val="2D5835C9"/>
    <w:rsid w:val="2D593135"/>
    <w:rsid w:val="2D5BBCDB"/>
    <w:rsid w:val="2D5EF780"/>
    <w:rsid w:val="2D61FDD2"/>
    <w:rsid w:val="2D622A55"/>
    <w:rsid w:val="2D62D3EB"/>
    <w:rsid w:val="2D63F342"/>
    <w:rsid w:val="2D64D17B"/>
    <w:rsid w:val="2D65CFF4"/>
    <w:rsid w:val="2D65E3D8"/>
    <w:rsid w:val="2D66CA55"/>
    <w:rsid w:val="2D68F000"/>
    <w:rsid w:val="2D6B0025"/>
    <w:rsid w:val="2D6B7EEC"/>
    <w:rsid w:val="2D6E1776"/>
    <w:rsid w:val="2D6EEE61"/>
    <w:rsid w:val="2D6F376F"/>
    <w:rsid w:val="2D7184D5"/>
    <w:rsid w:val="2D71CE63"/>
    <w:rsid w:val="2D71E5C9"/>
    <w:rsid w:val="2D74E8C8"/>
    <w:rsid w:val="2D755080"/>
    <w:rsid w:val="2D756DC0"/>
    <w:rsid w:val="2D76C78E"/>
    <w:rsid w:val="2D773B86"/>
    <w:rsid w:val="2D7C3A19"/>
    <w:rsid w:val="2D7F5A77"/>
    <w:rsid w:val="2D819A14"/>
    <w:rsid w:val="2D84B5F7"/>
    <w:rsid w:val="2D854695"/>
    <w:rsid w:val="2D85B1BB"/>
    <w:rsid w:val="2D8A23A9"/>
    <w:rsid w:val="2D8BB1FD"/>
    <w:rsid w:val="2D8C74D3"/>
    <w:rsid w:val="2D8D10B5"/>
    <w:rsid w:val="2D8D4B73"/>
    <w:rsid w:val="2D9074CD"/>
    <w:rsid w:val="2D90C394"/>
    <w:rsid w:val="2D916EC2"/>
    <w:rsid w:val="2D9460AA"/>
    <w:rsid w:val="2D94A0DF"/>
    <w:rsid w:val="2D974075"/>
    <w:rsid w:val="2D986883"/>
    <w:rsid w:val="2D98E69A"/>
    <w:rsid w:val="2D990911"/>
    <w:rsid w:val="2D99BE1F"/>
    <w:rsid w:val="2D99DA58"/>
    <w:rsid w:val="2D99DB9A"/>
    <w:rsid w:val="2D9BE469"/>
    <w:rsid w:val="2D9CB593"/>
    <w:rsid w:val="2DA07926"/>
    <w:rsid w:val="2DA377D2"/>
    <w:rsid w:val="2DA65F48"/>
    <w:rsid w:val="2DA7EE71"/>
    <w:rsid w:val="2DA80533"/>
    <w:rsid w:val="2DA83FB6"/>
    <w:rsid w:val="2DA9FCB5"/>
    <w:rsid w:val="2DAC24CE"/>
    <w:rsid w:val="2DAC338D"/>
    <w:rsid w:val="2DAC3648"/>
    <w:rsid w:val="2DAC6C8A"/>
    <w:rsid w:val="2DADBD69"/>
    <w:rsid w:val="2DAE7E73"/>
    <w:rsid w:val="2DAFB835"/>
    <w:rsid w:val="2DB0B0A6"/>
    <w:rsid w:val="2DB32F8A"/>
    <w:rsid w:val="2DB37CC6"/>
    <w:rsid w:val="2DB3C8DE"/>
    <w:rsid w:val="2DB54C79"/>
    <w:rsid w:val="2DB93ABF"/>
    <w:rsid w:val="2DB9496B"/>
    <w:rsid w:val="2DBB2494"/>
    <w:rsid w:val="2DBE95B2"/>
    <w:rsid w:val="2DBEA534"/>
    <w:rsid w:val="2DBF0590"/>
    <w:rsid w:val="2DBF452F"/>
    <w:rsid w:val="2DC05760"/>
    <w:rsid w:val="2DC0ABE4"/>
    <w:rsid w:val="2DC0AC61"/>
    <w:rsid w:val="2DC18087"/>
    <w:rsid w:val="2DC22BF1"/>
    <w:rsid w:val="2DC3AF84"/>
    <w:rsid w:val="2DC452E6"/>
    <w:rsid w:val="2DC58C87"/>
    <w:rsid w:val="2DC6EE91"/>
    <w:rsid w:val="2DC8AAAA"/>
    <w:rsid w:val="2DCB7E93"/>
    <w:rsid w:val="2DCD5D19"/>
    <w:rsid w:val="2DCF4FB0"/>
    <w:rsid w:val="2DCF58E4"/>
    <w:rsid w:val="2DCFB722"/>
    <w:rsid w:val="2DD0094B"/>
    <w:rsid w:val="2DD31C29"/>
    <w:rsid w:val="2DD3BD46"/>
    <w:rsid w:val="2DD414A4"/>
    <w:rsid w:val="2DD57BED"/>
    <w:rsid w:val="2DD661BF"/>
    <w:rsid w:val="2DD68F6E"/>
    <w:rsid w:val="2DD6F7E2"/>
    <w:rsid w:val="2DD7278C"/>
    <w:rsid w:val="2DDA4DAB"/>
    <w:rsid w:val="2DDD0DE5"/>
    <w:rsid w:val="2DDDEB35"/>
    <w:rsid w:val="2DE0954C"/>
    <w:rsid w:val="2DE420C8"/>
    <w:rsid w:val="2DE44FED"/>
    <w:rsid w:val="2DE4A04C"/>
    <w:rsid w:val="2DE50B4E"/>
    <w:rsid w:val="2DE531A1"/>
    <w:rsid w:val="2DE55382"/>
    <w:rsid w:val="2DE5592F"/>
    <w:rsid w:val="2DE68EB9"/>
    <w:rsid w:val="2DE6E5BD"/>
    <w:rsid w:val="2DE72BC1"/>
    <w:rsid w:val="2DE8E951"/>
    <w:rsid w:val="2DE9EAFE"/>
    <w:rsid w:val="2DEA22E2"/>
    <w:rsid w:val="2DEA5BBA"/>
    <w:rsid w:val="2DEC1B0D"/>
    <w:rsid w:val="2DED5979"/>
    <w:rsid w:val="2DEF137D"/>
    <w:rsid w:val="2DEF4032"/>
    <w:rsid w:val="2DF0BFC8"/>
    <w:rsid w:val="2DF1FFAD"/>
    <w:rsid w:val="2DF39A5A"/>
    <w:rsid w:val="2DF4018A"/>
    <w:rsid w:val="2DF53934"/>
    <w:rsid w:val="2DF61659"/>
    <w:rsid w:val="2DF65CAD"/>
    <w:rsid w:val="2DFCC8C7"/>
    <w:rsid w:val="2DFD05B7"/>
    <w:rsid w:val="2DFEE298"/>
    <w:rsid w:val="2DFFA1BC"/>
    <w:rsid w:val="2DFFD0EA"/>
    <w:rsid w:val="2E0008DB"/>
    <w:rsid w:val="2E012696"/>
    <w:rsid w:val="2E01A025"/>
    <w:rsid w:val="2E01A4A4"/>
    <w:rsid w:val="2E01E4D2"/>
    <w:rsid w:val="2E079FA5"/>
    <w:rsid w:val="2E07C2EC"/>
    <w:rsid w:val="2E07ECA6"/>
    <w:rsid w:val="2E08A5A3"/>
    <w:rsid w:val="2E08EC7F"/>
    <w:rsid w:val="2E0945E2"/>
    <w:rsid w:val="2E0BF211"/>
    <w:rsid w:val="2E0C0838"/>
    <w:rsid w:val="2E13368B"/>
    <w:rsid w:val="2E13F83A"/>
    <w:rsid w:val="2E156633"/>
    <w:rsid w:val="2E171171"/>
    <w:rsid w:val="2E1A3440"/>
    <w:rsid w:val="2E1A5E08"/>
    <w:rsid w:val="2E1B445D"/>
    <w:rsid w:val="2E1BF8FE"/>
    <w:rsid w:val="2E20DB5C"/>
    <w:rsid w:val="2E20FAE8"/>
    <w:rsid w:val="2E232199"/>
    <w:rsid w:val="2E23916B"/>
    <w:rsid w:val="2E2679EF"/>
    <w:rsid w:val="2E268151"/>
    <w:rsid w:val="2E279CC5"/>
    <w:rsid w:val="2E2A139C"/>
    <w:rsid w:val="2E2B5A83"/>
    <w:rsid w:val="2E2D0C55"/>
    <w:rsid w:val="2E31B621"/>
    <w:rsid w:val="2E31BE81"/>
    <w:rsid w:val="2E33370E"/>
    <w:rsid w:val="2E33C6BD"/>
    <w:rsid w:val="2E342F6C"/>
    <w:rsid w:val="2E348210"/>
    <w:rsid w:val="2E35AC8A"/>
    <w:rsid w:val="2E3746C3"/>
    <w:rsid w:val="2E378959"/>
    <w:rsid w:val="2E392FEE"/>
    <w:rsid w:val="2E397D57"/>
    <w:rsid w:val="2E3D3446"/>
    <w:rsid w:val="2E3EC7AC"/>
    <w:rsid w:val="2E3FA6BE"/>
    <w:rsid w:val="2E40DD8B"/>
    <w:rsid w:val="2E41FF57"/>
    <w:rsid w:val="2E423B28"/>
    <w:rsid w:val="2E44B30D"/>
    <w:rsid w:val="2E465E4F"/>
    <w:rsid w:val="2E46A645"/>
    <w:rsid w:val="2E46D5F3"/>
    <w:rsid w:val="2E472988"/>
    <w:rsid w:val="2E47FD22"/>
    <w:rsid w:val="2E499968"/>
    <w:rsid w:val="2E49C66F"/>
    <w:rsid w:val="2E4A0BC1"/>
    <w:rsid w:val="2E4AB5BC"/>
    <w:rsid w:val="2E4AD8D2"/>
    <w:rsid w:val="2E4AE685"/>
    <w:rsid w:val="2E4BB182"/>
    <w:rsid w:val="2E4C3015"/>
    <w:rsid w:val="2E4C8A6C"/>
    <w:rsid w:val="2E4FC98D"/>
    <w:rsid w:val="2E4FD3BF"/>
    <w:rsid w:val="2E504E54"/>
    <w:rsid w:val="2E52CFD9"/>
    <w:rsid w:val="2E52E320"/>
    <w:rsid w:val="2E52FD99"/>
    <w:rsid w:val="2E53CA66"/>
    <w:rsid w:val="2E53EAC8"/>
    <w:rsid w:val="2E556EDA"/>
    <w:rsid w:val="2E55F7F4"/>
    <w:rsid w:val="2E5B9A11"/>
    <w:rsid w:val="2E5C19DD"/>
    <w:rsid w:val="2E5C4515"/>
    <w:rsid w:val="2E5D7C40"/>
    <w:rsid w:val="2E5E0011"/>
    <w:rsid w:val="2E5EDCB7"/>
    <w:rsid w:val="2E602D45"/>
    <w:rsid w:val="2E61167A"/>
    <w:rsid w:val="2E612DB5"/>
    <w:rsid w:val="2E67474C"/>
    <w:rsid w:val="2E693C94"/>
    <w:rsid w:val="2E6CA180"/>
    <w:rsid w:val="2E6CC4CF"/>
    <w:rsid w:val="2E6CF102"/>
    <w:rsid w:val="2E6E9A3B"/>
    <w:rsid w:val="2E6FF35C"/>
    <w:rsid w:val="2E703838"/>
    <w:rsid w:val="2E7098D9"/>
    <w:rsid w:val="2E75A378"/>
    <w:rsid w:val="2E7642FE"/>
    <w:rsid w:val="2E767CBE"/>
    <w:rsid w:val="2E796150"/>
    <w:rsid w:val="2E7A7E8F"/>
    <w:rsid w:val="2E7C0DBE"/>
    <w:rsid w:val="2E7C21CC"/>
    <w:rsid w:val="2E7D9A91"/>
    <w:rsid w:val="2E7E980F"/>
    <w:rsid w:val="2E806552"/>
    <w:rsid w:val="2E81259D"/>
    <w:rsid w:val="2E8171A5"/>
    <w:rsid w:val="2E8493ED"/>
    <w:rsid w:val="2E858D05"/>
    <w:rsid w:val="2E85F63C"/>
    <w:rsid w:val="2E87B9E7"/>
    <w:rsid w:val="2E8ADB3A"/>
    <w:rsid w:val="2E8B85E3"/>
    <w:rsid w:val="2E8BDC26"/>
    <w:rsid w:val="2E8C1F6E"/>
    <w:rsid w:val="2E8C8DC5"/>
    <w:rsid w:val="2E8D463F"/>
    <w:rsid w:val="2E8D4BAF"/>
    <w:rsid w:val="2E8EF71F"/>
    <w:rsid w:val="2E8FB0B4"/>
    <w:rsid w:val="2E90EC1C"/>
    <w:rsid w:val="2E914B49"/>
    <w:rsid w:val="2E9175D4"/>
    <w:rsid w:val="2E92C5F8"/>
    <w:rsid w:val="2E931D9B"/>
    <w:rsid w:val="2E93B529"/>
    <w:rsid w:val="2E9549E0"/>
    <w:rsid w:val="2E96C4A4"/>
    <w:rsid w:val="2E9869CE"/>
    <w:rsid w:val="2E994AFD"/>
    <w:rsid w:val="2E9A940E"/>
    <w:rsid w:val="2E9AF678"/>
    <w:rsid w:val="2E9BEC3B"/>
    <w:rsid w:val="2E9C104D"/>
    <w:rsid w:val="2E9E9A8A"/>
    <w:rsid w:val="2EA03A69"/>
    <w:rsid w:val="2EA06FAC"/>
    <w:rsid w:val="2EA23B6F"/>
    <w:rsid w:val="2EA4C703"/>
    <w:rsid w:val="2EA7B970"/>
    <w:rsid w:val="2EA8A801"/>
    <w:rsid w:val="2EA8C85B"/>
    <w:rsid w:val="2EA9F71B"/>
    <w:rsid w:val="2EAA93AD"/>
    <w:rsid w:val="2EAF7FDE"/>
    <w:rsid w:val="2EB03998"/>
    <w:rsid w:val="2EB2CDAA"/>
    <w:rsid w:val="2EB49D6A"/>
    <w:rsid w:val="2EB4B43A"/>
    <w:rsid w:val="2EB50CFD"/>
    <w:rsid w:val="2EB81205"/>
    <w:rsid w:val="2EB8C789"/>
    <w:rsid w:val="2EB8E968"/>
    <w:rsid w:val="2EBBC8A9"/>
    <w:rsid w:val="2EBBD441"/>
    <w:rsid w:val="2EBBDD09"/>
    <w:rsid w:val="2EBBDE91"/>
    <w:rsid w:val="2EBC0F3A"/>
    <w:rsid w:val="2EBCA2E1"/>
    <w:rsid w:val="2EBDFC24"/>
    <w:rsid w:val="2EBF1A41"/>
    <w:rsid w:val="2EBF7F2A"/>
    <w:rsid w:val="2EC0A198"/>
    <w:rsid w:val="2EC0B1C6"/>
    <w:rsid w:val="2EC0CD9C"/>
    <w:rsid w:val="2EC0CEA4"/>
    <w:rsid w:val="2EC11CCC"/>
    <w:rsid w:val="2EC2E7FB"/>
    <w:rsid w:val="2EC582F9"/>
    <w:rsid w:val="2EC792EA"/>
    <w:rsid w:val="2EC80766"/>
    <w:rsid w:val="2EC866AD"/>
    <w:rsid w:val="2EC8B1C2"/>
    <w:rsid w:val="2EC936CD"/>
    <w:rsid w:val="2ECD85C7"/>
    <w:rsid w:val="2ECDFFF0"/>
    <w:rsid w:val="2ED1BFE5"/>
    <w:rsid w:val="2ED1F221"/>
    <w:rsid w:val="2ED222B0"/>
    <w:rsid w:val="2ED4A86C"/>
    <w:rsid w:val="2ED58205"/>
    <w:rsid w:val="2ED77F6D"/>
    <w:rsid w:val="2ED82F33"/>
    <w:rsid w:val="2ED850E0"/>
    <w:rsid w:val="2EDA02C8"/>
    <w:rsid w:val="2EDA115B"/>
    <w:rsid w:val="2EDC66E2"/>
    <w:rsid w:val="2EDE2784"/>
    <w:rsid w:val="2EDEFCFB"/>
    <w:rsid w:val="2EE1D297"/>
    <w:rsid w:val="2EE3AC65"/>
    <w:rsid w:val="2EE4043D"/>
    <w:rsid w:val="2EE43A12"/>
    <w:rsid w:val="2EE49D71"/>
    <w:rsid w:val="2EE50E1A"/>
    <w:rsid w:val="2EE5925D"/>
    <w:rsid w:val="2EE5BE71"/>
    <w:rsid w:val="2EE7454B"/>
    <w:rsid w:val="2EE827B5"/>
    <w:rsid w:val="2EEA0B50"/>
    <w:rsid w:val="2EEDA7BE"/>
    <w:rsid w:val="2EEF14A4"/>
    <w:rsid w:val="2EF13850"/>
    <w:rsid w:val="2EF3848A"/>
    <w:rsid w:val="2EF55CAB"/>
    <w:rsid w:val="2EF58D48"/>
    <w:rsid w:val="2EF59EA5"/>
    <w:rsid w:val="2EF5BBBC"/>
    <w:rsid w:val="2EF9CA93"/>
    <w:rsid w:val="2EFB9459"/>
    <w:rsid w:val="2EFDE912"/>
    <w:rsid w:val="2EFE9E32"/>
    <w:rsid w:val="2F0006A9"/>
    <w:rsid w:val="2F03708A"/>
    <w:rsid w:val="2F043274"/>
    <w:rsid w:val="2F05E0FA"/>
    <w:rsid w:val="2F087FC5"/>
    <w:rsid w:val="2F08A7EA"/>
    <w:rsid w:val="2F09257A"/>
    <w:rsid w:val="2F0B871D"/>
    <w:rsid w:val="2F0CE0E5"/>
    <w:rsid w:val="2F0F20B5"/>
    <w:rsid w:val="2F0FDEFA"/>
    <w:rsid w:val="2F13750D"/>
    <w:rsid w:val="2F15766E"/>
    <w:rsid w:val="2F15E4C1"/>
    <w:rsid w:val="2F17E0AD"/>
    <w:rsid w:val="2F1813B5"/>
    <w:rsid w:val="2F1B252E"/>
    <w:rsid w:val="2F1C1D52"/>
    <w:rsid w:val="2F1FD4DD"/>
    <w:rsid w:val="2F215A37"/>
    <w:rsid w:val="2F255465"/>
    <w:rsid w:val="2F27F4B1"/>
    <w:rsid w:val="2F2C803B"/>
    <w:rsid w:val="2F2F2A29"/>
    <w:rsid w:val="2F3065C6"/>
    <w:rsid w:val="2F31AA15"/>
    <w:rsid w:val="2F32F5D6"/>
    <w:rsid w:val="2F33EAD6"/>
    <w:rsid w:val="2F3541D6"/>
    <w:rsid w:val="2F372D1A"/>
    <w:rsid w:val="2F37B2E2"/>
    <w:rsid w:val="2F3889B5"/>
    <w:rsid w:val="2F3AA660"/>
    <w:rsid w:val="2F3B3BBF"/>
    <w:rsid w:val="2F3B874C"/>
    <w:rsid w:val="2F3BB3B9"/>
    <w:rsid w:val="2F3C16E0"/>
    <w:rsid w:val="2F3C8F65"/>
    <w:rsid w:val="2F3CC481"/>
    <w:rsid w:val="2F3D3379"/>
    <w:rsid w:val="2F3D6A93"/>
    <w:rsid w:val="2F3E9047"/>
    <w:rsid w:val="2F3F10C5"/>
    <w:rsid w:val="2F4019BE"/>
    <w:rsid w:val="2F4056C1"/>
    <w:rsid w:val="2F40F54A"/>
    <w:rsid w:val="2F43117E"/>
    <w:rsid w:val="2F4318C7"/>
    <w:rsid w:val="2F437467"/>
    <w:rsid w:val="2F438178"/>
    <w:rsid w:val="2F461FA4"/>
    <w:rsid w:val="2F4934A2"/>
    <w:rsid w:val="2F4B0421"/>
    <w:rsid w:val="2F4D71FA"/>
    <w:rsid w:val="2F4DD598"/>
    <w:rsid w:val="2F4DD6F2"/>
    <w:rsid w:val="2F516C99"/>
    <w:rsid w:val="2F52D114"/>
    <w:rsid w:val="2F55BB39"/>
    <w:rsid w:val="2F55F8A4"/>
    <w:rsid w:val="2F5695E7"/>
    <w:rsid w:val="2F56AA05"/>
    <w:rsid w:val="2F5715E8"/>
    <w:rsid w:val="2F573265"/>
    <w:rsid w:val="2F57E398"/>
    <w:rsid w:val="2F5A0522"/>
    <w:rsid w:val="2F5C1A42"/>
    <w:rsid w:val="2F5CAE7A"/>
    <w:rsid w:val="2F5DD703"/>
    <w:rsid w:val="2F5F3C75"/>
    <w:rsid w:val="2F5F5DF7"/>
    <w:rsid w:val="2F602F3F"/>
    <w:rsid w:val="2F602FF6"/>
    <w:rsid w:val="2F60AEA9"/>
    <w:rsid w:val="2F61185A"/>
    <w:rsid w:val="2F62755C"/>
    <w:rsid w:val="2F627703"/>
    <w:rsid w:val="2F6413BA"/>
    <w:rsid w:val="2F647528"/>
    <w:rsid w:val="2F651D7A"/>
    <w:rsid w:val="2F652C8B"/>
    <w:rsid w:val="2F65B7C6"/>
    <w:rsid w:val="2F67355A"/>
    <w:rsid w:val="2F67EE7A"/>
    <w:rsid w:val="2F67EF74"/>
    <w:rsid w:val="2F6893D9"/>
    <w:rsid w:val="2F691581"/>
    <w:rsid w:val="2F697904"/>
    <w:rsid w:val="2F6DAC2E"/>
    <w:rsid w:val="2F711992"/>
    <w:rsid w:val="2F71A33E"/>
    <w:rsid w:val="2F71F351"/>
    <w:rsid w:val="2F7374B9"/>
    <w:rsid w:val="2F75D941"/>
    <w:rsid w:val="2F770E47"/>
    <w:rsid w:val="2F779040"/>
    <w:rsid w:val="2F77C669"/>
    <w:rsid w:val="2F78604E"/>
    <w:rsid w:val="2F78D1C7"/>
    <w:rsid w:val="2F79F694"/>
    <w:rsid w:val="2F7A13EA"/>
    <w:rsid w:val="2F7CB673"/>
    <w:rsid w:val="2F7CCA94"/>
    <w:rsid w:val="2F7CD633"/>
    <w:rsid w:val="2F7DA6A2"/>
    <w:rsid w:val="2F7DF0EA"/>
    <w:rsid w:val="2F7E79BF"/>
    <w:rsid w:val="2F7EAAD9"/>
    <w:rsid w:val="2F7ED519"/>
    <w:rsid w:val="2F7F360F"/>
    <w:rsid w:val="2F7FCC5F"/>
    <w:rsid w:val="2F817418"/>
    <w:rsid w:val="2F830A13"/>
    <w:rsid w:val="2F8478A3"/>
    <w:rsid w:val="2F853916"/>
    <w:rsid w:val="2F86E804"/>
    <w:rsid w:val="2F872322"/>
    <w:rsid w:val="2F891089"/>
    <w:rsid w:val="2F8C118B"/>
    <w:rsid w:val="2F8E4CA8"/>
    <w:rsid w:val="2F91F6E2"/>
    <w:rsid w:val="2F925C03"/>
    <w:rsid w:val="2F933FBC"/>
    <w:rsid w:val="2F93EDE6"/>
    <w:rsid w:val="2F960B76"/>
    <w:rsid w:val="2F9820E2"/>
    <w:rsid w:val="2F9EA562"/>
    <w:rsid w:val="2FA11376"/>
    <w:rsid w:val="2FA4B3D6"/>
    <w:rsid w:val="2FA5447D"/>
    <w:rsid w:val="2FA63F77"/>
    <w:rsid w:val="2FA649E0"/>
    <w:rsid w:val="2FA687AF"/>
    <w:rsid w:val="2FA6C7A0"/>
    <w:rsid w:val="2FA82351"/>
    <w:rsid w:val="2FA8CE51"/>
    <w:rsid w:val="2FA8EC41"/>
    <w:rsid w:val="2FA9773F"/>
    <w:rsid w:val="2FA9CA82"/>
    <w:rsid w:val="2FAA26EA"/>
    <w:rsid w:val="2FAA5A97"/>
    <w:rsid w:val="2FAA8381"/>
    <w:rsid w:val="2FAABFED"/>
    <w:rsid w:val="2FAE2240"/>
    <w:rsid w:val="2FAEA1C7"/>
    <w:rsid w:val="2FB15A6C"/>
    <w:rsid w:val="2FB421E2"/>
    <w:rsid w:val="2FB4AFA9"/>
    <w:rsid w:val="2FB52448"/>
    <w:rsid w:val="2FB69B38"/>
    <w:rsid w:val="2FB74699"/>
    <w:rsid w:val="2FB8740B"/>
    <w:rsid w:val="2FB8D77F"/>
    <w:rsid w:val="2FBBB891"/>
    <w:rsid w:val="2FBC9965"/>
    <w:rsid w:val="2FBCB787"/>
    <w:rsid w:val="2FBF0017"/>
    <w:rsid w:val="2FC19D9C"/>
    <w:rsid w:val="2FC2C129"/>
    <w:rsid w:val="2FC598B2"/>
    <w:rsid w:val="2FC5E67D"/>
    <w:rsid w:val="2FC6411D"/>
    <w:rsid w:val="2FC642F0"/>
    <w:rsid w:val="2FC6C638"/>
    <w:rsid w:val="2FC80C2A"/>
    <w:rsid w:val="2FC81651"/>
    <w:rsid w:val="2FC94B4B"/>
    <w:rsid w:val="2FCB53D0"/>
    <w:rsid w:val="2FCCE5B3"/>
    <w:rsid w:val="2FCD719E"/>
    <w:rsid w:val="2FCF7FC5"/>
    <w:rsid w:val="2FD26CEB"/>
    <w:rsid w:val="2FD4F322"/>
    <w:rsid w:val="2FD6866F"/>
    <w:rsid w:val="2FD68856"/>
    <w:rsid w:val="2FD7C697"/>
    <w:rsid w:val="2FD945DF"/>
    <w:rsid w:val="2FD9B2A7"/>
    <w:rsid w:val="2FDAEA12"/>
    <w:rsid w:val="2FDDE160"/>
    <w:rsid w:val="2FE075DF"/>
    <w:rsid w:val="2FE1B031"/>
    <w:rsid w:val="2FE2C040"/>
    <w:rsid w:val="2FE31C37"/>
    <w:rsid w:val="2FE46F52"/>
    <w:rsid w:val="2FE78E17"/>
    <w:rsid w:val="2FE7CC23"/>
    <w:rsid w:val="2FE81689"/>
    <w:rsid w:val="2FE820C4"/>
    <w:rsid w:val="2FEA2EAB"/>
    <w:rsid w:val="2FEAF875"/>
    <w:rsid w:val="2FEB4E21"/>
    <w:rsid w:val="2FECC7A2"/>
    <w:rsid w:val="2FED6FB9"/>
    <w:rsid w:val="2FEF17EF"/>
    <w:rsid w:val="2FEF58DB"/>
    <w:rsid w:val="2FEF59D4"/>
    <w:rsid w:val="2FEF9134"/>
    <w:rsid w:val="2FF0EEBA"/>
    <w:rsid w:val="2FF1FED5"/>
    <w:rsid w:val="2FF32352"/>
    <w:rsid w:val="2FF40BDC"/>
    <w:rsid w:val="2FF52120"/>
    <w:rsid w:val="2FF600D5"/>
    <w:rsid w:val="2FF721E3"/>
    <w:rsid w:val="2FF99E56"/>
    <w:rsid w:val="2FFAEC7E"/>
    <w:rsid w:val="2FFB2FB3"/>
    <w:rsid w:val="2FFB8AC6"/>
    <w:rsid w:val="2FFC5964"/>
    <w:rsid w:val="2FFFB11C"/>
    <w:rsid w:val="3000A798"/>
    <w:rsid w:val="30021F5A"/>
    <w:rsid w:val="3002A20D"/>
    <w:rsid w:val="30043F54"/>
    <w:rsid w:val="30044565"/>
    <w:rsid w:val="3006256C"/>
    <w:rsid w:val="30082963"/>
    <w:rsid w:val="300829A9"/>
    <w:rsid w:val="3008C5C8"/>
    <w:rsid w:val="300A6DF3"/>
    <w:rsid w:val="300B102E"/>
    <w:rsid w:val="300B2364"/>
    <w:rsid w:val="300BA17C"/>
    <w:rsid w:val="300BC4DE"/>
    <w:rsid w:val="300C9ACA"/>
    <w:rsid w:val="300D0E55"/>
    <w:rsid w:val="300DCB63"/>
    <w:rsid w:val="300F20E0"/>
    <w:rsid w:val="300F319D"/>
    <w:rsid w:val="30105447"/>
    <w:rsid w:val="30132AE9"/>
    <w:rsid w:val="30141162"/>
    <w:rsid w:val="3014EEBA"/>
    <w:rsid w:val="30159F8A"/>
    <w:rsid w:val="30187F18"/>
    <w:rsid w:val="3018B869"/>
    <w:rsid w:val="30192A2D"/>
    <w:rsid w:val="30195A67"/>
    <w:rsid w:val="301B9E89"/>
    <w:rsid w:val="301C8020"/>
    <w:rsid w:val="301EB1DF"/>
    <w:rsid w:val="301F63BB"/>
    <w:rsid w:val="301FA0AC"/>
    <w:rsid w:val="302038FB"/>
    <w:rsid w:val="30209C4E"/>
    <w:rsid w:val="3022ABF0"/>
    <w:rsid w:val="30240701"/>
    <w:rsid w:val="3024087E"/>
    <w:rsid w:val="30246BA7"/>
    <w:rsid w:val="3024817C"/>
    <w:rsid w:val="30251289"/>
    <w:rsid w:val="3026B8C4"/>
    <w:rsid w:val="3028237C"/>
    <w:rsid w:val="3028C942"/>
    <w:rsid w:val="30290B9B"/>
    <w:rsid w:val="30290BA1"/>
    <w:rsid w:val="30299C95"/>
    <w:rsid w:val="302B0D24"/>
    <w:rsid w:val="302BADB5"/>
    <w:rsid w:val="302C84C2"/>
    <w:rsid w:val="302C9AA0"/>
    <w:rsid w:val="302CD4C3"/>
    <w:rsid w:val="302D6E13"/>
    <w:rsid w:val="302D80E7"/>
    <w:rsid w:val="302E271D"/>
    <w:rsid w:val="30311A5A"/>
    <w:rsid w:val="303152DF"/>
    <w:rsid w:val="303185A9"/>
    <w:rsid w:val="30337834"/>
    <w:rsid w:val="30360841"/>
    <w:rsid w:val="3036312D"/>
    <w:rsid w:val="303739C8"/>
    <w:rsid w:val="3037F73D"/>
    <w:rsid w:val="30385ADC"/>
    <w:rsid w:val="3038C00B"/>
    <w:rsid w:val="30397BEB"/>
    <w:rsid w:val="303B7E1F"/>
    <w:rsid w:val="303D37C7"/>
    <w:rsid w:val="303DFC9D"/>
    <w:rsid w:val="303EE0C2"/>
    <w:rsid w:val="304147A3"/>
    <w:rsid w:val="30418498"/>
    <w:rsid w:val="30421F22"/>
    <w:rsid w:val="304448EE"/>
    <w:rsid w:val="30457D78"/>
    <w:rsid w:val="30459EB1"/>
    <w:rsid w:val="3048B6C3"/>
    <w:rsid w:val="30495690"/>
    <w:rsid w:val="304B1B9C"/>
    <w:rsid w:val="304C349C"/>
    <w:rsid w:val="304DA40B"/>
    <w:rsid w:val="30509158"/>
    <w:rsid w:val="3054F580"/>
    <w:rsid w:val="3059317B"/>
    <w:rsid w:val="3059AAA3"/>
    <w:rsid w:val="305A32EC"/>
    <w:rsid w:val="305A5C53"/>
    <w:rsid w:val="305AF7AC"/>
    <w:rsid w:val="305BA4C6"/>
    <w:rsid w:val="305C4789"/>
    <w:rsid w:val="305DB6B5"/>
    <w:rsid w:val="305FB0C4"/>
    <w:rsid w:val="3061F22D"/>
    <w:rsid w:val="306361EB"/>
    <w:rsid w:val="3063CCB2"/>
    <w:rsid w:val="30683EFE"/>
    <w:rsid w:val="30687BD8"/>
    <w:rsid w:val="3069D741"/>
    <w:rsid w:val="3069E217"/>
    <w:rsid w:val="306CAA9F"/>
    <w:rsid w:val="306D3074"/>
    <w:rsid w:val="306DB4A0"/>
    <w:rsid w:val="306F2B42"/>
    <w:rsid w:val="306F3FF2"/>
    <w:rsid w:val="306FD4D8"/>
    <w:rsid w:val="30707222"/>
    <w:rsid w:val="3070E087"/>
    <w:rsid w:val="30713B82"/>
    <w:rsid w:val="30714AF5"/>
    <w:rsid w:val="3071723A"/>
    <w:rsid w:val="3071DF3F"/>
    <w:rsid w:val="307231CF"/>
    <w:rsid w:val="3072A4BF"/>
    <w:rsid w:val="3074CA27"/>
    <w:rsid w:val="307609B6"/>
    <w:rsid w:val="30779E37"/>
    <w:rsid w:val="3077B581"/>
    <w:rsid w:val="3078332B"/>
    <w:rsid w:val="30799118"/>
    <w:rsid w:val="307A978E"/>
    <w:rsid w:val="307B5167"/>
    <w:rsid w:val="307C1BFD"/>
    <w:rsid w:val="308167C4"/>
    <w:rsid w:val="30844BBD"/>
    <w:rsid w:val="3084FE61"/>
    <w:rsid w:val="30854879"/>
    <w:rsid w:val="30896D53"/>
    <w:rsid w:val="3089818F"/>
    <w:rsid w:val="308A0CB1"/>
    <w:rsid w:val="308A22AB"/>
    <w:rsid w:val="308D1376"/>
    <w:rsid w:val="308D72A0"/>
    <w:rsid w:val="308DFB4E"/>
    <w:rsid w:val="308E0C16"/>
    <w:rsid w:val="308EACD2"/>
    <w:rsid w:val="308FF804"/>
    <w:rsid w:val="3090C06F"/>
    <w:rsid w:val="3091CA5A"/>
    <w:rsid w:val="3091FE9C"/>
    <w:rsid w:val="30920438"/>
    <w:rsid w:val="30925AEF"/>
    <w:rsid w:val="30937C5A"/>
    <w:rsid w:val="3093FB3A"/>
    <w:rsid w:val="3094B2C7"/>
    <w:rsid w:val="30966C81"/>
    <w:rsid w:val="3096CB83"/>
    <w:rsid w:val="3096E41E"/>
    <w:rsid w:val="3098BCCD"/>
    <w:rsid w:val="309A819B"/>
    <w:rsid w:val="309AE1F0"/>
    <w:rsid w:val="309C0304"/>
    <w:rsid w:val="309DD05A"/>
    <w:rsid w:val="309EABBF"/>
    <w:rsid w:val="309FACFD"/>
    <w:rsid w:val="30A23200"/>
    <w:rsid w:val="30A3828B"/>
    <w:rsid w:val="30A4D161"/>
    <w:rsid w:val="30A51E86"/>
    <w:rsid w:val="30A5A203"/>
    <w:rsid w:val="30A64314"/>
    <w:rsid w:val="30A8D140"/>
    <w:rsid w:val="30A98FCC"/>
    <w:rsid w:val="30AB3ADA"/>
    <w:rsid w:val="30AECEC9"/>
    <w:rsid w:val="30AF42DA"/>
    <w:rsid w:val="30B2D7A0"/>
    <w:rsid w:val="30B303EE"/>
    <w:rsid w:val="30B37FA2"/>
    <w:rsid w:val="30B3A9D5"/>
    <w:rsid w:val="30B3CB89"/>
    <w:rsid w:val="30B6EBE4"/>
    <w:rsid w:val="30B91DA5"/>
    <w:rsid w:val="30B92CF1"/>
    <w:rsid w:val="30BAE90C"/>
    <w:rsid w:val="30BE4ADE"/>
    <w:rsid w:val="30BE7E4A"/>
    <w:rsid w:val="30C02D49"/>
    <w:rsid w:val="30C0D34F"/>
    <w:rsid w:val="30C12D6A"/>
    <w:rsid w:val="30C14A48"/>
    <w:rsid w:val="30C25D56"/>
    <w:rsid w:val="30C39E6C"/>
    <w:rsid w:val="30C3CCB1"/>
    <w:rsid w:val="30C3DF23"/>
    <w:rsid w:val="30C486AC"/>
    <w:rsid w:val="30C49A68"/>
    <w:rsid w:val="30C4A384"/>
    <w:rsid w:val="30CB7E7D"/>
    <w:rsid w:val="30CBA47A"/>
    <w:rsid w:val="30CE0E69"/>
    <w:rsid w:val="30CFCEB8"/>
    <w:rsid w:val="30D06D17"/>
    <w:rsid w:val="30D0EA6B"/>
    <w:rsid w:val="30D1D970"/>
    <w:rsid w:val="30D46B50"/>
    <w:rsid w:val="30D50342"/>
    <w:rsid w:val="30D58F33"/>
    <w:rsid w:val="30D58F9B"/>
    <w:rsid w:val="30D9E957"/>
    <w:rsid w:val="30DBEADF"/>
    <w:rsid w:val="30DD1D85"/>
    <w:rsid w:val="30DD3FB6"/>
    <w:rsid w:val="30DD5971"/>
    <w:rsid w:val="30DE26D7"/>
    <w:rsid w:val="30DE70CD"/>
    <w:rsid w:val="30DF053B"/>
    <w:rsid w:val="30E05353"/>
    <w:rsid w:val="30E17607"/>
    <w:rsid w:val="30E24B98"/>
    <w:rsid w:val="30E26D52"/>
    <w:rsid w:val="30E4CFE0"/>
    <w:rsid w:val="30E5A76A"/>
    <w:rsid w:val="30E5DFE7"/>
    <w:rsid w:val="30E8671A"/>
    <w:rsid w:val="30E951F2"/>
    <w:rsid w:val="30EEA7BA"/>
    <w:rsid w:val="30F06BF7"/>
    <w:rsid w:val="30F084BE"/>
    <w:rsid w:val="30F21E04"/>
    <w:rsid w:val="30F43CFC"/>
    <w:rsid w:val="30F49C61"/>
    <w:rsid w:val="30F71013"/>
    <w:rsid w:val="30F8357C"/>
    <w:rsid w:val="30FB2854"/>
    <w:rsid w:val="30FB55C7"/>
    <w:rsid w:val="30FBE8AE"/>
    <w:rsid w:val="30FC8856"/>
    <w:rsid w:val="30FE37B2"/>
    <w:rsid w:val="30FEA1B6"/>
    <w:rsid w:val="30FFFD65"/>
    <w:rsid w:val="3100803E"/>
    <w:rsid w:val="3102B1F1"/>
    <w:rsid w:val="310411CB"/>
    <w:rsid w:val="3107AC18"/>
    <w:rsid w:val="31080243"/>
    <w:rsid w:val="31087F76"/>
    <w:rsid w:val="3109365E"/>
    <w:rsid w:val="3109F707"/>
    <w:rsid w:val="3110ABDD"/>
    <w:rsid w:val="3110FB27"/>
    <w:rsid w:val="3111C338"/>
    <w:rsid w:val="3111CDDA"/>
    <w:rsid w:val="31129C10"/>
    <w:rsid w:val="3112DF2F"/>
    <w:rsid w:val="3115C64D"/>
    <w:rsid w:val="3115CD6C"/>
    <w:rsid w:val="3118D044"/>
    <w:rsid w:val="3119C97B"/>
    <w:rsid w:val="311A1BA1"/>
    <w:rsid w:val="311DA3A9"/>
    <w:rsid w:val="311E269E"/>
    <w:rsid w:val="311F3A8A"/>
    <w:rsid w:val="311F84D5"/>
    <w:rsid w:val="311FB7FA"/>
    <w:rsid w:val="3121012A"/>
    <w:rsid w:val="3127CB8A"/>
    <w:rsid w:val="3128F277"/>
    <w:rsid w:val="312A955D"/>
    <w:rsid w:val="312B1539"/>
    <w:rsid w:val="312D8283"/>
    <w:rsid w:val="312F39C5"/>
    <w:rsid w:val="31320A01"/>
    <w:rsid w:val="31330B79"/>
    <w:rsid w:val="3136429D"/>
    <w:rsid w:val="3137E87C"/>
    <w:rsid w:val="3138C46B"/>
    <w:rsid w:val="31390C98"/>
    <w:rsid w:val="313A91B4"/>
    <w:rsid w:val="313AAAA7"/>
    <w:rsid w:val="313BDC68"/>
    <w:rsid w:val="313BDD8E"/>
    <w:rsid w:val="313C6356"/>
    <w:rsid w:val="313E7C48"/>
    <w:rsid w:val="3140CE5D"/>
    <w:rsid w:val="31428A74"/>
    <w:rsid w:val="314791AB"/>
    <w:rsid w:val="31490484"/>
    <w:rsid w:val="31493A06"/>
    <w:rsid w:val="314A1A89"/>
    <w:rsid w:val="314A76A3"/>
    <w:rsid w:val="314CB1D5"/>
    <w:rsid w:val="314DC63F"/>
    <w:rsid w:val="314DD054"/>
    <w:rsid w:val="314E1506"/>
    <w:rsid w:val="314EE1E9"/>
    <w:rsid w:val="314EE79B"/>
    <w:rsid w:val="3153565B"/>
    <w:rsid w:val="3153C82A"/>
    <w:rsid w:val="31547348"/>
    <w:rsid w:val="31547507"/>
    <w:rsid w:val="3155E001"/>
    <w:rsid w:val="31576B27"/>
    <w:rsid w:val="3157F49B"/>
    <w:rsid w:val="315A7BEA"/>
    <w:rsid w:val="315A82B9"/>
    <w:rsid w:val="315AF095"/>
    <w:rsid w:val="315BB1ED"/>
    <w:rsid w:val="315BE623"/>
    <w:rsid w:val="315F3EA5"/>
    <w:rsid w:val="31634111"/>
    <w:rsid w:val="31634387"/>
    <w:rsid w:val="31638B75"/>
    <w:rsid w:val="316397A0"/>
    <w:rsid w:val="31676EAB"/>
    <w:rsid w:val="3167AB96"/>
    <w:rsid w:val="316A8327"/>
    <w:rsid w:val="316C5CC6"/>
    <w:rsid w:val="316DA269"/>
    <w:rsid w:val="317664A7"/>
    <w:rsid w:val="31779BE8"/>
    <w:rsid w:val="3178C55C"/>
    <w:rsid w:val="317ACA62"/>
    <w:rsid w:val="317C6045"/>
    <w:rsid w:val="317E3B8A"/>
    <w:rsid w:val="317E705A"/>
    <w:rsid w:val="317EB5C9"/>
    <w:rsid w:val="3180F61A"/>
    <w:rsid w:val="3181E261"/>
    <w:rsid w:val="31826EF8"/>
    <w:rsid w:val="31861960"/>
    <w:rsid w:val="3188DAC9"/>
    <w:rsid w:val="318941B2"/>
    <w:rsid w:val="3189A1DC"/>
    <w:rsid w:val="318C9E5F"/>
    <w:rsid w:val="318D5B7D"/>
    <w:rsid w:val="318E6F11"/>
    <w:rsid w:val="318F1413"/>
    <w:rsid w:val="318F41B1"/>
    <w:rsid w:val="31900C28"/>
    <w:rsid w:val="319057C9"/>
    <w:rsid w:val="31909EB3"/>
    <w:rsid w:val="3191A381"/>
    <w:rsid w:val="31932AC6"/>
    <w:rsid w:val="3193C547"/>
    <w:rsid w:val="319494DE"/>
    <w:rsid w:val="3194BFA2"/>
    <w:rsid w:val="3195114B"/>
    <w:rsid w:val="3195173A"/>
    <w:rsid w:val="31957094"/>
    <w:rsid w:val="3196D1AF"/>
    <w:rsid w:val="31971047"/>
    <w:rsid w:val="3198CFE1"/>
    <w:rsid w:val="319AF81F"/>
    <w:rsid w:val="319B4834"/>
    <w:rsid w:val="319BAC66"/>
    <w:rsid w:val="319C7606"/>
    <w:rsid w:val="319C8F09"/>
    <w:rsid w:val="319DCD9D"/>
    <w:rsid w:val="319E229A"/>
    <w:rsid w:val="319E5F44"/>
    <w:rsid w:val="319F3322"/>
    <w:rsid w:val="319FB80D"/>
    <w:rsid w:val="31A0A1F9"/>
    <w:rsid w:val="31A36EEE"/>
    <w:rsid w:val="31A3B94E"/>
    <w:rsid w:val="31A4D808"/>
    <w:rsid w:val="31A59E0C"/>
    <w:rsid w:val="31A616A7"/>
    <w:rsid w:val="31A652E0"/>
    <w:rsid w:val="31A803FC"/>
    <w:rsid w:val="31A806CB"/>
    <w:rsid w:val="31AB6FD0"/>
    <w:rsid w:val="31ABAE7C"/>
    <w:rsid w:val="31AC8D96"/>
    <w:rsid w:val="31AFECB0"/>
    <w:rsid w:val="31B26909"/>
    <w:rsid w:val="31B612B8"/>
    <w:rsid w:val="31B61CC3"/>
    <w:rsid w:val="31B62B74"/>
    <w:rsid w:val="31B6E53B"/>
    <w:rsid w:val="31B73E45"/>
    <w:rsid w:val="31B7B7E9"/>
    <w:rsid w:val="31B86B82"/>
    <w:rsid w:val="31B8EC40"/>
    <w:rsid w:val="31B9A9A6"/>
    <w:rsid w:val="31BA10CC"/>
    <w:rsid w:val="31BA8240"/>
    <w:rsid w:val="31BC08F5"/>
    <w:rsid w:val="31BDC212"/>
    <w:rsid w:val="31BE7CBB"/>
    <w:rsid w:val="31BFF8F1"/>
    <w:rsid w:val="31C15FEF"/>
    <w:rsid w:val="31C1CAB3"/>
    <w:rsid w:val="31C25C93"/>
    <w:rsid w:val="31C27694"/>
    <w:rsid w:val="31C328DE"/>
    <w:rsid w:val="31C46DB6"/>
    <w:rsid w:val="31C478C1"/>
    <w:rsid w:val="31C68078"/>
    <w:rsid w:val="31C6A162"/>
    <w:rsid w:val="31C7267D"/>
    <w:rsid w:val="31C78EB5"/>
    <w:rsid w:val="31C7CD0B"/>
    <w:rsid w:val="31C8FDD9"/>
    <w:rsid w:val="31CB2F87"/>
    <w:rsid w:val="31CBE5A1"/>
    <w:rsid w:val="31CC0B65"/>
    <w:rsid w:val="31CD7B80"/>
    <w:rsid w:val="31CE6C9C"/>
    <w:rsid w:val="31CF57E1"/>
    <w:rsid w:val="31D18620"/>
    <w:rsid w:val="31D2B297"/>
    <w:rsid w:val="31D3F232"/>
    <w:rsid w:val="31D3FD1C"/>
    <w:rsid w:val="31D59BF1"/>
    <w:rsid w:val="31D633BC"/>
    <w:rsid w:val="31D6B675"/>
    <w:rsid w:val="31D76436"/>
    <w:rsid w:val="31D77881"/>
    <w:rsid w:val="31D7EECD"/>
    <w:rsid w:val="31D81851"/>
    <w:rsid w:val="31DB74B3"/>
    <w:rsid w:val="31DE8659"/>
    <w:rsid w:val="31E42B2B"/>
    <w:rsid w:val="31E44608"/>
    <w:rsid w:val="31E58E9A"/>
    <w:rsid w:val="31E6E9E5"/>
    <w:rsid w:val="31E9E60F"/>
    <w:rsid w:val="31EDFA11"/>
    <w:rsid w:val="31EFA48E"/>
    <w:rsid w:val="31EFE425"/>
    <w:rsid w:val="31F1BC4D"/>
    <w:rsid w:val="31F1F941"/>
    <w:rsid w:val="31F25A48"/>
    <w:rsid w:val="31F2B327"/>
    <w:rsid w:val="31F37F56"/>
    <w:rsid w:val="31F3D311"/>
    <w:rsid w:val="31F4F601"/>
    <w:rsid w:val="31F5C4E1"/>
    <w:rsid w:val="31F630BF"/>
    <w:rsid w:val="31F692F7"/>
    <w:rsid w:val="31F72EAB"/>
    <w:rsid w:val="31F986DE"/>
    <w:rsid w:val="31F9EF7B"/>
    <w:rsid w:val="31FC8ACE"/>
    <w:rsid w:val="31FDFE38"/>
    <w:rsid w:val="31FED752"/>
    <w:rsid w:val="3200EEFC"/>
    <w:rsid w:val="3201D0C1"/>
    <w:rsid w:val="3203668E"/>
    <w:rsid w:val="3203D7C2"/>
    <w:rsid w:val="320568CD"/>
    <w:rsid w:val="3205C7AB"/>
    <w:rsid w:val="3205DFCC"/>
    <w:rsid w:val="3209503C"/>
    <w:rsid w:val="3209E054"/>
    <w:rsid w:val="3209FEEA"/>
    <w:rsid w:val="320A16FA"/>
    <w:rsid w:val="320A59A8"/>
    <w:rsid w:val="320BC3F7"/>
    <w:rsid w:val="320CE5A1"/>
    <w:rsid w:val="320E475B"/>
    <w:rsid w:val="320F60D4"/>
    <w:rsid w:val="320F6A6B"/>
    <w:rsid w:val="32129840"/>
    <w:rsid w:val="32133A39"/>
    <w:rsid w:val="32138C33"/>
    <w:rsid w:val="3213FB10"/>
    <w:rsid w:val="3214040B"/>
    <w:rsid w:val="3217679E"/>
    <w:rsid w:val="32178501"/>
    <w:rsid w:val="321B750F"/>
    <w:rsid w:val="321BCE53"/>
    <w:rsid w:val="321C44AC"/>
    <w:rsid w:val="321C4A93"/>
    <w:rsid w:val="321DF996"/>
    <w:rsid w:val="321F7863"/>
    <w:rsid w:val="32203784"/>
    <w:rsid w:val="3221C56F"/>
    <w:rsid w:val="32249952"/>
    <w:rsid w:val="322531F3"/>
    <w:rsid w:val="32254CE6"/>
    <w:rsid w:val="32260854"/>
    <w:rsid w:val="3227FCEB"/>
    <w:rsid w:val="32281C10"/>
    <w:rsid w:val="3228ED7F"/>
    <w:rsid w:val="32295A6B"/>
    <w:rsid w:val="322A3A3A"/>
    <w:rsid w:val="322AF112"/>
    <w:rsid w:val="322E0F01"/>
    <w:rsid w:val="322F5ED4"/>
    <w:rsid w:val="322F6587"/>
    <w:rsid w:val="32303E8B"/>
    <w:rsid w:val="32304B23"/>
    <w:rsid w:val="32305641"/>
    <w:rsid w:val="3230C93A"/>
    <w:rsid w:val="3232CF65"/>
    <w:rsid w:val="3233950F"/>
    <w:rsid w:val="32345EA8"/>
    <w:rsid w:val="32353333"/>
    <w:rsid w:val="32359A08"/>
    <w:rsid w:val="32360ECB"/>
    <w:rsid w:val="323610D2"/>
    <w:rsid w:val="323788AF"/>
    <w:rsid w:val="32380368"/>
    <w:rsid w:val="32386C6A"/>
    <w:rsid w:val="3239561B"/>
    <w:rsid w:val="323A95FB"/>
    <w:rsid w:val="323AD732"/>
    <w:rsid w:val="323BD057"/>
    <w:rsid w:val="3241A3E5"/>
    <w:rsid w:val="3241BCD3"/>
    <w:rsid w:val="32436346"/>
    <w:rsid w:val="324567EB"/>
    <w:rsid w:val="32477955"/>
    <w:rsid w:val="3247B7A8"/>
    <w:rsid w:val="32486EDB"/>
    <w:rsid w:val="324BA612"/>
    <w:rsid w:val="324C1E7F"/>
    <w:rsid w:val="324E1B65"/>
    <w:rsid w:val="324E98DA"/>
    <w:rsid w:val="3250F311"/>
    <w:rsid w:val="3251210D"/>
    <w:rsid w:val="3253AF90"/>
    <w:rsid w:val="3255E475"/>
    <w:rsid w:val="32567134"/>
    <w:rsid w:val="3257C66C"/>
    <w:rsid w:val="3258A38C"/>
    <w:rsid w:val="3258BDFD"/>
    <w:rsid w:val="325A5EA3"/>
    <w:rsid w:val="325B8047"/>
    <w:rsid w:val="325DC2F4"/>
    <w:rsid w:val="325FD949"/>
    <w:rsid w:val="326140BA"/>
    <w:rsid w:val="3263E621"/>
    <w:rsid w:val="32649498"/>
    <w:rsid w:val="3266D893"/>
    <w:rsid w:val="32676264"/>
    <w:rsid w:val="326D48C1"/>
    <w:rsid w:val="326DAF74"/>
    <w:rsid w:val="326DECAF"/>
    <w:rsid w:val="326F86A1"/>
    <w:rsid w:val="3270743F"/>
    <w:rsid w:val="32729985"/>
    <w:rsid w:val="3273D142"/>
    <w:rsid w:val="32758CCB"/>
    <w:rsid w:val="3276A512"/>
    <w:rsid w:val="32775E59"/>
    <w:rsid w:val="32798ADE"/>
    <w:rsid w:val="3279CBE6"/>
    <w:rsid w:val="327A48FB"/>
    <w:rsid w:val="327B7DD6"/>
    <w:rsid w:val="327C7CB2"/>
    <w:rsid w:val="327CA888"/>
    <w:rsid w:val="327CC474"/>
    <w:rsid w:val="327D90FA"/>
    <w:rsid w:val="327DAC9A"/>
    <w:rsid w:val="327FEFB2"/>
    <w:rsid w:val="32801FC3"/>
    <w:rsid w:val="3281BF03"/>
    <w:rsid w:val="32827271"/>
    <w:rsid w:val="328352C2"/>
    <w:rsid w:val="328515E5"/>
    <w:rsid w:val="32857FA6"/>
    <w:rsid w:val="3285FB78"/>
    <w:rsid w:val="32865A35"/>
    <w:rsid w:val="328A2A3F"/>
    <w:rsid w:val="328D0CAC"/>
    <w:rsid w:val="328EB6DF"/>
    <w:rsid w:val="328F1091"/>
    <w:rsid w:val="328F4221"/>
    <w:rsid w:val="3291A859"/>
    <w:rsid w:val="3292331C"/>
    <w:rsid w:val="3293FD9D"/>
    <w:rsid w:val="329431AA"/>
    <w:rsid w:val="329572F8"/>
    <w:rsid w:val="3295AC61"/>
    <w:rsid w:val="3295C81E"/>
    <w:rsid w:val="3295D7A9"/>
    <w:rsid w:val="32963784"/>
    <w:rsid w:val="3296B176"/>
    <w:rsid w:val="32978CC9"/>
    <w:rsid w:val="3298FD35"/>
    <w:rsid w:val="329AC384"/>
    <w:rsid w:val="329AF811"/>
    <w:rsid w:val="329D4A4D"/>
    <w:rsid w:val="329DDD91"/>
    <w:rsid w:val="329F973F"/>
    <w:rsid w:val="32A020D1"/>
    <w:rsid w:val="32A08BD9"/>
    <w:rsid w:val="32A267A1"/>
    <w:rsid w:val="32A360E1"/>
    <w:rsid w:val="32A4837D"/>
    <w:rsid w:val="32A49465"/>
    <w:rsid w:val="32A54ADB"/>
    <w:rsid w:val="32A76446"/>
    <w:rsid w:val="32A87437"/>
    <w:rsid w:val="32A9EC31"/>
    <w:rsid w:val="32AAD5DE"/>
    <w:rsid w:val="32ADB2C8"/>
    <w:rsid w:val="32AE941F"/>
    <w:rsid w:val="32B050FE"/>
    <w:rsid w:val="32B05134"/>
    <w:rsid w:val="32B0BDF1"/>
    <w:rsid w:val="32B554CD"/>
    <w:rsid w:val="32B5583A"/>
    <w:rsid w:val="32B78746"/>
    <w:rsid w:val="32B84601"/>
    <w:rsid w:val="32BA0FAE"/>
    <w:rsid w:val="32BA841D"/>
    <w:rsid w:val="32BAF671"/>
    <w:rsid w:val="32BB37E8"/>
    <w:rsid w:val="32BB5412"/>
    <w:rsid w:val="32BDDA3B"/>
    <w:rsid w:val="32BE5011"/>
    <w:rsid w:val="32BFF00F"/>
    <w:rsid w:val="32C16AA7"/>
    <w:rsid w:val="32C2854C"/>
    <w:rsid w:val="32C37166"/>
    <w:rsid w:val="32C3AE0B"/>
    <w:rsid w:val="32C51958"/>
    <w:rsid w:val="32C54146"/>
    <w:rsid w:val="32CD15C0"/>
    <w:rsid w:val="32CE81A4"/>
    <w:rsid w:val="32CE9C41"/>
    <w:rsid w:val="32CFD81E"/>
    <w:rsid w:val="32D5BFD6"/>
    <w:rsid w:val="32D631E9"/>
    <w:rsid w:val="32D82706"/>
    <w:rsid w:val="32D9DADF"/>
    <w:rsid w:val="32DA7AFA"/>
    <w:rsid w:val="32DC6DDC"/>
    <w:rsid w:val="32DC7F64"/>
    <w:rsid w:val="32DEAA72"/>
    <w:rsid w:val="32DF66FB"/>
    <w:rsid w:val="32E0069C"/>
    <w:rsid w:val="32E1F1E1"/>
    <w:rsid w:val="32E268DE"/>
    <w:rsid w:val="32E28A95"/>
    <w:rsid w:val="32E38528"/>
    <w:rsid w:val="32E57A8F"/>
    <w:rsid w:val="32E6607F"/>
    <w:rsid w:val="32E66AC4"/>
    <w:rsid w:val="32EAA8D5"/>
    <w:rsid w:val="32EAB65C"/>
    <w:rsid w:val="32EAD823"/>
    <w:rsid w:val="32EB4ADD"/>
    <w:rsid w:val="32EBB9B3"/>
    <w:rsid w:val="32ED28B0"/>
    <w:rsid w:val="32EE568E"/>
    <w:rsid w:val="32EEC5B4"/>
    <w:rsid w:val="32EF6088"/>
    <w:rsid w:val="32EFA85C"/>
    <w:rsid w:val="32F01459"/>
    <w:rsid w:val="32F2D10D"/>
    <w:rsid w:val="32F37F5D"/>
    <w:rsid w:val="32F4B28E"/>
    <w:rsid w:val="32F4CC85"/>
    <w:rsid w:val="32F50547"/>
    <w:rsid w:val="32F57809"/>
    <w:rsid w:val="32F5B4F0"/>
    <w:rsid w:val="32F5F0EB"/>
    <w:rsid w:val="32F8E881"/>
    <w:rsid w:val="32F9E475"/>
    <w:rsid w:val="32FB8E94"/>
    <w:rsid w:val="32FC09FB"/>
    <w:rsid w:val="32FC0A71"/>
    <w:rsid w:val="32FCA775"/>
    <w:rsid w:val="32FEE799"/>
    <w:rsid w:val="32FFDF85"/>
    <w:rsid w:val="330191DD"/>
    <w:rsid w:val="33020876"/>
    <w:rsid w:val="3302A887"/>
    <w:rsid w:val="33033414"/>
    <w:rsid w:val="3303DA17"/>
    <w:rsid w:val="3304E20B"/>
    <w:rsid w:val="33063F82"/>
    <w:rsid w:val="3307FAB3"/>
    <w:rsid w:val="3307FFC7"/>
    <w:rsid w:val="3308B6C8"/>
    <w:rsid w:val="3308C998"/>
    <w:rsid w:val="33098593"/>
    <w:rsid w:val="3309B3F0"/>
    <w:rsid w:val="330A94E7"/>
    <w:rsid w:val="330C0386"/>
    <w:rsid w:val="3310170A"/>
    <w:rsid w:val="33120A61"/>
    <w:rsid w:val="33123217"/>
    <w:rsid w:val="331346E4"/>
    <w:rsid w:val="3316C55B"/>
    <w:rsid w:val="33181269"/>
    <w:rsid w:val="33185E2C"/>
    <w:rsid w:val="33186F2E"/>
    <w:rsid w:val="3319FC23"/>
    <w:rsid w:val="331A08A3"/>
    <w:rsid w:val="331A5627"/>
    <w:rsid w:val="331ADA04"/>
    <w:rsid w:val="331C312B"/>
    <w:rsid w:val="331C6A89"/>
    <w:rsid w:val="331C77EC"/>
    <w:rsid w:val="331DFC29"/>
    <w:rsid w:val="33210B16"/>
    <w:rsid w:val="33247E9C"/>
    <w:rsid w:val="3324EE02"/>
    <w:rsid w:val="3326F289"/>
    <w:rsid w:val="3327722A"/>
    <w:rsid w:val="3327DC58"/>
    <w:rsid w:val="332A32C7"/>
    <w:rsid w:val="332D29BB"/>
    <w:rsid w:val="332E03E7"/>
    <w:rsid w:val="33300EFC"/>
    <w:rsid w:val="333316C2"/>
    <w:rsid w:val="33374F9C"/>
    <w:rsid w:val="3337ACAC"/>
    <w:rsid w:val="3337F802"/>
    <w:rsid w:val="33381AFC"/>
    <w:rsid w:val="33382E9A"/>
    <w:rsid w:val="333BD011"/>
    <w:rsid w:val="333D4E59"/>
    <w:rsid w:val="333E0E01"/>
    <w:rsid w:val="333EC67A"/>
    <w:rsid w:val="33416A5F"/>
    <w:rsid w:val="3344D369"/>
    <w:rsid w:val="33453F5A"/>
    <w:rsid w:val="3345AF5F"/>
    <w:rsid w:val="33463D18"/>
    <w:rsid w:val="33480B73"/>
    <w:rsid w:val="334847A5"/>
    <w:rsid w:val="334A1A21"/>
    <w:rsid w:val="334AB854"/>
    <w:rsid w:val="334AD444"/>
    <w:rsid w:val="334BFF09"/>
    <w:rsid w:val="334C9CC8"/>
    <w:rsid w:val="334DBB2F"/>
    <w:rsid w:val="334DBC8F"/>
    <w:rsid w:val="334F7F71"/>
    <w:rsid w:val="334FA619"/>
    <w:rsid w:val="334FC113"/>
    <w:rsid w:val="334FD28C"/>
    <w:rsid w:val="335021FD"/>
    <w:rsid w:val="3350FCB7"/>
    <w:rsid w:val="335120D5"/>
    <w:rsid w:val="3351FB0D"/>
    <w:rsid w:val="3352E0D1"/>
    <w:rsid w:val="335357BD"/>
    <w:rsid w:val="33547537"/>
    <w:rsid w:val="33555F86"/>
    <w:rsid w:val="3355C22C"/>
    <w:rsid w:val="3355FDA8"/>
    <w:rsid w:val="3357B55B"/>
    <w:rsid w:val="335A88F3"/>
    <w:rsid w:val="335B69CA"/>
    <w:rsid w:val="335D1231"/>
    <w:rsid w:val="335D1C1C"/>
    <w:rsid w:val="335DA389"/>
    <w:rsid w:val="335DB8CC"/>
    <w:rsid w:val="335DE3FD"/>
    <w:rsid w:val="3360E65F"/>
    <w:rsid w:val="3361AF24"/>
    <w:rsid w:val="336290AC"/>
    <w:rsid w:val="3362D937"/>
    <w:rsid w:val="33651540"/>
    <w:rsid w:val="336A57AC"/>
    <w:rsid w:val="336BF3C2"/>
    <w:rsid w:val="336C573C"/>
    <w:rsid w:val="336D6486"/>
    <w:rsid w:val="336F7A18"/>
    <w:rsid w:val="336FC31E"/>
    <w:rsid w:val="33703180"/>
    <w:rsid w:val="3370C010"/>
    <w:rsid w:val="3374CDDE"/>
    <w:rsid w:val="3378FEAE"/>
    <w:rsid w:val="337A2FEA"/>
    <w:rsid w:val="337ADBE0"/>
    <w:rsid w:val="337B65A9"/>
    <w:rsid w:val="337B88E8"/>
    <w:rsid w:val="337D8A18"/>
    <w:rsid w:val="337E41CA"/>
    <w:rsid w:val="33810407"/>
    <w:rsid w:val="3381A5A5"/>
    <w:rsid w:val="33830C32"/>
    <w:rsid w:val="3383ED90"/>
    <w:rsid w:val="3384E1BB"/>
    <w:rsid w:val="338823FE"/>
    <w:rsid w:val="338A3EF5"/>
    <w:rsid w:val="338B40BA"/>
    <w:rsid w:val="338BDC39"/>
    <w:rsid w:val="338C0055"/>
    <w:rsid w:val="3393190E"/>
    <w:rsid w:val="3393881E"/>
    <w:rsid w:val="339396D0"/>
    <w:rsid w:val="33946E56"/>
    <w:rsid w:val="339486A5"/>
    <w:rsid w:val="339505F5"/>
    <w:rsid w:val="33956D8E"/>
    <w:rsid w:val="33973F7D"/>
    <w:rsid w:val="33989149"/>
    <w:rsid w:val="3398B889"/>
    <w:rsid w:val="3398C3A8"/>
    <w:rsid w:val="3398D01C"/>
    <w:rsid w:val="3399A864"/>
    <w:rsid w:val="3399D382"/>
    <w:rsid w:val="339CE8EF"/>
    <w:rsid w:val="33A04CDF"/>
    <w:rsid w:val="33A08E12"/>
    <w:rsid w:val="33A0E649"/>
    <w:rsid w:val="33A1B194"/>
    <w:rsid w:val="33A217F7"/>
    <w:rsid w:val="33A2479E"/>
    <w:rsid w:val="33A4B29A"/>
    <w:rsid w:val="33A612FC"/>
    <w:rsid w:val="33A64B54"/>
    <w:rsid w:val="33AA761E"/>
    <w:rsid w:val="33AB4554"/>
    <w:rsid w:val="33AD1D71"/>
    <w:rsid w:val="33AD559E"/>
    <w:rsid w:val="33AE34A4"/>
    <w:rsid w:val="33B06E36"/>
    <w:rsid w:val="33B20FD7"/>
    <w:rsid w:val="33B2D3FB"/>
    <w:rsid w:val="33B4F474"/>
    <w:rsid w:val="33B540A0"/>
    <w:rsid w:val="33B5F06D"/>
    <w:rsid w:val="33B6F4E8"/>
    <w:rsid w:val="33B714F3"/>
    <w:rsid w:val="33B9053C"/>
    <w:rsid w:val="33BB9EDD"/>
    <w:rsid w:val="33BBD275"/>
    <w:rsid w:val="33BCB220"/>
    <w:rsid w:val="33BE4F86"/>
    <w:rsid w:val="33C077E0"/>
    <w:rsid w:val="33C0E27F"/>
    <w:rsid w:val="33C253AC"/>
    <w:rsid w:val="33C2A0A0"/>
    <w:rsid w:val="33C2B2EB"/>
    <w:rsid w:val="33C33284"/>
    <w:rsid w:val="33C41C50"/>
    <w:rsid w:val="33C4D59C"/>
    <w:rsid w:val="33C633C3"/>
    <w:rsid w:val="33C874A5"/>
    <w:rsid w:val="33C8B1E4"/>
    <w:rsid w:val="33C91AFD"/>
    <w:rsid w:val="33C95556"/>
    <w:rsid w:val="33CD5325"/>
    <w:rsid w:val="33CF3078"/>
    <w:rsid w:val="33CF8C08"/>
    <w:rsid w:val="33D1266E"/>
    <w:rsid w:val="33D3D0FA"/>
    <w:rsid w:val="33D6F4C1"/>
    <w:rsid w:val="33D7AAC3"/>
    <w:rsid w:val="33D97B99"/>
    <w:rsid w:val="33DA54C7"/>
    <w:rsid w:val="33DB8FA2"/>
    <w:rsid w:val="33DCD63A"/>
    <w:rsid w:val="33DD7DF6"/>
    <w:rsid w:val="33DDD387"/>
    <w:rsid w:val="33DF611A"/>
    <w:rsid w:val="33E00B30"/>
    <w:rsid w:val="33E1ACFF"/>
    <w:rsid w:val="33E210CD"/>
    <w:rsid w:val="33E21625"/>
    <w:rsid w:val="33E31448"/>
    <w:rsid w:val="33E3B8CD"/>
    <w:rsid w:val="33E3E2B9"/>
    <w:rsid w:val="33E5FD20"/>
    <w:rsid w:val="33E7789D"/>
    <w:rsid w:val="33E7FE40"/>
    <w:rsid w:val="33ED550C"/>
    <w:rsid w:val="33EDFF17"/>
    <w:rsid w:val="33F0EA76"/>
    <w:rsid w:val="33F179C4"/>
    <w:rsid w:val="33F4F102"/>
    <w:rsid w:val="33F504E3"/>
    <w:rsid w:val="33F6F0B4"/>
    <w:rsid w:val="33F7B915"/>
    <w:rsid w:val="33FA438C"/>
    <w:rsid w:val="33FD1935"/>
    <w:rsid w:val="33FEF8B6"/>
    <w:rsid w:val="33FF5041"/>
    <w:rsid w:val="33FFCA7A"/>
    <w:rsid w:val="3400B363"/>
    <w:rsid w:val="3401BCA1"/>
    <w:rsid w:val="34022EFD"/>
    <w:rsid w:val="34027F16"/>
    <w:rsid w:val="340412BF"/>
    <w:rsid w:val="3405588E"/>
    <w:rsid w:val="340722F8"/>
    <w:rsid w:val="340734C6"/>
    <w:rsid w:val="3407B369"/>
    <w:rsid w:val="34082FCF"/>
    <w:rsid w:val="3408582B"/>
    <w:rsid w:val="340BEFAB"/>
    <w:rsid w:val="340D3664"/>
    <w:rsid w:val="340E1D4C"/>
    <w:rsid w:val="340FFF23"/>
    <w:rsid w:val="3410FB42"/>
    <w:rsid w:val="34114282"/>
    <w:rsid w:val="3411CFDE"/>
    <w:rsid w:val="3411E9B1"/>
    <w:rsid w:val="341367F7"/>
    <w:rsid w:val="3413EB7F"/>
    <w:rsid w:val="341AF6E2"/>
    <w:rsid w:val="341BA5B5"/>
    <w:rsid w:val="341C543C"/>
    <w:rsid w:val="341D4EBE"/>
    <w:rsid w:val="341EE1D9"/>
    <w:rsid w:val="341FFDB9"/>
    <w:rsid w:val="34201DFB"/>
    <w:rsid w:val="3421CB8D"/>
    <w:rsid w:val="342289E9"/>
    <w:rsid w:val="3422E0AF"/>
    <w:rsid w:val="3423A287"/>
    <w:rsid w:val="34240116"/>
    <w:rsid w:val="3424077E"/>
    <w:rsid w:val="3427A35D"/>
    <w:rsid w:val="342BEA31"/>
    <w:rsid w:val="342E7D00"/>
    <w:rsid w:val="342F2CE3"/>
    <w:rsid w:val="34300E02"/>
    <w:rsid w:val="3431A691"/>
    <w:rsid w:val="34321C88"/>
    <w:rsid w:val="34330747"/>
    <w:rsid w:val="343313B0"/>
    <w:rsid w:val="34332A88"/>
    <w:rsid w:val="34355A26"/>
    <w:rsid w:val="343744FF"/>
    <w:rsid w:val="34379469"/>
    <w:rsid w:val="343833C5"/>
    <w:rsid w:val="3438AA30"/>
    <w:rsid w:val="343A5642"/>
    <w:rsid w:val="343E662C"/>
    <w:rsid w:val="343EBED4"/>
    <w:rsid w:val="343FB018"/>
    <w:rsid w:val="34417402"/>
    <w:rsid w:val="34434EC1"/>
    <w:rsid w:val="34438447"/>
    <w:rsid w:val="34459378"/>
    <w:rsid w:val="3445CC97"/>
    <w:rsid w:val="344603F5"/>
    <w:rsid w:val="3446EF2A"/>
    <w:rsid w:val="34480114"/>
    <w:rsid w:val="344925AB"/>
    <w:rsid w:val="344A6E2C"/>
    <w:rsid w:val="344BA50E"/>
    <w:rsid w:val="344D9BFE"/>
    <w:rsid w:val="344E53B6"/>
    <w:rsid w:val="344F0622"/>
    <w:rsid w:val="344F72D9"/>
    <w:rsid w:val="344F8907"/>
    <w:rsid w:val="344FC1AD"/>
    <w:rsid w:val="345043CD"/>
    <w:rsid w:val="345387E4"/>
    <w:rsid w:val="34580257"/>
    <w:rsid w:val="345A2AD5"/>
    <w:rsid w:val="345ACDED"/>
    <w:rsid w:val="345D0998"/>
    <w:rsid w:val="345D7D17"/>
    <w:rsid w:val="345E7F75"/>
    <w:rsid w:val="345EDA3E"/>
    <w:rsid w:val="34608287"/>
    <w:rsid w:val="3461D033"/>
    <w:rsid w:val="346343E1"/>
    <w:rsid w:val="346476E4"/>
    <w:rsid w:val="34682CEA"/>
    <w:rsid w:val="3469AA78"/>
    <w:rsid w:val="346A2FD5"/>
    <w:rsid w:val="346CE609"/>
    <w:rsid w:val="346E6C00"/>
    <w:rsid w:val="346EA94D"/>
    <w:rsid w:val="34710534"/>
    <w:rsid w:val="3472545C"/>
    <w:rsid w:val="34728530"/>
    <w:rsid w:val="3472DB7E"/>
    <w:rsid w:val="3472F886"/>
    <w:rsid w:val="34739A16"/>
    <w:rsid w:val="3473DEBA"/>
    <w:rsid w:val="3474E792"/>
    <w:rsid w:val="3475BEDC"/>
    <w:rsid w:val="3475F17C"/>
    <w:rsid w:val="34761D44"/>
    <w:rsid w:val="34767C57"/>
    <w:rsid w:val="3477AFA4"/>
    <w:rsid w:val="34790BA8"/>
    <w:rsid w:val="347A3160"/>
    <w:rsid w:val="347A4F63"/>
    <w:rsid w:val="347B5D24"/>
    <w:rsid w:val="347C86E6"/>
    <w:rsid w:val="347FBB03"/>
    <w:rsid w:val="348052AB"/>
    <w:rsid w:val="3480D3EE"/>
    <w:rsid w:val="3482E53C"/>
    <w:rsid w:val="3483257A"/>
    <w:rsid w:val="3485EF81"/>
    <w:rsid w:val="34873172"/>
    <w:rsid w:val="348AD53A"/>
    <w:rsid w:val="348B660D"/>
    <w:rsid w:val="348C5601"/>
    <w:rsid w:val="348D3ED9"/>
    <w:rsid w:val="348EE5A8"/>
    <w:rsid w:val="348F7B8D"/>
    <w:rsid w:val="3491F6C2"/>
    <w:rsid w:val="3492043F"/>
    <w:rsid w:val="3492E7CA"/>
    <w:rsid w:val="3493AC00"/>
    <w:rsid w:val="3496E67A"/>
    <w:rsid w:val="3498784A"/>
    <w:rsid w:val="34989D32"/>
    <w:rsid w:val="3499B9A6"/>
    <w:rsid w:val="3499C505"/>
    <w:rsid w:val="3499F320"/>
    <w:rsid w:val="349C142F"/>
    <w:rsid w:val="349C24A8"/>
    <w:rsid w:val="349CAC14"/>
    <w:rsid w:val="349D1FE2"/>
    <w:rsid w:val="349EE0C1"/>
    <w:rsid w:val="34A003D1"/>
    <w:rsid w:val="34A0A8DF"/>
    <w:rsid w:val="34A239C5"/>
    <w:rsid w:val="34A29F9D"/>
    <w:rsid w:val="34A41CD0"/>
    <w:rsid w:val="34A503D5"/>
    <w:rsid w:val="34A59C67"/>
    <w:rsid w:val="34A65909"/>
    <w:rsid w:val="34A92086"/>
    <w:rsid w:val="34AA5B17"/>
    <w:rsid w:val="34AADE02"/>
    <w:rsid w:val="34ABAEA0"/>
    <w:rsid w:val="34AC6F38"/>
    <w:rsid w:val="34ACE39E"/>
    <w:rsid w:val="34AE1987"/>
    <w:rsid w:val="34B13549"/>
    <w:rsid w:val="34B1A572"/>
    <w:rsid w:val="34B3BB2F"/>
    <w:rsid w:val="34B4EAFC"/>
    <w:rsid w:val="34B70E57"/>
    <w:rsid w:val="34B7E4BF"/>
    <w:rsid w:val="34B8B4FE"/>
    <w:rsid w:val="34BB2388"/>
    <w:rsid w:val="34BD58D6"/>
    <w:rsid w:val="34BEFB3C"/>
    <w:rsid w:val="34BF09F4"/>
    <w:rsid w:val="34BF8F3F"/>
    <w:rsid w:val="34C317FA"/>
    <w:rsid w:val="34C31DC2"/>
    <w:rsid w:val="34C4DBED"/>
    <w:rsid w:val="34C7596C"/>
    <w:rsid w:val="34C8C2CA"/>
    <w:rsid w:val="34C90EB3"/>
    <w:rsid w:val="34C9B301"/>
    <w:rsid w:val="34CAF346"/>
    <w:rsid w:val="34CB1C0B"/>
    <w:rsid w:val="34CB645C"/>
    <w:rsid w:val="34CBDCE3"/>
    <w:rsid w:val="34CD3799"/>
    <w:rsid w:val="34CD9098"/>
    <w:rsid w:val="34CE9BF8"/>
    <w:rsid w:val="34CEE191"/>
    <w:rsid w:val="34CEF3F0"/>
    <w:rsid w:val="34CEFC64"/>
    <w:rsid w:val="34CF10F5"/>
    <w:rsid w:val="34D072ED"/>
    <w:rsid w:val="34D497B3"/>
    <w:rsid w:val="34D533D6"/>
    <w:rsid w:val="34D5F549"/>
    <w:rsid w:val="34D94CA4"/>
    <w:rsid w:val="34D9C4EE"/>
    <w:rsid w:val="34DB059F"/>
    <w:rsid w:val="34DD7491"/>
    <w:rsid w:val="34DEA24E"/>
    <w:rsid w:val="34DECAB8"/>
    <w:rsid w:val="34E16840"/>
    <w:rsid w:val="34E2A168"/>
    <w:rsid w:val="34E42DAC"/>
    <w:rsid w:val="34E48E74"/>
    <w:rsid w:val="34E70491"/>
    <w:rsid w:val="34E70A4F"/>
    <w:rsid w:val="34E70FB8"/>
    <w:rsid w:val="34E7FDB6"/>
    <w:rsid w:val="34EA498C"/>
    <w:rsid w:val="34EA551F"/>
    <w:rsid w:val="34EAF5BC"/>
    <w:rsid w:val="34ED8D65"/>
    <w:rsid w:val="34F0E2BA"/>
    <w:rsid w:val="34F50608"/>
    <w:rsid w:val="34F52F96"/>
    <w:rsid w:val="34F590E2"/>
    <w:rsid w:val="34F62399"/>
    <w:rsid w:val="34F678E0"/>
    <w:rsid w:val="34F69901"/>
    <w:rsid w:val="34F71E8D"/>
    <w:rsid w:val="34F75127"/>
    <w:rsid w:val="34F7658F"/>
    <w:rsid w:val="34F892AD"/>
    <w:rsid w:val="34F8980D"/>
    <w:rsid w:val="34F91B80"/>
    <w:rsid w:val="34FA7CE4"/>
    <w:rsid w:val="34FE7E1C"/>
    <w:rsid w:val="34FF9FAA"/>
    <w:rsid w:val="34FFDED4"/>
    <w:rsid w:val="350033DB"/>
    <w:rsid w:val="35021E41"/>
    <w:rsid w:val="3502D50C"/>
    <w:rsid w:val="35038571"/>
    <w:rsid w:val="35043054"/>
    <w:rsid w:val="3504ADE0"/>
    <w:rsid w:val="350544C1"/>
    <w:rsid w:val="3506ABAE"/>
    <w:rsid w:val="350B4F30"/>
    <w:rsid w:val="350CC54B"/>
    <w:rsid w:val="350D1572"/>
    <w:rsid w:val="350D7C94"/>
    <w:rsid w:val="350D9859"/>
    <w:rsid w:val="350F8C47"/>
    <w:rsid w:val="350FB84A"/>
    <w:rsid w:val="351047B7"/>
    <w:rsid w:val="3510E144"/>
    <w:rsid w:val="3510F3A0"/>
    <w:rsid w:val="3513E954"/>
    <w:rsid w:val="3514F231"/>
    <w:rsid w:val="35162753"/>
    <w:rsid w:val="3519C43D"/>
    <w:rsid w:val="351A348F"/>
    <w:rsid w:val="351AB89F"/>
    <w:rsid w:val="351C96C2"/>
    <w:rsid w:val="351FA7C3"/>
    <w:rsid w:val="352000C9"/>
    <w:rsid w:val="352194DA"/>
    <w:rsid w:val="352452FD"/>
    <w:rsid w:val="3524838C"/>
    <w:rsid w:val="3524D9E0"/>
    <w:rsid w:val="35250D8F"/>
    <w:rsid w:val="352C26D2"/>
    <w:rsid w:val="352CA270"/>
    <w:rsid w:val="352E65ED"/>
    <w:rsid w:val="352ECC82"/>
    <w:rsid w:val="352EF6C7"/>
    <w:rsid w:val="352F2195"/>
    <w:rsid w:val="352F8D41"/>
    <w:rsid w:val="35301C74"/>
    <w:rsid w:val="35318DD0"/>
    <w:rsid w:val="35326D5D"/>
    <w:rsid w:val="35337FC4"/>
    <w:rsid w:val="3534ECBD"/>
    <w:rsid w:val="353AE7B3"/>
    <w:rsid w:val="353C89E4"/>
    <w:rsid w:val="353DD91B"/>
    <w:rsid w:val="353E7581"/>
    <w:rsid w:val="353FF32F"/>
    <w:rsid w:val="35401F41"/>
    <w:rsid w:val="3541D9EE"/>
    <w:rsid w:val="35431499"/>
    <w:rsid w:val="35439456"/>
    <w:rsid w:val="354AFF38"/>
    <w:rsid w:val="354B27B2"/>
    <w:rsid w:val="354C8CD1"/>
    <w:rsid w:val="354CC624"/>
    <w:rsid w:val="354ED6F2"/>
    <w:rsid w:val="354F7409"/>
    <w:rsid w:val="3550C53D"/>
    <w:rsid w:val="35518278"/>
    <w:rsid w:val="355324B6"/>
    <w:rsid w:val="3556E7B2"/>
    <w:rsid w:val="3557959E"/>
    <w:rsid w:val="355A9616"/>
    <w:rsid w:val="355AAB55"/>
    <w:rsid w:val="355ADB35"/>
    <w:rsid w:val="355AF5DE"/>
    <w:rsid w:val="355B7089"/>
    <w:rsid w:val="355E9367"/>
    <w:rsid w:val="356135E3"/>
    <w:rsid w:val="35627192"/>
    <w:rsid w:val="3564886E"/>
    <w:rsid w:val="3564B80D"/>
    <w:rsid w:val="35657B09"/>
    <w:rsid w:val="35665AAD"/>
    <w:rsid w:val="35668E34"/>
    <w:rsid w:val="356721EC"/>
    <w:rsid w:val="35686E65"/>
    <w:rsid w:val="356B56D4"/>
    <w:rsid w:val="356DA948"/>
    <w:rsid w:val="356E7CA4"/>
    <w:rsid w:val="356E9AA5"/>
    <w:rsid w:val="356F0CE0"/>
    <w:rsid w:val="357202F2"/>
    <w:rsid w:val="35736920"/>
    <w:rsid w:val="3575E603"/>
    <w:rsid w:val="35777EBD"/>
    <w:rsid w:val="3579A1EC"/>
    <w:rsid w:val="3579E8BE"/>
    <w:rsid w:val="357A963E"/>
    <w:rsid w:val="357E5D22"/>
    <w:rsid w:val="357F35E9"/>
    <w:rsid w:val="358007C8"/>
    <w:rsid w:val="35829225"/>
    <w:rsid w:val="35837801"/>
    <w:rsid w:val="35862D1E"/>
    <w:rsid w:val="3588BF20"/>
    <w:rsid w:val="35890D27"/>
    <w:rsid w:val="3589FC49"/>
    <w:rsid w:val="358A25BB"/>
    <w:rsid w:val="358D50E6"/>
    <w:rsid w:val="358ECA5F"/>
    <w:rsid w:val="358EE0FC"/>
    <w:rsid w:val="35903D7C"/>
    <w:rsid w:val="35908245"/>
    <w:rsid w:val="35923547"/>
    <w:rsid w:val="35938D29"/>
    <w:rsid w:val="3595F3A4"/>
    <w:rsid w:val="359610E9"/>
    <w:rsid w:val="359987C5"/>
    <w:rsid w:val="3599E675"/>
    <w:rsid w:val="359C9763"/>
    <w:rsid w:val="359CB27D"/>
    <w:rsid w:val="359E3231"/>
    <w:rsid w:val="359EA446"/>
    <w:rsid w:val="35A3DC4C"/>
    <w:rsid w:val="35A50A53"/>
    <w:rsid w:val="35A618EA"/>
    <w:rsid w:val="35A704A7"/>
    <w:rsid w:val="35A80558"/>
    <w:rsid w:val="35A820C7"/>
    <w:rsid w:val="35A9D0B5"/>
    <w:rsid w:val="35A9D2CA"/>
    <w:rsid w:val="35AAD236"/>
    <w:rsid w:val="35ABA35B"/>
    <w:rsid w:val="35ABE1E0"/>
    <w:rsid w:val="35AC8CC5"/>
    <w:rsid w:val="35B0AD3D"/>
    <w:rsid w:val="35B18166"/>
    <w:rsid w:val="35B1E7F4"/>
    <w:rsid w:val="35B61984"/>
    <w:rsid w:val="35B7C193"/>
    <w:rsid w:val="35B984EA"/>
    <w:rsid w:val="35BA7E76"/>
    <w:rsid w:val="35BA89D9"/>
    <w:rsid w:val="35BC15DC"/>
    <w:rsid w:val="35BC33E5"/>
    <w:rsid w:val="35BC9EE2"/>
    <w:rsid w:val="35C032D8"/>
    <w:rsid w:val="35C11B2A"/>
    <w:rsid w:val="35C16301"/>
    <w:rsid w:val="35C24554"/>
    <w:rsid w:val="35C27C90"/>
    <w:rsid w:val="35C30B5F"/>
    <w:rsid w:val="35C5F818"/>
    <w:rsid w:val="35C6C528"/>
    <w:rsid w:val="35C6C798"/>
    <w:rsid w:val="35C81932"/>
    <w:rsid w:val="35CAF9A9"/>
    <w:rsid w:val="35CB4BF7"/>
    <w:rsid w:val="35CD9FC0"/>
    <w:rsid w:val="35D2D49A"/>
    <w:rsid w:val="35D43D8F"/>
    <w:rsid w:val="35D6FAA3"/>
    <w:rsid w:val="35D73D0F"/>
    <w:rsid w:val="35D92C9F"/>
    <w:rsid w:val="35DBBEDB"/>
    <w:rsid w:val="35DD48C9"/>
    <w:rsid w:val="35DD8EBB"/>
    <w:rsid w:val="35DF0051"/>
    <w:rsid w:val="35DF8EF9"/>
    <w:rsid w:val="35E059E6"/>
    <w:rsid w:val="35E06067"/>
    <w:rsid w:val="35E0CF1C"/>
    <w:rsid w:val="35E29B27"/>
    <w:rsid w:val="35E29CAC"/>
    <w:rsid w:val="35E42EF2"/>
    <w:rsid w:val="35E4B533"/>
    <w:rsid w:val="35E642DE"/>
    <w:rsid w:val="35E7A9A7"/>
    <w:rsid w:val="35E7D6D6"/>
    <w:rsid w:val="35E86F03"/>
    <w:rsid w:val="35E8FD31"/>
    <w:rsid w:val="35E909DF"/>
    <w:rsid w:val="35E925D3"/>
    <w:rsid w:val="35E998B7"/>
    <w:rsid w:val="35E9AA82"/>
    <w:rsid w:val="35EA003A"/>
    <w:rsid w:val="35EAC27A"/>
    <w:rsid w:val="35EAE4EC"/>
    <w:rsid w:val="35EC646B"/>
    <w:rsid w:val="35ECE28B"/>
    <w:rsid w:val="35ED42A8"/>
    <w:rsid w:val="35EE0D96"/>
    <w:rsid w:val="35EEAEFD"/>
    <w:rsid w:val="35F34715"/>
    <w:rsid w:val="35F4E748"/>
    <w:rsid w:val="35F5E96D"/>
    <w:rsid w:val="35F5EF87"/>
    <w:rsid w:val="35F6A035"/>
    <w:rsid w:val="35F7A59E"/>
    <w:rsid w:val="35F7C22C"/>
    <w:rsid w:val="35F803CC"/>
    <w:rsid w:val="35F85462"/>
    <w:rsid w:val="35F8CE27"/>
    <w:rsid w:val="35F9F142"/>
    <w:rsid w:val="35FA3D3E"/>
    <w:rsid w:val="35FA9ADF"/>
    <w:rsid w:val="35FC3AC5"/>
    <w:rsid w:val="35FDD328"/>
    <w:rsid w:val="35FDE9E5"/>
    <w:rsid w:val="35FE3BB6"/>
    <w:rsid w:val="35FE6D4E"/>
    <w:rsid w:val="36007858"/>
    <w:rsid w:val="3603A152"/>
    <w:rsid w:val="3603DA95"/>
    <w:rsid w:val="3604D60A"/>
    <w:rsid w:val="3605DCCF"/>
    <w:rsid w:val="360804EC"/>
    <w:rsid w:val="3608B9FC"/>
    <w:rsid w:val="360A06E0"/>
    <w:rsid w:val="360AD7EB"/>
    <w:rsid w:val="360B11E7"/>
    <w:rsid w:val="360DD0CD"/>
    <w:rsid w:val="360EB4C0"/>
    <w:rsid w:val="360ECC4B"/>
    <w:rsid w:val="360F7C38"/>
    <w:rsid w:val="3610B652"/>
    <w:rsid w:val="3610C5CF"/>
    <w:rsid w:val="3611A40D"/>
    <w:rsid w:val="3612789D"/>
    <w:rsid w:val="3613FB72"/>
    <w:rsid w:val="36141849"/>
    <w:rsid w:val="36154EB4"/>
    <w:rsid w:val="36178781"/>
    <w:rsid w:val="36179AAA"/>
    <w:rsid w:val="3617FE41"/>
    <w:rsid w:val="36194E79"/>
    <w:rsid w:val="361A8638"/>
    <w:rsid w:val="361CE2C5"/>
    <w:rsid w:val="361D9E30"/>
    <w:rsid w:val="361F5B7B"/>
    <w:rsid w:val="361FB1C2"/>
    <w:rsid w:val="36210C69"/>
    <w:rsid w:val="36210CCD"/>
    <w:rsid w:val="3622BE16"/>
    <w:rsid w:val="36233CF9"/>
    <w:rsid w:val="36236375"/>
    <w:rsid w:val="3623E38F"/>
    <w:rsid w:val="362415B0"/>
    <w:rsid w:val="36250806"/>
    <w:rsid w:val="362609B4"/>
    <w:rsid w:val="3626EC09"/>
    <w:rsid w:val="36271767"/>
    <w:rsid w:val="362766D2"/>
    <w:rsid w:val="36287A4B"/>
    <w:rsid w:val="3629CE03"/>
    <w:rsid w:val="362A111C"/>
    <w:rsid w:val="362A338D"/>
    <w:rsid w:val="362CB68F"/>
    <w:rsid w:val="362D998A"/>
    <w:rsid w:val="362E2A56"/>
    <w:rsid w:val="362E57A8"/>
    <w:rsid w:val="363043B4"/>
    <w:rsid w:val="3630F4BC"/>
    <w:rsid w:val="36330547"/>
    <w:rsid w:val="3636311C"/>
    <w:rsid w:val="36363763"/>
    <w:rsid w:val="3638A706"/>
    <w:rsid w:val="363AA292"/>
    <w:rsid w:val="363B1AED"/>
    <w:rsid w:val="363B5453"/>
    <w:rsid w:val="363CA732"/>
    <w:rsid w:val="363DCB3F"/>
    <w:rsid w:val="363F68AD"/>
    <w:rsid w:val="363F81A2"/>
    <w:rsid w:val="3641C528"/>
    <w:rsid w:val="3645EAE8"/>
    <w:rsid w:val="3646B56D"/>
    <w:rsid w:val="36477638"/>
    <w:rsid w:val="3648FC4A"/>
    <w:rsid w:val="3649C705"/>
    <w:rsid w:val="364C4F16"/>
    <w:rsid w:val="364DFCF8"/>
    <w:rsid w:val="364E17A1"/>
    <w:rsid w:val="3650A686"/>
    <w:rsid w:val="365107DC"/>
    <w:rsid w:val="36553B73"/>
    <w:rsid w:val="365541C2"/>
    <w:rsid w:val="365865E1"/>
    <w:rsid w:val="365869B6"/>
    <w:rsid w:val="3658F92D"/>
    <w:rsid w:val="36599859"/>
    <w:rsid w:val="365B5010"/>
    <w:rsid w:val="365E8108"/>
    <w:rsid w:val="3661BD81"/>
    <w:rsid w:val="3661D343"/>
    <w:rsid w:val="366348F2"/>
    <w:rsid w:val="366638B8"/>
    <w:rsid w:val="3667D9ED"/>
    <w:rsid w:val="36689EF8"/>
    <w:rsid w:val="366AD9E7"/>
    <w:rsid w:val="366B639D"/>
    <w:rsid w:val="366D902E"/>
    <w:rsid w:val="366DDA76"/>
    <w:rsid w:val="366ECAB9"/>
    <w:rsid w:val="366F0849"/>
    <w:rsid w:val="366F1AF2"/>
    <w:rsid w:val="367092EE"/>
    <w:rsid w:val="3671C84B"/>
    <w:rsid w:val="3673AC4F"/>
    <w:rsid w:val="3673CFBB"/>
    <w:rsid w:val="36747B83"/>
    <w:rsid w:val="36758F15"/>
    <w:rsid w:val="3675C4C0"/>
    <w:rsid w:val="3675FA93"/>
    <w:rsid w:val="367659D7"/>
    <w:rsid w:val="367860EC"/>
    <w:rsid w:val="3678F595"/>
    <w:rsid w:val="3679D9F7"/>
    <w:rsid w:val="367A1648"/>
    <w:rsid w:val="367A5ACE"/>
    <w:rsid w:val="367A63BF"/>
    <w:rsid w:val="367A76BE"/>
    <w:rsid w:val="367AB5D1"/>
    <w:rsid w:val="367ADB42"/>
    <w:rsid w:val="367DFF50"/>
    <w:rsid w:val="367E6C73"/>
    <w:rsid w:val="367F2D9C"/>
    <w:rsid w:val="367FD7F8"/>
    <w:rsid w:val="368048A5"/>
    <w:rsid w:val="36809AC6"/>
    <w:rsid w:val="36815871"/>
    <w:rsid w:val="36818B7C"/>
    <w:rsid w:val="3681C04D"/>
    <w:rsid w:val="3681F4BF"/>
    <w:rsid w:val="3682DEAE"/>
    <w:rsid w:val="36857B45"/>
    <w:rsid w:val="3685CFFD"/>
    <w:rsid w:val="3686A74B"/>
    <w:rsid w:val="3686DA78"/>
    <w:rsid w:val="3689C631"/>
    <w:rsid w:val="368A0EE3"/>
    <w:rsid w:val="368A58C8"/>
    <w:rsid w:val="368AB031"/>
    <w:rsid w:val="368AF306"/>
    <w:rsid w:val="368B2C13"/>
    <w:rsid w:val="368D6FA3"/>
    <w:rsid w:val="368E9309"/>
    <w:rsid w:val="368F2BE9"/>
    <w:rsid w:val="36901947"/>
    <w:rsid w:val="36906CF1"/>
    <w:rsid w:val="3690CED1"/>
    <w:rsid w:val="3691AE05"/>
    <w:rsid w:val="3694EB36"/>
    <w:rsid w:val="369648A1"/>
    <w:rsid w:val="36979F3E"/>
    <w:rsid w:val="3698316C"/>
    <w:rsid w:val="36985DAF"/>
    <w:rsid w:val="369A254A"/>
    <w:rsid w:val="369B7AC5"/>
    <w:rsid w:val="369C4ECC"/>
    <w:rsid w:val="369C7FEA"/>
    <w:rsid w:val="369D8478"/>
    <w:rsid w:val="369F1BBB"/>
    <w:rsid w:val="36A146AB"/>
    <w:rsid w:val="36A2B242"/>
    <w:rsid w:val="36A2B6F8"/>
    <w:rsid w:val="36A32C06"/>
    <w:rsid w:val="36A3B2FE"/>
    <w:rsid w:val="36A52896"/>
    <w:rsid w:val="36A54B0C"/>
    <w:rsid w:val="36A6D2E9"/>
    <w:rsid w:val="36A72FEE"/>
    <w:rsid w:val="36A82140"/>
    <w:rsid w:val="36A8DC84"/>
    <w:rsid w:val="36A9CC89"/>
    <w:rsid w:val="36AB88E9"/>
    <w:rsid w:val="36AC7031"/>
    <w:rsid w:val="36ACC32F"/>
    <w:rsid w:val="36AD9E9B"/>
    <w:rsid w:val="36ADD2D0"/>
    <w:rsid w:val="36ADD4A6"/>
    <w:rsid w:val="36AE8CE0"/>
    <w:rsid w:val="36B13140"/>
    <w:rsid w:val="36B202C2"/>
    <w:rsid w:val="36B2D0FC"/>
    <w:rsid w:val="36B2F0C8"/>
    <w:rsid w:val="36B618D3"/>
    <w:rsid w:val="36B6CFCC"/>
    <w:rsid w:val="36B7A8C1"/>
    <w:rsid w:val="36BA220A"/>
    <w:rsid w:val="36BAAA13"/>
    <w:rsid w:val="36BC8150"/>
    <w:rsid w:val="36BCDA42"/>
    <w:rsid w:val="36BCF75F"/>
    <w:rsid w:val="36BE672A"/>
    <w:rsid w:val="36C0CA6B"/>
    <w:rsid w:val="36C1FCCA"/>
    <w:rsid w:val="36C2C82A"/>
    <w:rsid w:val="36C414CE"/>
    <w:rsid w:val="36C461C2"/>
    <w:rsid w:val="36C650CD"/>
    <w:rsid w:val="36C6871E"/>
    <w:rsid w:val="36C6F548"/>
    <w:rsid w:val="36C76AD6"/>
    <w:rsid w:val="36C9A26C"/>
    <w:rsid w:val="36CC01F2"/>
    <w:rsid w:val="36CD1DAC"/>
    <w:rsid w:val="36D544F2"/>
    <w:rsid w:val="36D55C0B"/>
    <w:rsid w:val="36D639D0"/>
    <w:rsid w:val="36D69018"/>
    <w:rsid w:val="36DAC298"/>
    <w:rsid w:val="36DD2722"/>
    <w:rsid w:val="36DF8322"/>
    <w:rsid w:val="36E023AA"/>
    <w:rsid w:val="36E11CBF"/>
    <w:rsid w:val="36E219B8"/>
    <w:rsid w:val="36E2DBC4"/>
    <w:rsid w:val="36E40DFA"/>
    <w:rsid w:val="36E61116"/>
    <w:rsid w:val="36E66B79"/>
    <w:rsid w:val="36E8044D"/>
    <w:rsid w:val="36E85BB4"/>
    <w:rsid w:val="36E9E3BE"/>
    <w:rsid w:val="36EE29D6"/>
    <w:rsid w:val="36F36E32"/>
    <w:rsid w:val="36F5FD03"/>
    <w:rsid w:val="36F863D0"/>
    <w:rsid w:val="36F8C124"/>
    <w:rsid w:val="36F94E8F"/>
    <w:rsid w:val="36F99AE2"/>
    <w:rsid w:val="36FB4997"/>
    <w:rsid w:val="36FD1DE0"/>
    <w:rsid w:val="36FE67F4"/>
    <w:rsid w:val="3701C0BF"/>
    <w:rsid w:val="3703329B"/>
    <w:rsid w:val="3703AFF0"/>
    <w:rsid w:val="370723C7"/>
    <w:rsid w:val="3707DBAB"/>
    <w:rsid w:val="370882AB"/>
    <w:rsid w:val="370B2556"/>
    <w:rsid w:val="3710A5B0"/>
    <w:rsid w:val="37119DFF"/>
    <w:rsid w:val="3711DFF1"/>
    <w:rsid w:val="3712C466"/>
    <w:rsid w:val="3714ED66"/>
    <w:rsid w:val="37158827"/>
    <w:rsid w:val="3717D30D"/>
    <w:rsid w:val="3717F8FA"/>
    <w:rsid w:val="37197475"/>
    <w:rsid w:val="371AB568"/>
    <w:rsid w:val="371BC70B"/>
    <w:rsid w:val="371C4D7A"/>
    <w:rsid w:val="371C56DB"/>
    <w:rsid w:val="371C85F4"/>
    <w:rsid w:val="371D4AB6"/>
    <w:rsid w:val="371E0299"/>
    <w:rsid w:val="371ECFCF"/>
    <w:rsid w:val="371F422E"/>
    <w:rsid w:val="371F5353"/>
    <w:rsid w:val="3720F145"/>
    <w:rsid w:val="372160FD"/>
    <w:rsid w:val="372397D4"/>
    <w:rsid w:val="372449EE"/>
    <w:rsid w:val="372539C1"/>
    <w:rsid w:val="372556FE"/>
    <w:rsid w:val="3725C550"/>
    <w:rsid w:val="372701BB"/>
    <w:rsid w:val="3727A5D8"/>
    <w:rsid w:val="372A9C7C"/>
    <w:rsid w:val="372B3A1B"/>
    <w:rsid w:val="372D9C2C"/>
    <w:rsid w:val="372E3B6E"/>
    <w:rsid w:val="372FA074"/>
    <w:rsid w:val="37300F6F"/>
    <w:rsid w:val="37302032"/>
    <w:rsid w:val="3730DDEF"/>
    <w:rsid w:val="3733FE76"/>
    <w:rsid w:val="37357B34"/>
    <w:rsid w:val="3735BF3D"/>
    <w:rsid w:val="373699C3"/>
    <w:rsid w:val="373759F3"/>
    <w:rsid w:val="3737769D"/>
    <w:rsid w:val="37382847"/>
    <w:rsid w:val="3738812E"/>
    <w:rsid w:val="3739BA86"/>
    <w:rsid w:val="373A35A5"/>
    <w:rsid w:val="373B9F8F"/>
    <w:rsid w:val="373E6CD3"/>
    <w:rsid w:val="373F8E90"/>
    <w:rsid w:val="373FFFDD"/>
    <w:rsid w:val="3742A302"/>
    <w:rsid w:val="37434FD2"/>
    <w:rsid w:val="3744E829"/>
    <w:rsid w:val="37452035"/>
    <w:rsid w:val="3749F98C"/>
    <w:rsid w:val="374A1A7E"/>
    <w:rsid w:val="374A94DE"/>
    <w:rsid w:val="374C2912"/>
    <w:rsid w:val="374DD64C"/>
    <w:rsid w:val="374E0251"/>
    <w:rsid w:val="374E8ADC"/>
    <w:rsid w:val="374ED6DA"/>
    <w:rsid w:val="374FF997"/>
    <w:rsid w:val="375348A6"/>
    <w:rsid w:val="3756C33F"/>
    <w:rsid w:val="37570540"/>
    <w:rsid w:val="375AA55D"/>
    <w:rsid w:val="375B9ACC"/>
    <w:rsid w:val="375BDE67"/>
    <w:rsid w:val="375C2269"/>
    <w:rsid w:val="375CE4AC"/>
    <w:rsid w:val="375E4612"/>
    <w:rsid w:val="375E6926"/>
    <w:rsid w:val="375E9760"/>
    <w:rsid w:val="375ECAC3"/>
    <w:rsid w:val="37603745"/>
    <w:rsid w:val="37605D43"/>
    <w:rsid w:val="3761381F"/>
    <w:rsid w:val="3761B2D6"/>
    <w:rsid w:val="3761DAAC"/>
    <w:rsid w:val="37630875"/>
    <w:rsid w:val="3764D141"/>
    <w:rsid w:val="37654A88"/>
    <w:rsid w:val="37669BC8"/>
    <w:rsid w:val="3767E361"/>
    <w:rsid w:val="37684F6A"/>
    <w:rsid w:val="37689D0D"/>
    <w:rsid w:val="37698631"/>
    <w:rsid w:val="376B5AAE"/>
    <w:rsid w:val="376DAB4F"/>
    <w:rsid w:val="376DE372"/>
    <w:rsid w:val="376FAC1B"/>
    <w:rsid w:val="377064A5"/>
    <w:rsid w:val="37717EE2"/>
    <w:rsid w:val="3771D111"/>
    <w:rsid w:val="37736716"/>
    <w:rsid w:val="37739075"/>
    <w:rsid w:val="3773C7DF"/>
    <w:rsid w:val="37755E58"/>
    <w:rsid w:val="377578E0"/>
    <w:rsid w:val="377684F3"/>
    <w:rsid w:val="3777B5BF"/>
    <w:rsid w:val="37783863"/>
    <w:rsid w:val="3778E600"/>
    <w:rsid w:val="37798641"/>
    <w:rsid w:val="377BBF1E"/>
    <w:rsid w:val="377CDE06"/>
    <w:rsid w:val="377D9150"/>
    <w:rsid w:val="3784272C"/>
    <w:rsid w:val="3784B9F6"/>
    <w:rsid w:val="37890781"/>
    <w:rsid w:val="378BF942"/>
    <w:rsid w:val="378EDC26"/>
    <w:rsid w:val="3790D736"/>
    <w:rsid w:val="3790F836"/>
    <w:rsid w:val="379145C4"/>
    <w:rsid w:val="3795ADE0"/>
    <w:rsid w:val="379934DA"/>
    <w:rsid w:val="37998417"/>
    <w:rsid w:val="3799A96C"/>
    <w:rsid w:val="3799C703"/>
    <w:rsid w:val="379AD107"/>
    <w:rsid w:val="379BB1D9"/>
    <w:rsid w:val="379D5B32"/>
    <w:rsid w:val="379E21AC"/>
    <w:rsid w:val="379EA990"/>
    <w:rsid w:val="379FABA7"/>
    <w:rsid w:val="37A1741F"/>
    <w:rsid w:val="37A198FC"/>
    <w:rsid w:val="37A25B51"/>
    <w:rsid w:val="37A355A2"/>
    <w:rsid w:val="37A38E99"/>
    <w:rsid w:val="37A3CA02"/>
    <w:rsid w:val="37A79789"/>
    <w:rsid w:val="37A7DB76"/>
    <w:rsid w:val="37A7F079"/>
    <w:rsid w:val="37AA0E0C"/>
    <w:rsid w:val="37AB6711"/>
    <w:rsid w:val="37ACC020"/>
    <w:rsid w:val="37B0BF5E"/>
    <w:rsid w:val="37B25720"/>
    <w:rsid w:val="37B37D41"/>
    <w:rsid w:val="37B3DFDF"/>
    <w:rsid w:val="37B44A70"/>
    <w:rsid w:val="37B58C5A"/>
    <w:rsid w:val="37B637CB"/>
    <w:rsid w:val="37B6C961"/>
    <w:rsid w:val="37B70B45"/>
    <w:rsid w:val="37B7AB17"/>
    <w:rsid w:val="37B84553"/>
    <w:rsid w:val="37BA5212"/>
    <w:rsid w:val="37BA63E7"/>
    <w:rsid w:val="37BB23CA"/>
    <w:rsid w:val="37BB64DF"/>
    <w:rsid w:val="37BC73C3"/>
    <w:rsid w:val="37BCF8ED"/>
    <w:rsid w:val="37BE59C7"/>
    <w:rsid w:val="37C03495"/>
    <w:rsid w:val="37C08765"/>
    <w:rsid w:val="37C17364"/>
    <w:rsid w:val="37C4D128"/>
    <w:rsid w:val="37C5D7DD"/>
    <w:rsid w:val="37C5F6F1"/>
    <w:rsid w:val="37C7DC28"/>
    <w:rsid w:val="37CA20B5"/>
    <w:rsid w:val="37CA583D"/>
    <w:rsid w:val="37CB40E0"/>
    <w:rsid w:val="37CC8581"/>
    <w:rsid w:val="37CDBEE4"/>
    <w:rsid w:val="37D0AE1D"/>
    <w:rsid w:val="37D1C496"/>
    <w:rsid w:val="37D3E0EE"/>
    <w:rsid w:val="37D62801"/>
    <w:rsid w:val="37DA7F84"/>
    <w:rsid w:val="37DACCA7"/>
    <w:rsid w:val="37DC3A1B"/>
    <w:rsid w:val="37DD3795"/>
    <w:rsid w:val="37DD379F"/>
    <w:rsid w:val="37DDCE31"/>
    <w:rsid w:val="37DE8834"/>
    <w:rsid w:val="37E3A252"/>
    <w:rsid w:val="37E43BF3"/>
    <w:rsid w:val="37E4A362"/>
    <w:rsid w:val="37E7FC5F"/>
    <w:rsid w:val="37EA6390"/>
    <w:rsid w:val="37ECA882"/>
    <w:rsid w:val="37ED0090"/>
    <w:rsid w:val="37EDE015"/>
    <w:rsid w:val="37EE8B91"/>
    <w:rsid w:val="37EF3D6F"/>
    <w:rsid w:val="37F08E4C"/>
    <w:rsid w:val="37F15E43"/>
    <w:rsid w:val="37F1B278"/>
    <w:rsid w:val="37F1E1BA"/>
    <w:rsid w:val="37F245E0"/>
    <w:rsid w:val="37F43155"/>
    <w:rsid w:val="37F530F7"/>
    <w:rsid w:val="37F563F6"/>
    <w:rsid w:val="37F5CD9A"/>
    <w:rsid w:val="37F67756"/>
    <w:rsid w:val="37F88CF1"/>
    <w:rsid w:val="37FAA2C4"/>
    <w:rsid w:val="37FE0681"/>
    <w:rsid w:val="38044DE6"/>
    <w:rsid w:val="3805F24A"/>
    <w:rsid w:val="38060891"/>
    <w:rsid w:val="380A02D8"/>
    <w:rsid w:val="380BDEEF"/>
    <w:rsid w:val="380C8439"/>
    <w:rsid w:val="380C8B15"/>
    <w:rsid w:val="380CA370"/>
    <w:rsid w:val="380D479E"/>
    <w:rsid w:val="380DDC8A"/>
    <w:rsid w:val="3810EF7D"/>
    <w:rsid w:val="381123C7"/>
    <w:rsid w:val="38114279"/>
    <w:rsid w:val="3811D12C"/>
    <w:rsid w:val="38135401"/>
    <w:rsid w:val="3813DDC5"/>
    <w:rsid w:val="3813EFF5"/>
    <w:rsid w:val="381492EF"/>
    <w:rsid w:val="381669C7"/>
    <w:rsid w:val="381672FF"/>
    <w:rsid w:val="381B9925"/>
    <w:rsid w:val="381BF7F0"/>
    <w:rsid w:val="381E2CE0"/>
    <w:rsid w:val="381E8C78"/>
    <w:rsid w:val="381EC22D"/>
    <w:rsid w:val="3820FAB8"/>
    <w:rsid w:val="3822D3CB"/>
    <w:rsid w:val="38234FA6"/>
    <w:rsid w:val="38243441"/>
    <w:rsid w:val="38258B79"/>
    <w:rsid w:val="382641AC"/>
    <w:rsid w:val="38275665"/>
    <w:rsid w:val="3829A598"/>
    <w:rsid w:val="382B4170"/>
    <w:rsid w:val="382B91B4"/>
    <w:rsid w:val="382C5939"/>
    <w:rsid w:val="382CA07D"/>
    <w:rsid w:val="38300D0D"/>
    <w:rsid w:val="383046CB"/>
    <w:rsid w:val="3833E458"/>
    <w:rsid w:val="383713D1"/>
    <w:rsid w:val="38377C2A"/>
    <w:rsid w:val="3839CF7C"/>
    <w:rsid w:val="383AC677"/>
    <w:rsid w:val="383B23EC"/>
    <w:rsid w:val="383E7F40"/>
    <w:rsid w:val="38404788"/>
    <w:rsid w:val="384079AF"/>
    <w:rsid w:val="3840A49C"/>
    <w:rsid w:val="38418F09"/>
    <w:rsid w:val="38424757"/>
    <w:rsid w:val="38424A3E"/>
    <w:rsid w:val="38443828"/>
    <w:rsid w:val="38467F37"/>
    <w:rsid w:val="38497815"/>
    <w:rsid w:val="384C3972"/>
    <w:rsid w:val="384DAD8C"/>
    <w:rsid w:val="3851CC9C"/>
    <w:rsid w:val="3853851C"/>
    <w:rsid w:val="3853D9E9"/>
    <w:rsid w:val="385551CE"/>
    <w:rsid w:val="3859FC0F"/>
    <w:rsid w:val="385B7E69"/>
    <w:rsid w:val="385B9496"/>
    <w:rsid w:val="385C26FC"/>
    <w:rsid w:val="385C3DD0"/>
    <w:rsid w:val="385CB0B0"/>
    <w:rsid w:val="385ED204"/>
    <w:rsid w:val="3860AD58"/>
    <w:rsid w:val="3861DD40"/>
    <w:rsid w:val="3862CD9B"/>
    <w:rsid w:val="38642EEE"/>
    <w:rsid w:val="3864ABD0"/>
    <w:rsid w:val="3867BE8A"/>
    <w:rsid w:val="38688C54"/>
    <w:rsid w:val="38699B00"/>
    <w:rsid w:val="386BB4B8"/>
    <w:rsid w:val="386DAC5C"/>
    <w:rsid w:val="386E8F6F"/>
    <w:rsid w:val="3870054F"/>
    <w:rsid w:val="387013F0"/>
    <w:rsid w:val="3870BB3D"/>
    <w:rsid w:val="3870D580"/>
    <w:rsid w:val="3872A29F"/>
    <w:rsid w:val="38742E3B"/>
    <w:rsid w:val="3876E078"/>
    <w:rsid w:val="387739C0"/>
    <w:rsid w:val="38788350"/>
    <w:rsid w:val="387AE833"/>
    <w:rsid w:val="387E4CAD"/>
    <w:rsid w:val="388204BC"/>
    <w:rsid w:val="388368AB"/>
    <w:rsid w:val="3883F8CB"/>
    <w:rsid w:val="388403BA"/>
    <w:rsid w:val="38840B85"/>
    <w:rsid w:val="3885B84F"/>
    <w:rsid w:val="3888BA48"/>
    <w:rsid w:val="388971D3"/>
    <w:rsid w:val="3889C7AF"/>
    <w:rsid w:val="388E2E2E"/>
    <w:rsid w:val="388F04D7"/>
    <w:rsid w:val="3890308D"/>
    <w:rsid w:val="3890521A"/>
    <w:rsid w:val="38905D91"/>
    <w:rsid w:val="38912F6A"/>
    <w:rsid w:val="389200D9"/>
    <w:rsid w:val="38939003"/>
    <w:rsid w:val="3894BDD6"/>
    <w:rsid w:val="38958E3D"/>
    <w:rsid w:val="3896878D"/>
    <w:rsid w:val="3896D1E2"/>
    <w:rsid w:val="38984CC6"/>
    <w:rsid w:val="389AD793"/>
    <w:rsid w:val="389D5C55"/>
    <w:rsid w:val="389E95FB"/>
    <w:rsid w:val="389F5DE8"/>
    <w:rsid w:val="38A064A4"/>
    <w:rsid w:val="38A1D2D6"/>
    <w:rsid w:val="38A2D580"/>
    <w:rsid w:val="38A36D42"/>
    <w:rsid w:val="38A4B3FF"/>
    <w:rsid w:val="38A812B2"/>
    <w:rsid w:val="38A87FD9"/>
    <w:rsid w:val="38A8934F"/>
    <w:rsid w:val="38AB4C42"/>
    <w:rsid w:val="38ACA48A"/>
    <w:rsid w:val="38ADD1A2"/>
    <w:rsid w:val="38B15ECF"/>
    <w:rsid w:val="38B16E69"/>
    <w:rsid w:val="38B16EDD"/>
    <w:rsid w:val="38B61A48"/>
    <w:rsid w:val="38B75890"/>
    <w:rsid w:val="38B76648"/>
    <w:rsid w:val="38B7BA79"/>
    <w:rsid w:val="38BA3048"/>
    <w:rsid w:val="38BB3A1B"/>
    <w:rsid w:val="38BBA0F2"/>
    <w:rsid w:val="38BE8F33"/>
    <w:rsid w:val="38BF9873"/>
    <w:rsid w:val="38C03EAB"/>
    <w:rsid w:val="38C04957"/>
    <w:rsid w:val="38C11065"/>
    <w:rsid w:val="38C140E5"/>
    <w:rsid w:val="38C16E1D"/>
    <w:rsid w:val="38C1F51F"/>
    <w:rsid w:val="38C2234F"/>
    <w:rsid w:val="38C23426"/>
    <w:rsid w:val="38C2E309"/>
    <w:rsid w:val="38C3DCF6"/>
    <w:rsid w:val="38C3EF3D"/>
    <w:rsid w:val="38C6FE28"/>
    <w:rsid w:val="38CA1F3D"/>
    <w:rsid w:val="38CA20D5"/>
    <w:rsid w:val="38CA66A5"/>
    <w:rsid w:val="38CA96CD"/>
    <w:rsid w:val="38CC242F"/>
    <w:rsid w:val="38CCFA4B"/>
    <w:rsid w:val="38D04D75"/>
    <w:rsid w:val="38D0646F"/>
    <w:rsid w:val="38D06679"/>
    <w:rsid w:val="38D17E8E"/>
    <w:rsid w:val="38D26387"/>
    <w:rsid w:val="38D3FBAE"/>
    <w:rsid w:val="38D5B96B"/>
    <w:rsid w:val="38D66536"/>
    <w:rsid w:val="38D72F74"/>
    <w:rsid w:val="38D881FD"/>
    <w:rsid w:val="38D95BD8"/>
    <w:rsid w:val="38D98D89"/>
    <w:rsid w:val="38DAEC57"/>
    <w:rsid w:val="38DB0478"/>
    <w:rsid w:val="38DC1DCC"/>
    <w:rsid w:val="38DCBE30"/>
    <w:rsid w:val="38DCDBA6"/>
    <w:rsid w:val="38DD438D"/>
    <w:rsid w:val="38DD935D"/>
    <w:rsid w:val="38DDDB26"/>
    <w:rsid w:val="38E09D79"/>
    <w:rsid w:val="38E1467D"/>
    <w:rsid w:val="38E18A92"/>
    <w:rsid w:val="38E23580"/>
    <w:rsid w:val="38E2938E"/>
    <w:rsid w:val="38E4630C"/>
    <w:rsid w:val="38E4D7CC"/>
    <w:rsid w:val="38E58348"/>
    <w:rsid w:val="38E5B8F0"/>
    <w:rsid w:val="38E63443"/>
    <w:rsid w:val="38E783EF"/>
    <w:rsid w:val="38E80300"/>
    <w:rsid w:val="38E9C923"/>
    <w:rsid w:val="38EB80A0"/>
    <w:rsid w:val="38EC1FFD"/>
    <w:rsid w:val="38EE8B4C"/>
    <w:rsid w:val="38EF1BBC"/>
    <w:rsid w:val="38EF6E2A"/>
    <w:rsid w:val="38F12096"/>
    <w:rsid w:val="38F16C95"/>
    <w:rsid w:val="38F35C3C"/>
    <w:rsid w:val="38F4D113"/>
    <w:rsid w:val="38F4D34E"/>
    <w:rsid w:val="38F5F820"/>
    <w:rsid w:val="38F6C59C"/>
    <w:rsid w:val="38F70D87"/>
    <w:rsid w:val="38F74811"/>
    <w:rsid w:val="38F8F2F3"/>
    <w:rsid w:val="38FA633C"/>
    <w:rsid w:val="38FC2E2E"/>
    <w:rsid w:val="38FDE125"/>
    <w:rsid w:val="38FE60DA"/>
    <w:rsid w:val="38FE6E21"/>
    <w:rsid w:val="38FED55C"/>
    <w:rsid w:val="38FF5016"/>
    <w:rsid w:val="3900264D"/>
    <w:rsid w:val="3900510E"/>
    <w:rsid w:val="39014B0E"/>
    <w:rsid w:val="390264E8"/>
    <w:rsid w:val="3905279F"/>
    <w:rsid w:val="390A1942"/>
    <w:rsid w:val="390A3F1D"/>
    <w:rsid w:val="390B00FD"/>
    <w:rsid w:val="390B7342"/>
    <w:rsid w:val="390B761A"/>
    <w:rsid w:val="390B93A5"/>
    <w:rsid w:val="390D75E2"/>
    <w:rsid w:val="390D9A2F"/>
    <w:rsid w:val="3910A68B"/>
    <w:rsid w:val="39139264"/>
    <w:rsid w:val="39151FD8"/>
    <w:rsid w:val="39165FDC"/>
    <w:rsid w:val="39183974"/>
    <w:rsid w:val="391844D1"/>
    <w:rsid w:val="39194DEE"/>
    <w:rsid w:val="391B0DAC"/>
    <w:rsid w:val="391BAD11"/>
    <w:rsid w:val="39248A6A"/>
    <w:rsid w:val="392517F5"/>
    <w:rsid w:val="39252397"/>
    <w:rsid w:val="39262E06"/>
    <w:rsid w:val="3926F000"/>
    <w:rsid w:val="3929A98F"/>
    <w:rsid w:val="3929C56D"/>
    <w:rsid w:val="392A27E5"/>
    <w:rsid w:val="392B42EC"/>
    <w:rsid w:val="392B5B3F"/>
    <w:rsid w:val="392CFAFF"/>
    <w:rsid w:val="392EE332"/>
    <w:rsid w:val="392F22D4"/>
    <w:rsid w:val="3931021E"/>
    <w:rsid w:val="3932E67B"/>
    <w:rsid w:val="393677CC"/>
    <w:rsid w:val="39391F2B"/>
    <w:rsid w:val="39393BC4"/>
    <w:rsid w:val="393A5CE7"/>
    <w:rsid w:val="393AF6E5"/>
    <w:rsid w:val="393CC8E4"/>
    <w:rsid w:val="393D0D37"/>
    <w:rsid w:val="393E9E43"/>
    <w:rsid w:val="393EE65C"/>
    <w:rsid w:val="39411A13"/>
    <w:rsid w:val="394321FE"/>
    <w:rsid w:val="39449779"/>
    <w:rsid w:val="3944BD6C"/>
    <w:rsid w:val="3947CBB1"/>
    <w:rsid w:val="394825D0"/>
    <w:rsid w:val="3949EDEF"/>
    <w:rsid w:val="394A08B1"/>
    <w:rsid w:val="394AE1DE"/>
    <w:rsid w:val="394CDD96"/>
    <w:rsid w:val="39534F27"/>
    <w:rsid w:val="395686EE"/>
    <w:rsid w:val="395862A7"/>
    <w:rsid w:val="3958AEDC"/>
    <w:rsid w:val="395B0B91"/>
    <w:rsid w:val="395B8B3A"/>
    <w:rsid w:val="395CCEA8"/>
    <w:rsid w:val="395E54FF"/>
    <w:rsid w:val="395EA197"/>
    <w:rsid w:val="395FB121"/>
    <w:rsid w:val="396032CC"/>
    <w:rsid w:val="396136F7"/>
    <w:rsid w:val="39620E47"/>
    <w:rsid w:val="3963B741"/>
    <w:rsid w:val="3963DD5F"/>
    <w:rsid w:val="3966BC06"/>
    <w:rsid w:val="3967120B"/>
    <w:rsid w:val="39674D60"/>
    <w:rsid w:val="396A4471"/>
    <w:rsid w:val="396BBADA"/>
    <w:rsid w:val="396BE791"/>
    <w:rsid w:val="396C9469"/>
    <w:rsid w:val="396D6ED1"/>
    <w:rsid w:val="396EA24C"/>
    <w:rsid w:val="396EC7CD"/>
    <w:rsid w:val="3970D08A"/>
    <w:rsid w:val="397128C6"/>
    <w:rsid w:val="397467D3"/>
    <w:rsid w:val="39780BEB"/>
    <w:rsid w:val="397ABE24"/>
    <w:rsid w:val="397BBD0E"/>
    <w:rsid w:val="397DBC51"/>
    <w:rsid w:val="397DBCFC"/>
    <w:rsid w:val="397DEF1E"/>
    <w:rsid w:val="39807F0D"/>
    <w:rsid w:val="3980892C"/>
    <w:rsid w:val="39818728"/>
    <w:rsid w:val="39831B81"/>
    <w:rsid w:val="39831CE6"/>
    <w:rsid w:val="39844252"/>
    <w:rsid w:val="39853503"/>
    <w:rsid w:val="3987A0C2"/>
    <w:rsid w:val="39885187"/>
    <w:rsid w:val="3988E3C5"/>
    <w:rsid w:val="398C250A"/>
    <w:rsid w:val="398D0DB3"/>
    <w:rsid w:val="398DA801"/>
    <w:rsid w:val="398E850C"/>
    <w:rsid w:val="398ED598"/>
    <w:rsid w:val="398F3A99"/>
    <w:rsid w:val="398F924F"/>
    <w:rsid w:val="3990AEFA"/>
    <w:rsid w:val="3998D588"/>
    <w:rsid w:val="39998C07"/>
    <w:rsid w:val="3999ED41"/>
    <w:rsid w:val="399A2634"/>
    <w:rsid w:val="399AA45D"/>
    <w:rsid w:val="399B2A9F"/>
    <w:rsid w:val="399D0CA2"/>
    <w:rsid w:val="399D0D4F"/>
    <w:rsid w:val="399D666E"/>
    <w:rsid w:val="399FDB38"/>
    <w:rsid w:val="39A206C6"/>
    <w:rsid w:val="39A32443"/>
    <w:rsid w:val="39A32A94"/>
    <w:rsid w:val="39A4051E"/>
    <w:rsid w:val="39A4994F"/>
    <w:rsid w:val="39A50AB8"/>
    <w:rsid w:val="39A55626"/>
    <w:rsid w:val="39A78781"/>
    <w:rsid w:val="39AA3854"/>
    <w:rsid w:val="39AB8E5F"/>
    <w:rsid w:val="39AC39C8"/>
    <w:rsid w:val="39AC701A"/>
    <w:rsid w:val="39AC7F06"/>
    <w:rsid w:val="39AD1ACF"/>
    <w:rsid w:val="39AD58B1"/>
    <w:rsid w:val="39B04A15"/>
    <w:rsid w:val="39B21B93"/>
    <w:rsid w:val="39B47C16"/>
    <w:rsid w:val="39B48261"/>
    <w:rsid w:val="39B48318"/>
    <w:rsid w:val="39B6AF33"/>
    <w:rsid w:val="39B996ED"/>
    <w:rsid w:val="39BB5DE7"/>
    <w:rsid w:val="39BEBF67"/>
    <w:rsid w:val="39BED6B2"/>
    <w:rsid w:val="39BF56BA"/>
    <w:rsid w:val="39BFBC7E"/>
    <w:rsid w:val="39C11486"/>
    <w:rsid w:val="39C2EF63"/>
    <w:rsid w:val="39C34741"/>
    <w:rsid w:val="39C4A5E4"/>
    <w:rsid w:val="39C4C64B"/>
    <w:rsid w:val="39C5771F"/>
    <w:rsid w:val="39C5E90B"/>
    <w:rsid w:val="39C6935B"/>
    <w:rsid w:val="39C74A52"/>
    <w:rsid w:val="39C87865"/>
    <w:rsid w:val="39C8EA11"/>
    <w:rsid w:val="39CAB175"/>
    <w:rsid w:val="39CAC51B"/>
    <w:rsid w:val="39CBB15E"/>
    <w:rsid w:val="39CBE42C"/>
    <w:rsid w:val="39D17265"/>
    <w:rsid w:val="39D18832"/>
    <w:rsid w:val="39D26123"/>
    <w:rsid w:val="39D4C093"/>
    <w:rsid w:val="39D4FA54"/>
    <w:rsid w:val="39D576E6"/>
    <w:rsid w:val="39D57AE9"/>
    <w:rsid w:val="39D5D91F"/>
    <w:rsid w:val="39D61878"/>
    <w:rsid w:val="39D69AFA"/>
    <w:rsid w:val="39D6A88B"/>
    <w:rsid w:val="39D78A6A"/>
    <w:rsid w:val="39D8BFBE"/>
    <w:rsid w:val="39D8FCD1"/>
    <w:rsid w:val="39DAFF2B"/>
    <w:rsid w:val="39DB82D5"/>
    <w:rsid w:val="39DB89B2"/>
    <w:rsid w:val="39DC5EF2"/>
    <w:rsid w:val="39DDA49D"/>
    <w:rsid w:val="39DE7649"/>
    <w:rsid w:val="39DFF4F7"/>
    <w:rsid w:val="39E18DA7"/>
    <w:rsid w:val="39E5A0C2"/>
    <w:rsid w:val="39E65DB2"/>
    <w:rsid w:val="39E88680"/>
    <w:rsid w:val="39EA959C"/>
    <w:rsid w:val="39EAB0DA"/>
    <w:rsid w:val="39EAFA0D"/>
    <w:rsid w:val="39EB596C"/>
    <w:rsid w:val="39EC53FD"/>
    <w:rsid w:val="39EF5884"/>
    <w:rsid w:val="39EFC0F5"/>
    <w:rsid w:val="39F0A0B6"/>
    <w:rsid w:val="39F51183"/>
    <w:rsid w:val="39F609F7"/>
    <w:rsid w:val="39F6A488"/>
    <w:rsid w:val="39F70FE2"/>
    <w:rsid w:val="39FBBB59"/>
    <w:rsid w:val="39FDBD1E"/>
    <w:rsid w:val="3A014E12"/>
    <w:rsid w:val="3A038044"/>
    <w:rsid w:val="3A038764"/>
    <w:rsid w:val="3A04123C"/>
    <w:rsid w:val="3A0472E6"/>
    <w:rsid w:val="3A049C36"/>
    <w:rsid w:val="3A04C1B3"/>
    <w:rsid w:val="3A08CF87"/>
    <w:rsid w:val="3A0CFDEE"/>
    <w:rsid w:val="3A0F0AF1"/>
    <w:rsid w:val="3A11AED9"/>
    <w:rsid w:val="3A150CC1"/>
    <w:rsid w:val="3A15583E"/>
    <w:rsid w:val="3A157CAE"/>
    <w:rsid w:val="3A15A66F"/>
    <w:rsid w:val="3A160A76"/>
    <w:rsid w:val="3A171E76"/>
    <w:rsid w:val="3A184CD4"/>
    <w:rsid w:val="3A1AB7D7"/>
    <w:rsid w:val="3A1B06D9"/>
    <w:rsid w:val="3A1B1E3D"/>
    <w:rsid w:val="3A1B44C6"/>
    <w:rsid w:val="3A1C9C43"/>
    <w:rsid w:val="3A203C17"/>
    <w:rsid w:val="3A20A7D3"/>
    <w:rsid w:val="3A20B457"/>
    <w:rsid w:val="3A20C057"/>
    <w:rsid w:val="3A215F45"/>
    <w:rsid w:val="3A218EF2"/>
    <w:rsid w:val="3A219080"/>
    <w:rsid w:val="3A225593"/>
    <w:rsid w:val="3A244B00"/>
    <w:rsid w:val="3A2547BB"/>
    <w:rsid w:val="3A26B740"/>
    <w:rsid w:val="3A26C474"/>
    <w:rsid w:val="3A287E81"/>
    <w:rsid w:val="3A29AD69"/>
    <w:rsid w:val="3A29FB75"/>
    <w:rsid w:val="3A2ACA67"/>
    <w:rsid w:val="3A2B1822"/>
    <w:rsid w:val="3A2B93FF"/>
    <w:rsid w:val="3A2D8885"/>
    <w:rsid w:val="3A2E5D2B"/>
    <w:rsid w:val="3A2F044E"/>
    <w:rsid w:val="3A2F281D"/>
    <w:rsid w:val="3A30EF7F"/>
    <w:rsid w:val="3A317E69"/>
    <w:rsid w:val="3A319199"/>
    <w:rsid w:val="3A33A353"/>
    <w:rsid w:val="3A33C5F4"/>
    <w:rsid w:val="3A343DA0"/>
    <w:rsid w:val="3A354F29"/>
    <w:rsid w:val="3A359430"/>
    <w:rsid w:val="3A367FD8"/>
    <w:rsid w:val="3A389330"/>
    <w:rsid w:val="3A39166A"/>
    <w:rsid w:val="3A397530"/>
    <w:rsid w:val="3A3A7C77"/>
    <w:rsid w:val="3A3B0527"/>
    <w:rsid w:val="3A3B4C6B"/>
    <w:rsid w:val="3A3C0AF5"/>
    <w:rsid w:val="3A3C5876"/>
    <w:rsid w:val="3A3D073D"/>
    <w:rsid w:val="3A3E7DBC"/>
    <w:rsid w:val="3A3EAD12"/>
    <w:rsid w:val="3A3EFE3B"/>
    <w:rsid w:val="3A42CE57"/>
    <w:rsid w:val="3A438413"/>
    <w:rsid w:val="3A451955"/>
    <w:rsid w:val="3A469DD7"/>
    <w:rsid w:val="3A488149"/>
    <w:rsid w:val="3A49167B"/>
    <w:rsid w:val="3A4AC741"/>
    <w:rsid w:val="3A4C40F5"/>
    <w:rsid w:val="3A4DC465"/>
    <w:rsid w:val="3A5070EB"/>
    <w:rsid w:val="3A510F33"/>
    <w:rsid w:val="3A51E916"/>
    <w:rsid w:val="3A51FE14"/>
    <w:rsid w:val="3A55DCB7"/>
    <w:rsid w:val="3A595E66"/>
    <w:rsid w:val="3A5A8993"/>
    <w:rsid w:val="3A5ABF28"/>
    <w:rsid w:val="3A5C51A4"/>
    <w:rsid w:val="3A5CD751"/>
    <w:rsid w:val="3A5D1DB4"/>
    <w:rsid w:val="3A5E344A"/>
    <w:rsid w:val="3A605649"/>
    <w:rsid w:val="3A60C352"/>
    <w:rsid w:val="3A60EEB4"/>
    <w:rsid w:val="3A61E732"/>
    <w:rsid w:val="3A63CA89"/>
    <w:rsid w:val="3A65F4C8"/>
    <w:rsid w:val="3A66AB70"/>
    <w:rsid w:val="3A66CA72"/>
    <w:rsid w:val="3A683CC9"/>
    <w:rsid w:val="3A68F907"/>
    <w:rsid w:val="3A693B1A"/>
    <w:rsid w:val="3A69A2CD"/>
    <w:rsid w:val="3A69B190"/>
    <w:rsid w:val="3A69E98A"/>
    <w:rsid w:val="3A6B3789"/>
    <w:rsid w:val="3A6BA180"/>
    <w:rsid w:val="3A6C5F93"/>
    <w:rsid w:val="3A7047D5"/>
    <w:rsid w:val="3A7063FB"/>
    <w:rsid w:val="3A71A3F1"/>
    <w:rsid w:val="3A71CBFE"/>
    <w:rsid w:val="3A721EAF"/>
    <w:rsid w:val="3A73864D"/>
    <w:rsid w:val="3A7392BC"/>
    <w:rsid w:val="3A73BA46"/>
    <w:rsid w:val="3A74E7A6"/>
    <w:rsid w:val="3A750F1B"/>
    <w:rsid w:val="3A75CC3A"/>
    <w:rsid w:val="3A765E41"/>
    <w:rsid w:val="3A768656"/>
    <w:rsid w:val="3A7D929B"/>
    <w:rsid w:val="3A7DA709"/>
    <w:rsid w:val="3A7DCFA8"/>
    <w:rsid w:val="3A7E2C9C"/>
    <w:rsid w:val="3A7E7C3F"/>
    <w:rsid w:val="3A7E9984"/>
    <w:rsid w:val="3A7EF2DC"/>
    <w:rsid w:val="3A80D69C"/>
    <w:rsid w:val="3A81B609"/>
    <w:rsid w:val="3A83565C"/>
    <w:rsid w:val="3A84F134"/>
    <w:rsid w:val="3A86D1D4"/>
    <w:rsid w:val="3A89B600"/>
    <w:rsid w:val="3A89BEF4"/>
    <w:rsid w:val="3A8A785D"/>
    <w:rsid w:val="3A8B5958"/>
    <w:rsid w:val="3A8D1902"/>
    <w:rsid w:val="3A8D9674"/>
    <w:rsid w:val="3A8DD027"/>
    <w:rsid w:val="3A8F67D1"/>
    <w:rsid w:val="3A913940"/>
    <w:rsid w:val="3A9162D7"/>
    <w:rsid w:val="3A91A043"/>
    <w:rsid w:val="3A91C731"/>
    <w:rsid w:val="3A938549"/>
    <w:rsid w:val="3A960B09"/>
    <w:rsid w:val="3A9CBA09"/>
    <w:rsid w:val="3A9DB801"/>
    <w:rsid w:val="3A9FABF5"/>
    <w:rsid w:val="3AA17CE3"/>
    <w:rsid w:val="3AA4181C"/>
    <w:rsid w:val="3AA5185E"/>
    <w:rsid w:val="3AA948E8"/>
    <w:rsid w:val="3AAE006C"/>
    <w:rsid w:val="3AAED8CB"/>
    <w:rsid w:val="3AAF0BD2"/>
    <w:rsid w:val="3AAFC67D"/>
    <w:rsid w:val="3AB01B03"/>
    <w:rsid w:val="3AB137A2"/>
    <w:rsid w:val="3AB17937"/>
    <w:rsid w:val="3AB45722"/>
    <w:rsid w:val="3AB46F95"/>
    <w:rsid w:val="3AB56F8B"/>
    <w:rsid w:val="3AB87852"/>
    <w:rsid w:val="3AB8FAB4"/>
    <w:rsid w:val="3ABB7DC1"/>
    <w:rsid w:val="3ABD9C07"/>
    <w:rsid w:val="3ABFBFBC"/>
    <w:rsid w:val="3AC0F54E"/>
    <w:rsid w:val="3AC1AA0D"/>
    <w:rsid w:val="3AC302D4"/>
    <w:rsid w:val="3AC35197"/>
    <w:rsid w:val="3AC37635"/>
    <w:rsid w:val="3AC4887C"/>
    <w:rsid w:val="3AC55233"/>
    <w:rsid w:val="3AC6F4F1"/>
    <w:rsid w:val="3AC75BE4"/>
    <w:rsid w:val="3AC77A90"/>
    <w:rsid w:val="3AC7ECBA"/>
    <w:rsid w:val="3AC8C1F4"/>
    <w:rsid w:val="3AC9243F"/>
    <w:rsid w:val="3ACBD29A"/>
    <w:rsid w:val="3ACC1878"/>
    <w:rsid w:val="3ACDA6CB"/>
    <w:rsid w:val="3ACF2369"/>
    <w:rsid w:val="3AD184EC"/>
    <w:rsid w:val="3AD2EB4C"/>
    <w:rsid w:val="3AD45118"/>
    <w:rsid w:val="3AD47A36"/>
    <w:rsid w:val="3AD5B17B"/>
    <w:rsid w:val="3AD5E0B0"/>
    <w:rsid w:val="3AD7770E"/>
    <w:rsid w:val="3AD795C8"/>
    <w:rsid w:val="3AD85C19"/>
    <w:rsid w:val="3ADA1ED4"/>
    <w:rsid w:val="3ADA5B43"/>
    <w:rsid w:val="3ADB3BCA"/>
    <w:rsid w:val="3ADD9B43"/>
    <w:rsid w:val="3ADEB866"/>
    <w:rsid w:val="3ADFE912"/>
    <w:rsid w:val="3AE0711D"/>
    <w:rsid w:val="3AE0EF98"/>
    <w:rsid w:val="3AE16BC9"/>
    <w:rsid w:val="3AE197D5"/>
    <w:rsid w:val="3AE334AD"/>
    <w:rsid w:val="3AE3A79E"/>
    <w:rsid w:val="3AE3D4EF"/>
    <w:rsid w:val="3AE729DA"/>
    <w:rsid w:val="3AE776EB"/>
    <w:rsid w:val="3AE800EA"/>
    <w:rsid w:val="3AE98025"/>
    <w:rsid w:val="3AE9F02F"/>
    <w:rsid w:val="3AEB7B14"/>
    <w:rsid w:val="3AEEC276"/>
    <w:rsid w:val="3AEF865D"/>
    <w:rsid w:val="3AF28A40"/>
    <w:rsid w:val="3AF2C2D0"/>
    <w:rsid w:val="3AF3C72D"/>
    <w:rsid w:val="3AF5A48D"/>
    <w:rsid w:val="3AF774C7"/>
    <w:rsid w:val="3AF7D312"/>
    <w:rsid w:val="3AF92151"/>
    <w:rsid w:val="3AFA6053"/>
    <w:rsid w:val="3AFCB937"/>
    <w:rsid w:val="3AFF7888"/>
    <w:rsid w:val="3B00359B"/>
    <w:rsid w:val="3B0212F9"/>
    <w:rsid w:val="3B02F815"/>
    <w:rsid w:val="3B031399"/>
    <w:rsid w:val="3B037379"/>
    <w:rsid w:val="3B03CE6B"/>
    <w:rsid w:val="3B03D3B4"/>
    <w:rsid w:val="3B0422C1"/>
    <w:rsid w:val="3B05172F"/>
    <w:rsid w:val="3B052A0F"/>
    <w:rsid w:val="3B05E215"/>
    <w:rsid w:val="3B06958F"/>
    <w:rsid w:val="3B0958A2"/>
    <w:rsid w:val="3B098011"/>
    <w:rsid w:val="3B0A3FD2"/>
    <w:rsid w:val="3B0B077C"/>
    <w:rsid w:val="3B0D2D0A"/>
    <w:rsid w:val="3B0D5F27"/>
    <w:rsid w:val="3B0EAC20"/>
    <w:rsid w:val="3B0FC371"/>
    <w:rsid w:val="3B13D22E"/>
    <w:rsid w:val="3B158F02"/>
    <w:rsid w:val="3B15F969"/>
    <w:rsid w:val="3B192FA4"/>
    <w:rsid w:val="3B1A231D"/>
    <w:rsid w:val="3B1A6E33"/>
    <w:rsid w:val="3B1B64EB"/>
    <w:rsid w:val="3B1C21A9"/>
    <w:rsid w:val="3B1C2917"/>
    <w:rsid w:val="3B23AA17"/>
    <w:rsid w:val="3B23E822"/>
    <w:rsid w:val="3B24A75F"/>
    <w:rsid w:val="3B263BCB"/>
    <w:rsid w:val="3B266ECC"/>
    <w:rsid w:val="3B273A61"/>
    <w:rsid w:val="3B28F5D9"/>
    <w:rsid w:val="3B2A8002"/>
    <w:rsid w:val="3B2AA077"/>
    <w:rsid w:val="3B2B9F5C"/>
    <w:rsid w:val="3B2BF2B5"/>
    <w:rsid w:val="3B2C19D9"/>
    <w:rsid w:val="3B2D893F"/>
    <w:rsid w:val="3B3088A6"/>
    <w:rsid w:val="3B33C335"/>
    <w:rsid w:val="3B35704A"/>
    <w:rsid w:val="3B35CF1F"/>
    <w:rsid w:val="3B36B544"/>
    <w:rsid w:val="3B388CCA"/>
    <w:rsid w:val="3B38BDE2"/>
    <w:rsid w:val="3B394D3D"/>
    <w:rsid w:val="3B3989A4"/>
    <w:rsid w:val="3B3A58D7"/>
    <w:rsid w:val="3B3B8FD1"/>
    <w:rsid w:val="3B3C1DEE"/>
    <w:rsid w:val="3B3C3D64"/>
    <w:rsid w:val="3B3CE64E"/>
    <w:rsid w:val="3B3E2082"/>
    <w:rsid w:val="3B3E32B0"/>
    <w:rsid w:val="3B3E869C"/>
    <w:rsid w:val="3B3EEB1E"/>
    <w:rsid w:val="3B3F926F"/>
    <w:rsid w:val="3B425A75"/>
    <w:rsid w:val="3B42D5CB"/>
    <w:rsid w:val="3B44589C"/>
    <w:rsid w:val="3B471CBE"/>
    <w:rsid w:val="3B4A21C8"/>
    <w:rsid w:val="3B4B34B8"/>
    <w:rsid w:val="3B4CD14D"/>
    <w:rsid w:val="3B4D7C74"/>
    <w:rsid w:val="3B4D9D91"/>
    <w:rsid w:val="3B4DCE12"/>
    <w:rsid w:val="3B4F7726"/>
    <w:rsid w:val="3B4FD3E3"/>
    <w:rsid w:val="3B506F96"/>
    <w:rsid w:val="3B514E25"/>
    <w:rsid w:val="3B527585"/>
    <w:rsid w:val="3B54A325"/>
    <w:rsid w:val="3B570254"/>
    <w:rsid w:val="3B578FF2"/>
    <w:rsid w:val="3B5B3CC8"/>
    <w:rsid w:val="3B5EAEF9"/>
    <w:rsid w:val="3B5FD74A"/>
    <w:rsid w:val="3B602900"/>
    <w:rsid w:val="3B60B4E5"/>
    <w:rsid w:val="3B638DEF"/>
    <w:rsid w:val="3B646319"/>
    <w:rsid w:val="3B64CB68"/>
    <w:rsid w:val="3B66842A"/>
    <w:rsid w:val="3B6689C5"/>
    <w:rsid w:val="3B66E24D"/>
    <w:rsid w:val="3B6740E9"/>
    <w:rsid w:val="3B679358"/>
    <w:rsid w:val="3B67ECFA"/>
    <w:rsid w:val="3B68E4EC"/>
    <w:rsid w:val="3B69649B"/>
    <w:rsid w:val="3B696DB7"/>
    <w:rsid w:val="3B6B8BB9"/>
    <w:rsid w:val="3B6BD178"/>
    <w:rsid w:val="3B6DB483"/>
    <w:rsid w:val="3B6F0E57"/>
    <w:rsid w:val="3B6FDB4C"/>
    <w:rsid w:val="3B7111AB"/>
    <w:rsid w:val="3B715963"/>
    <w:rsid w:val="3B715D81"/>
    <w:rsid w:val="3B75DDC1"/>
    <w:rsid w:val="3B7AC1D9"/>
    <w:rsid w:val="3B7F5EA8"/>
    <w:rsid w:val="3B80144C"/>
    <w:rsid w:val="3B80532D"/>
    <w:rsid w:val="3B814CD0"/>
    <w:rsid w:val="3B823166"/>
    <w:rsid w:val="3B834062"/>
    <w:rsid w:val="3B8343C5"/>
    <w:rsid w:val="3B835AC2"/>
    <w:rsid w:val="3B84A3E8"/>
    <w:rsid w:val="3B853373"/>
    <w:rsid w:val="3B8877B1"/>
    <w:rsid w:val="3B8C227E"/>
    <w:rsid w:val="3B8EBCC1"/>
    <w:rsid w:val="3B902E6F"/>
    <w:rsid w:val="3B91FBC3"/>
    <w:rsid w:val="3B9264F3"/>
    <w:rsid w:val="3B92D9B9"/>
    <w:rsid w:val="3B97DE08"/>
    <w:rsid w:val="3B9D4CAA"/>
    <w:rsid w:val="3B9DE5A5"/>
    <w:rsid w:val="3BA3F0B4"/>
    <w:rsid w:val="3BA4BBEB"/>
    <w:rsid w:val="3BA4D451"/>
    <w:rsid w:val="3BA5C298"/>
    <w:rsid w:val="3BA84890"/>
    <w:rsid w:val="3BA86D6B"/>
    <w:rsid w:val="3BA91402"/>
    <w:rsid w:val="3BA9C623"/>
    <w:rsid w:val="3BAD49F8"/>
    <w:rsid w:val="3BAF2E49"/>
    <w:rsid w:val="3BAF84B8"/>
    <w:rsid w:val="3BAFDD98"/>
    <w:rsid w:val="3BB00FA0"/>
    <w:rsid w:val="3BB06898"/>
    <w:rsid w:val="3BB1B839"/>
    <w:rsid w:val="3BB6C231"/>
    <w:rsid w:val="3BB6FF87"/>
    <w:rsid w:val="3BB7C8D9"/>
    <w:rsid w:val="3BB9A512"/>
    <w:rsid w:val="3BB9F03C"/>
    <w:rsid w:val="3BBAC9AC"/>
    <w:rsid w:val="3BBC46E2"/>
    <w:rsid w:val="3BBEE17A"/>
    <w:rsid w:val="3BBFF949"/>
    <w:rsid w:val="3BC1AEA7"/>
    <w:rsid w:val="3BC3955C"/>
    <w:rsid w:val="3BC39831"/>
    <w:rsid w:val="3BC3A03D"/>
    <w:rsid w:val="3BC5C031"/>
    <w:rsid w:val="3BC69C1B"/>
    <w:rsid w:val="3BC81BA6"/>
    <w:rsid w:val="3BCB59A6"/>
    <w:rsid w:val="3BCBB067"/>
    <w:rsid w:val="3BCC92FE"/>
    <w:rsid w:val="3BCEA72A"/>
    <w:rsid w:val="3BCF2ED3"/>
    <w:rsid w:val="3BCF4959"/>
    <w:rsid w:val="3BD0C137"/>
    <w:rsid w:val="3BD276D3"/>
    <w:rsid w:val="3BD2D171"/>
    <w:rsid w:val="3BD316EF"/>
    <w:rsid w:val="3BD3589A"/>
    <w:rsid w:val="3BD55A26"/>
    <w:rsid w:val="3BD56D0C"/>
    <w:rsid w:val="3BD7D77C"/>
    <w:rsid w:val="3BD8502F"/>
    <w:rsid w:val="3BD8DB08"/>
    <w:rsid w:val="3BD93156"/>
    <w:rsid w:val="3BD94C94"/>
    <w:rsid w:val="3BDA4690"/>
    <w:rsid w:val="3BDAD389"/>
    <w:rsid w:val="3BDCFE39"/>
    <w:rsid w:val="3BDD626E"/>
    <w:rsid w:val="3BDECE24"/>
    <w:rsid w:val="3BE119BB"/>
    <w:rsid w:val="3BE47E6F"/>
    <w:rsid w:val="3BE6326C"/>
    <w:rsid w:val="3BE68509"/>
    <w:rsid w:val="3BE75D63"/>
    <w:rsid w:val="3BE78629"/>
    <w:rsid w:val="3BEB6241"/>
    <w:rsid w:val="3BECFA62"/>
    <w:rsid w:val="3BED8DBD"/>
    <w:rsid w:val="3BEF1164"/>
    <w:rsid w:val="3BEF4D0E"/>
    <w:rsid w:val="3BF0C59D"/>
    <w:rsid w:val="3BF166EE"/>
    <w:rsid w:val="3BF203D3"/>
    <w:rsid w:val="3BF239DA"/>
    <w:rsid w:val="3BF45D3C"/>
    <w:rsid w:val="3BF5EEE1"/>
    <w:rsid w:val="3BF8267E"/>
    <w:rsid w:val="3BFD870B"/>
    <w:rsid w:val="3BFFEB08"/>
    <w:rsid w:val="3C02C306"/>
    <w:rsid w:val="3C0338EE"/>
    <w:rsid w:val="3C04ADEA"/>
    <w:rsid w:val="3C04F363"/>
    <w:rsid w:val="3C05C13A"/>
    <w:rsid w:val="3C0653AF"/>
    <w:rsid w:val="3C06D0A5"/>
    <w:rsid w:val="3C07F9B4"/>
    <w:rsid w:val="3C085CD0"/>
    <w:rsid w:val="3C088EA4"/>
    <w:rsid w:val="3C09757B"/>
    <w:rsid w:val="3C0B6DAB"/>
    <w:rsid w:val="3C0CAC50"/>
    <w:rsid w:val="3C0CB694"/>
    <w:rsid w:val="3C0D487F"/>
    <w:rsid w:val="3C0E014D"/>
    <w:rsid w:val="3C0ECA2D"/>
    <w:rsid w:val="3C0EFFE0"/>
    <w:rsid w:val="3C0F0AB8"/>
    <w:rsid w:val="3C0FB182"/>
    <w:rsid w:val="3C10BAB3"/>
    <w:rsid w:val="3C10E1B9"/>
    <w:rsid w:val="3C12C9E5"/>
    <w:rsid w:val="3C131B02"/>
    <w:rsid w:val="3C14B2EC"/>
    <w:rsid w:val="3C14E960"/>
    <w:rsid w:val="3C154E1B"/>
    <w:rsid w:val="3C15D5D4"/>
    <w:rsid w:val="3C1652F3"/>
    <w:rsid w:val="3C168AEC"/>
    <w:rsid w:val="3C198724"/>
    <w:rsid w:val="3C1B15A8"/>
    <w:rsid w:val="3C1BE482"/>
    <w:rsid w:val="3C1CC718"/>
    <w:rsid w:val="3C1D5644"/>
    <w:rsid w:val="3C2125DE"/>
    <w:rsid w:val="3C2217EE"/>
    <w:rsid w:val="3C226FBF"/>
    <w:rsid w:val="3C27F8D6"/>
    <w:rsid w:val="3C29F0D4"/>
    <w:rsid w:val="3C2AA382"/>
    <w:rsid w:val="3C2C05CF"/>
    <w:rsid w:val="3C2C6B9C"/>
    <w:rsid w:val="3C2D4F5F"/>
    <w:rsid w:val="3C2E7235"/>
    <w:rsid w:val="3C326127"/>
    <w:rsid w:val="3C32D2FB"/>
    <w:rsid w:val="3C336333"/>
    <w:rsid w:val="3C3532C4"/>
    <w:rsid w:val="3C356208"/>
    <w:rsid w:val="3C361C91"/>
    <w:rsid w:val="3C372FB7"/>
    <w:rsid w:val="3C3834A7"/>
    <w:rsid w:val="3C3C0BB2"/>
    <w:rsid w:val="3C3C4BDC"/>
    <w:rsid w:val="3C3E9F2D"/>
    <w:rsid w:val="3C406A9B"/>
    <w:rsid w:val="3C422352"/>
    <w:rsid w:val="3C426121"/>
    <w:rsid w:val="3C427724"/>
    <w:rsid w:val="3C42ACCD"/>
    <w:rsid w:val="3C432493"/>
    <w:rsid w:val="3C442344"/>
    <w:rsid w:val="3C47F752"/>
    <w:rsid w:val="3C48A00A"/>
    <w:rsid w:val="3C494812"/>
    <w:rsid w:val="3C49B3CE"/>
    <w:rsid w:val="3C4B0A60"/>
    <w:rsid w:val="3C4C8F14"/>
    <w:rsid w:val="3C4D1279"/>
    <w:rsid w:val="3C4EFA1A"/>
    <w:rsid w:val="3C4F8046"/>
    <w:rsid w:val="3C504363"/>
    <w:rsid w:val="3C51A239"/>
    <w:rsid w:val="3C5249AB"/>
    <w:rsid w:val="3C52B3B2"/>
    <w:rsid w:val="3C533BDE"/>
    <w:rsid w:val="3C541A35"/>
    <w:rsid w:val="3C5559A0"/>
    <w:rsid w:val="3C556D19"/>
    <w:rsid w:val="3C5A779A"/>
    <w:rsid w:val="3C5AC666"/>
    <w:rsid w:val="3C5B9AD4"/>
    <w:rsid w:val="3C5C7A29"/>
    <w:rsid w:val="3C60475B"/>
    <w:rsid w:val="3C61A459"/>
    <w:rsid w:val="3C62E003"/>
    <w:rsid w:val="3C64F60D"/>
    <w:rsid w:val="3C65659D"/>
    <w:rsid w:val="3C660D23"/>
    <w:rsid w:val="3C67CF9C"/>
    <w:rsid w:val="3C67FBB3"/>
    <w:rsid w:val="3C6A0217"/>
    <w:rsid w:val="3C6A8DB0"/>
    <w:rsid w:val="3C7204DB"/>
    <w:rsid w:val="3C747A92"/>
    <w:rsid w:val="3C75DEB8"/>
    <w:rsid w:val="3C75EE19"/>
    <w:rsid w:val="3C798D55"/>
    <w:rsid w:val="3C79D077"/>
    <w:rsid w:val="3C7BDE64"/>
    <w:rsid w:val="3C7CA439"/>
    <w:rsid w:val="3C7CA659"/>
    <w:rsid w:val="3C7DF7AD"/>
    <w:rsid w:val="3C7E23C3"/>
    <w:rsid w:val="3C7E59D1"/>
    <w:rsid w:val="3C806700"/>
    <w:rsid w:val="3C8184E9"/>
    <w:rsid w:val="3C830944"/>
    <w:rsid w:val="3C84E166"/>
    <w:rsid w:val="3C85E361"/>
    <w:rsid w:val="3C8693A0"/>
    <w:rsid w:val="3C893ED0"/>
    <w:rsid w:val="3C8BA4C4"/>
    <w:rsid w:val="3C8C37C4"/>
    <w:rsid w:val="3C8DB561"/>
    <w:rsid w:val="3C8F2FB6"/>
    <w:rsid w:val="3C93C2B4"/>
    <w:rsid w:val="3C94C896"/>
    <w:rsid w:val="3C975988"/>
    <w:rsid w:val="3C97660D"/>
    <w:rsid w:val="3C9910DA"/>
    <w:rsid w:val="3C9A7FEB"/>
    <w:rsid w:val="3C9AF19E"/>
    <w:rsid w:val="3C9B93AA"/>
    <w:rsid w:val="3C9BC6EC"/>
    <w:rsid w:val="3C9C7152"/>
    <w:rsid w:val="3C9C73F0"/>
    <w:rsid w:val="3C9E0035"/>
    <w:rsid w:val="3C9FA1C1"/>
    <w:rsid w:val="3CA127A7"/>
    <w:rsid w:val="3CA402C7"/>
    <w:rsid w:val="3CA452A8"/>
    <w:rsid w:val="3CA4D1AD"/>
    <w:rsid w:val="3CA5DBBE"/>
    <w:rsid w:val="3CA7A2F3"/>
    <w:rsid w:val="3CA89824"/>
    <w:rsid w:val="3CA9B29C"/>
    <w:rsid w:val="3CABF892"/>
    <w:rsid w:val="3CAC98E0"/>
    <w:rsid w:val="3CAD7F81"/>
    <w:rsid w:val="3CB08F51"/>
    <w:rsid w:val="3CB23640"/>
    <w:rsid w:val="3CB2D5A9"/>
    <w:rsid w:val="3CB3323E"/>
    <w:rsid w:val="3CB4BE4C"/>
    <w:rsid w:val="3CB5B467"/>
    <w:rsid w:val="3CB5C8EA"/>
    <w:rsid w:val="3CB5D04A"/>
    <w:rsid w:val="3CB715FC"/>
    <w:rsid w:val="3CB74D88"/>
    <w:rsid w:val="3CB785BD"/>
    <w:rsid w:val="3CB8CB5E"/>
    <w:rsid w:val="3CB8D15C"/>
    <w:rsid w:val="3CB92E84"/>
    <w:rsid w:val="3CBD1176"/>
    <w:rsid w:val="3CBD675D"/>
    <w:rsid w:val="3CBFCC32"/>
    <w:rsid w:val="3CC010A1"/>
    <w:rsid w:val="3CC14028"/>
    <w:rsid w:val="3CC26C06"/>
    <w:rsid w:val="3CC2FFE3"/>
    <w:rsid w:val="3CC40998"/>
    <w:rsid w:val="3CC676D6"/>
    <w:rsid w:val="3CC6ADD4"/>
    <w:rsid w:val="3CC76970"/>
    <w:rsid w:val="3CC8A98B"/>
    <w:rsid w:val="3CC8E7B9"/>
    <w:rsid w:val="3CD31588"/>
    <w:rsid w:val="3CD38FA3"/>
    <w:rsid w:val="3CD3ADBC"/>
    <w:rsid w:val="3CD42DDE"/>
    <w:rsid w:val="3CD43DC9"/>
    <w:rsid w:val="3CD45B19"/>
    <w:rsid w:val="3CD461DC"/>
    <w:rsid w:val="3CD53BC9"/>
    <w:rsid w:val="3CD6B530"/>
    <w:rsid w:val="3CD749F9"/>
    <w:rsid w:val="3CD7747A"/>
    <w:rsid w:val="3CD882B2"/>
    <w:rsid w:val="3CD8BAB0"/>
    <w:rsid w:val="3CD95F65"/>
    <w:rsid w:val="3CDA0ABF"/>
    <w:rsid w:val="3CDEAA8C"/>
    <w:rsid w:val="3CDEAD4E"/>
    <w:rsid w:val="3CDF3E54"/>
    <w:rsid w:val="3CE19E1E"/>
    <w:rsid w:val="3CE1A981"/>
    <w:rsid w:val="3CE22295"/>
    <w:rsid w:val="3CE266C7"/>
    <w:rsid w:val="3CE2AE85"/>
    <w:rsid w:val="3CE38C6C"/>
    <w:rsid w:val="3CE7B617"/>
    <w:rsid w:val="3CE80DA2"/>
    <w:rsid w:val="3CE95DE8"/>
    <w:rsid w:val="3CEB92ED"/>
    <w:rsid w:val="3CEBED38"/>
    <w:rsid w:val="3CEC0E2B"/>
    <w:rsid w:val="3CEEFDFB"/>
    <w:rsid w:val="3CF20F39"/>
    <w:rsid w:val="3CF223EE"/>
    <w:rsid w:val="3CF4E300"/>
    <w:rsid w:val="3CF50574"/>
    <w:rsid w:val="3CF633C4"/>
    <w:rsid w:val="3CF926E3"/>
    <w:rsid w:val="3CF9D9AB"/>
    <w:rsid w:val="3CFA35E8"/>
    <w:rsid w:val="3CFAB448"/>
    <w:rsid w:val="3CFB0DE5"/>
    <w:rsid w:val="3CFB1B77"/>
    <w:rsid w:val="3CFC8720"/>
    <w:rsid w:val="3CFE2E14"/>
    <w:rsid w:val="3D001B86"/>
    <w:rsid w:val="3D01009C"/>
    <w:rsid w:val="3D018836"/>
    <w:rsid w:val="3D01BBE9"/>
    <w:rsid w:val="3D01C4BC"/>
    <w:rsid w:val="3D01E528"/>
    <w:rsid w:val="3D043E25"/>
    <w:rsid w:val="3D044AF7"/>
    <w:rsid w:val="3D0766FA"/>
    <w:rsid w:val="3D07BFAC"/>
    <w:rsid w:val="3D07E8F3"/>
    <w:rsid w:val="3D0A44DE"/>
    <w:rsid w:val="3D0A4D80"/>
    <w:rsid w:val="3D0AE558"/>
    <w:rsid w:val="3D0B172C"/>
    <w:rsid w:val="3D0C2073"/>
    <w:rsid w:val="3D0C6E93"/>
    <w:rsid w:val="3D1068B6"/>
    <w:rsid w:val="3D112157"/>
    <w:rsid w:val="3D12067F"/>
    <w:rsid w:val="3D15C54C"/>
    <w:rsid w:val="3D1670C7"/>
    <w:rsid w:val="3D176F66"/>
    <w:rsid w:val="3D18CAE9"/>
    <w:rsid w:val="3D19AB31"/>
    <w:rsid w:val="3D1A194D"/>
    <w:rsid w:val="3D1A4BE3"/>
    <w:rsid w:val="3D1A51D8"/>
    <w:rsid w:val="3D1C3C64"/>
    <w:rsid w:val="3D1C5232"/>
    <w:rsid w:val="3D1D6C9E"/>
    <w:rsid w:val="3D1E0D41"/>
    <w:rsid w:val="3D1E8C75"/>
    <w:rsid w:val="3D1EE11C"/>
    <w:rsid w:val="3D1FF39A"/>
    <w:rsid w:val="3D211095"/>
    <w:rsid w:val="3D2307E8"/>
    <w:rsid w:val="3D23AFAE"/>
    <w:rsid w:val="3D24AAAE"/>
    <w:rsid w:val="3D24CA46"/>
    <w:rsid w:val="3D26023D"/>
    <w:rsid w:val="3D266FAB"/>
    <w:rsid w:val="3D277E06"/>
    <w:rsid w:val="3D2CF2AF"/>
    <w:rsid w:val="3D2D1484"/>
    <w:rsid w:val="3D2E1450"/>
    <w:rsid w:val="3D2E81B0"/>
    <w:rsid w:val="3D2FCB23"/>
    <w:rsid w:val="3D32A82B"/>
    <w:rsid w:val="3D342CA8"/>
    <w:rsid w:val="3D3509DA"/>
    <w:rsid w:val="3D3877BE"/>
    <w:rsid w:val="3D38A9C1"/>
    <w:rsid w:val="3D38C302"/>
    <w:rsid w:val="3D3A80A7"/>
    <w:rsid w:val="3D3B0291"/>
    <w:rsid w:val="3D3B373B"/>
    <w:rsid w:val="3D3DAE2A"/>
    <w:rsid w:val="3D3EB061"/>
    <w:rsid w:val="3D3EB646"/>
    <w:rsid w:val="3D3F635B"/>
    <w:rsid w:val="3D3FC483"/>
    <w:rsid w:val="3D406F2C"/>
    <w:rsid w:val="3D42937F"/>
    <w:rsid w:val="3D42D7A0"/>
    <w:rsid w:val="3D442890"/>
    <w:rsid w:val="3D44999A"/>
    <w:rsid w:val="3D459415"/>
    <w:rsid w:val="3D47FE07"/>
    <w:rsid w:val="3D4A93D7"/>
    <w:rsid w:val="3D4AD514"/>
    <w:rsid w:val="3D4F6219"/>
    <w:rsid w:val="3D50673C"/>
    <w:rsid w:val="3D517396"/>
    <w:rsid w:val="3D5644A3"/>
    <w:rsid w:val="3D5720DD"/>
    <w:rsid w:val="3D57B8DE"/>
    <w:rsid w:val="3D585D46"/>
    <w:rsid w:val="3D591310"/>
    <w:rsid w:val="3D59867F"/>
    <w:rsid w:val="3D5B39FF"/>
    <w:rsid w:val="3D5D9533"/>
    <w:rsid w:val="3D602EDC"/>
    <w:rsid w:val="3D60B9AE"/>
    <w:rsid w:val="3D6494DE"/>
    <w:rsid w:val="3D6673E4"/>
    <w:rsid w:val="3D676FD7"/>
    <w:rsid w:val="3D6902A6"/>
    <w:rsid w:val="3D6A433B"/>
    <w:rsid w:val="3D6A6257"/>
    <w:rsid w:val="3D6ACF4E"/>
    <w:rsid w:val="3D6DF132"/>
    <w:rsid w:val="3D6E508A"/>
    <w:rsid w:val="3D6ED99C"/>
    <w:rsid w:val="3D6F04A9"/>
    <w:rsid w:val="3D6F5324"/>
    <w:rsid w:val="3D6FBE74"/>
    <w:rsid w:val="3D70147B"/>
    <w:rsid w:val="3D715EBE"/>
    <w:rsid w:val="3D7277BD"/>
    <w:rsid w:val="3D73FD66"/>
    <w:rsid w:val="3D74FCE3"/>
    <w:rsid w:val="3D759B02"/>
    <w:rsid w:val="3D760A6A"/>
    <w:rsid w:val="3D76B235"/>
    <w:rsid w:val="3D7A7D8B"/>
    <w:rsid w:val="3D7D10F7"/>
    <w:rsid w:val="3D7F2B5A"/>
    <w:rsid w:val="3D80BE3E"/>
    <w:rsid w:val="3D80DD78"/>
    <w:rsid w:val="3D8108B1"/>
    <w:rsid w:val="3D851398"/>
    <w:rsid w:val="3D8D80A4"/>
    <w:rsid w:val="3D8E68F5"/>
    <w:rsid w:val="3D8F0CD1"/>
    <w:rsid w:val="3D91012C"/>
    <w:rsid w:val="3D923097"/>
    <w:rsid w:val="3D92F650"/>
    <w:rsid w:val="3D94AA14"/>
    <w:rsid w:val="3D94F4C2"/>
    <w:rsid w:val="3D957C14"/>
    <w:rsid w:val="3D985273"/>
    <w:rsid w:val="3D9878BE"/>
    <w:rsid w:val="3D988167"/>
    <w:rsid w:val="3D996A16"/>
    <w:rsid w:val="3D997DD5"/>
    <w:rsid w:val="3D99D614"/>
    <w:rsid w:val="3D99D8B7"/>
    <w:rsid w:val="3D9A61DA"/>
    <w:rsid w:val="3D9E6569"/>
    <w:rsid w:val="3DA07F9A"/>
    <w:rsid w:val="3DA0ADEF"/>
    <w:rsid w:val="3DA16C62"/>
    <w:rsid w:val="3DA22A54"/>
    <w:rsid w:val="3DA423D3"/>
    <w:rsid w:val="3DA505FE"/>
    <w:rsid w:val="3DA660E3"/>
    <w:rsid w:val="3DA74538"/>
    <w:rsid w:val="3DA76D81"/>
    <w:rsid w:val="3DAA747E"/>
    <w:rsid w:val="3DACD969"/>
    <w:rsid w:val="3DACFCCA"/>
    <w:rsid w:val="3DAD4EA6"/>
    <w:rsid w:val="3DADEC1D"/>
    <w:rsid w:val="3DAE4BCA"/>
    <w:rsid w:val="3DAE5614"/>
    <w:rsid w:val="3DAE570D"/>
    <w:rsid w:val="3DAF95E2"/>
    <w:rsid w:val="3DAFAFA2"/>
    <w:rsid w:val="3DB0827D"/>
    <w:rsid w:val="3DB0D4B2"/>
    <w:rsid w:val="3DB1A66D"/>
    <w:rsid w:val="3DB314A8"/>
    <w:rsid w:val="3DB370FE"/>
    <w:rsid w:val="3DB6219C"/>
    <w:rsid w:val="3DB66FCD"/>
    <w:rsid w:val="3DB77205"/>
    <w:rsid w:val="3DB8725F"/>
    <w:rsid w:val="3DB89C85"/>
    <w:rsid w:val="3DB8C0C0"/>
    <w:rsid w:val="3DB943A6"/>
    <w:rsid w:val="3DBA0343"/>
    <w:rsid w:val="3DBB85C3"/>
    <w:rsid w:val="3DBC8CEB"/>
    <w:rsid w:val="3DBDED56"/>
    <w:rsid w:val="3DBE1A7C"/>
    <w:rsid w:val="3DBE5CD4"/>
    <w:rsid w:val="3DC15C61"/>
    <w:rsid w:val="3DC19848"/>
    <w:rsid w:val="3DC38F75"/>
    <w:rsid w:val="3DC49346"/>
    <w:rsid w:val="3DC695F5"/>
    <w:rsid w:val="3DCAA2FC"/>
    <w:rsid w:val="3DCD61CA"/>
    <w:rsid w:val="3DCF6196"/>
    <w:rsid w:val="3DCFCD55"/>
    <w:rsid w:val="3DD08126"/>
    <w:rsid w:val="3DD10508"/>
    <w:rsid w:val="3DD17523"/>
    <w:rsid w:val="3DD27034"/>
    <w:rsid w:val="3DD3D0B6"/>
    <w:rsid w:val="3DDBB572"/>
    <w:rsid w:val="3DDDB2C5"/>
    <w:rsid w:val="3DDFD36E"/>
    <w:rsid w:val="3DDFE56B"/>
    <w:rsid w:val="3DE09ADF"/>
    <w:rsid w:val="3DE17646"/>
    <w:rsid w:val="3DE39F3F"/>
    <w:rsid w:val="3DE3E27B"/>
    <w:rsid w:val="3DE453BC"/>
    <w:rsid w:val="3DE63D2A"/>
    <w:rsid w:val="3DE6FBBE"/>
    <w:rsid w:val="3DE95C3E"/>
    <w:rsid w:val="3DEABC1B"/>
    <w:rsid w:val="3DECBB4A"/>
    <w:rsid w:val="3DEF9EB6"/>
    <w:rsid w:val="3DEFBA1F"/>
    <w:rsid w:val="3DF0D0CA"/>
    <w:rsid w:val="3DF1B0B7"/>
    <w:rsid w:val="3DF37521"/>
    <w:rsid w:val="3DF46967"/>
    <w:rsid w:val="3DF56B11"/>
    <w:rsid w:val="3DF83590"/>
    <w:rsid w:val="3DF8BE7C"/>
    <w:rsid w:val="3DFA15E3"/>
    <w:rsid w:val="3DFA24DA"/>
    <w:rsid w:val="3DFB14E3"/>
    <w:rsid w:val="3DFB9558"/>
    <w:rsid w:val="3DFD7312"/>
    <w:rsid w:val="3DFFB2B6"/>
    <w:rsid w:val="3E017168"/>
    <w:rsid w:val="3E04C311"/>
    <w:rsid w:val="3E050301"/>
    <w:rsid w:val="3E050433"/>
    <w:rsid w:val="3E07FCE7"/>
    <w:rsid w:val="3E0AA8AB"/>
    <w:rsid w:val="3E0AE629"/>
    <w:rsid w:val="3E0B2057"/>
    <w:rsid w:val="3E102087"/>
    <w:rsid w:val="3E10559B"/>
    <w:rsid w:val="3E1084D5"/>
    <w:rsid w:val="3E112D5D"/>
    <w:rsid w:val="3E12F6A6"/>
    <w:rsid w:val="3E1521FB"/>
    <w:rsid w:val="3E176F5A"/>
    <w:rsid w:val="3E17B591"/>
    <w:rsid w:val="3E198EA1"/>
    <w:rsid w:val="3E1B7F9E"/>
    <w:rsid w:val="3E1DC9EC"/>
    <w:rsid w:val="3E1DD5C6"/>
    <w:rsid w:val="3E1E89F5"/>
    <w:rsid w:val="3E1ED591"/>
    <w:rsid w:val="3E1F8F66"/>
    <w:rsid w:val="3E214556"/>
    <w:rsid w:val="3E22EFCA"/>
    <w:rsid w:val="3E235DE8"/>
    <w:rsid w:val="3E23AB83"/>
    <w:rsid w:val="3E25A7A2"/>
    <w:rsid w:val="3E25ACC0"/>
    <w:rsid w:val="3E260CF7"/>
    <w:rsid w:val="3E285D64"/>
    <w:rsid w:val="3E28E491"/>
    <w:rsid w:val="3E2AF792"/>
    <w:rsid w:val="3E2C8340"/>
    <w:rsid w:val="3E2D70E8"/>
    <w:rsid w:val="3E2DC996"/>
    <w:rsid w:val="3E2E2180"/>
    <w:rsid w:val="3E315C22"/>
    <w:rsid w:val="3E31CB5C"/>
    <w:rsid w:val="3E32F064"/>
    <w:rsid w:val="3E369B88"/>
    <w:rsid w:val="3E371D69"/>
    <w:rsid w:val="3E3A6726"/>
    <w:rsid w:val="3E3C34CD"/>
    <w:rsid w:val="3E3D0C34"/>
    <w:rsid w:val="3E3D1DAA"/>
    <w:rsid w:val="3E3E4266"/>
    <w:rsid w:val="3E3EFF8D"/>
    <w:rsid w:val="3E404890"/>
    <w:rsid w:val="3E407E9F"/>
    <w:rsid w:val="3E4165F4"/>
    <w:rsid w:val="3E434B3F"/>
    <w:rsid w:val="3E434F20"/>
    <w:rsid w:val="3E4389F0"/>
    <w:rsid w:val="3E43C767"/>
    <w:rsid w:val="3E43CE3E"/>
    <w:rsid w:val="3E446BBF"/>
    <w:rsid w:val="3E44F4AC"/>
    <w:rsid w:val="3E46687C"/>
    <w:rsid w:val="3E46D44D"/>
    <w:rsid w:val="3E47764E"/>
    <w:rsid w:val="3E48DCFE"/>
    <w:rsid w:val="3E49BEBB"/>
    <w:rsid w:val="3E4C32E1"/>
    <w:rsid w:val="3E4C4C55"/>
    <w:rsid w:val="3E4D534C"/>
    <w:rsid w:val="3E4EEEDB"/>
    <w:rsid w:val="3E4F067E"/>
    <w:rsid w:val="3E4FA5C3"/>
    <w:rsid w:val="3E50AFD6"/>
    <w:rsid w:val="3E51BC23"/>
    <w:rsid w:val="3E51EC0F"/>
    <w:rsid w:val="3E5258B4"/>
    <w:rsid w:val="3E552CFD"/>
    <w:rsid w:val="3E55770F"/>
    <w:rsid w:val="3E557E3C"/>
    <w:rsid w:val="3E571B6C"/>
    <w:rsid w:val="3E578621"/>
    <w:rsid w:val="3E586BD9"/>
    <w:rsid w:val="3E5BE5AB"/>
    <w:rsid w:val="3E5CA46E"/>
    <w:rsid w:val="3E5D6ACD"/>
    <w:rsid w:val="3E5D90F1"/>
    <w:rsid w:val="3E5E8E19"/>
    <w:rsid w:val="3E5ECEDA"/>
    <w:rsid w:val="3E602266"/>
    <w:rsid w:val="3E6060B0"/>
    <w:rsid w:val="3E606955"/>
    <w:rsid w:val="3E607157"/>
    <w:rsid w:val="3E610779"/>
    <w:rsid w:val="3E63FA8F"/>
    <w:rsid w:val="3E64B747"/>
    <w:rsid w:val="3E662A21"/>
    <w:rsid w:val="3E66C6D5"/>
    <w:rsid w:val="3E6822C2"/>
    <w:rsid w:val="3E6A9376"/>
    <w:rsid w:val="3E6B6225"/>
    <w:rsid w:val="3E6CFB99"/>
    <w:rsid w:val="3E6EAF17"/>
    <w:rsid w:val="3E703287"/>
    <w:rsid w:val="3E7048C8"/>
    <w:rsid w:val="3E71C9AD"/>
    <w:rsid w:val="3E72E792"/>
    <w:rsid w:val="3E740194"/>
    <w:rsid w:val="3E74277D"/>
    <w:rsid w:val="3E747360"/>
    <w:rsid w:val="3E751254"/>
    <w:rsid w:val="3E754695"/>
    <w:rsid w:val="3E76465B"/>
    <w:rsid w:val="3E774A3E"/>
    <w:rsid w:val="3E780D4E"/>
    <w:rsid w:val="3E78D163"/>
    <w:rsid w:val="3E7A5769"/>
    <w:rsid w:val="3E7E99DA"/>
    <w:rsid w:val="3E7F2A17"/>
    <w:rsid w:val="3E7FCEC2"/>
    <w:rsid w:val="3E80F10F"/>
    <w:rsid w:val="3E81F84B"/>
    <w:rsid w:val="3E820F5E"/>
    <w:rsid w:val="3E8249CB"/>
    <w:rsid w:val="3E83A097"/>
    <w:rsid w:val="3E845070"/>
    <w:rsid w:val="3E84529F"/>
    <w:rsid w:val="3E8462CA"/>
    <w:rsid w:val="3E84DC55"/>
    <w:rsid w:val="3E84FFC9"/>
    <w:rsid w:val="3E8513C6"/>
    <w:rsid w:val="3E85CF39"/>
    <w:rsid w:val="3E86D2EF"/>
    <w:rsid w:val="3E870B8F"/>
    <w:rsid w:val="3E893320"/>
    <w:rsid w:val="3E8A103F"/>
    <w:rsid w:val="3E8A2B9B"/>
    <w:rsid w:val="3E8A74B4"/>
    <w:rsid w:val="3E8C774D"/>
    <w:rsid w:val="3E8D1DCF"/>
    <w:rsid w:val="3E8ED0E7"/>
    <w:rsid w:val="3E90298F"/>
    <w:rsid w:val="3E915CA1"/>
    <w:rsid w:val="3E923576"/>
    <w:rsid w:val="3E92A468"/>
    <w:rsid w:val="3E9442C0"/>
    <w:rsid w:val="3E97C1DF"/>
    <w:rsid w:val="3E97D9AF"/>
    <w:rsid w:val="3E98C60B"/>
    <w:rsid w:val="3E99E142"/>
    <w:rsid w:val="3E9C2A4C"/>
    <w:rsid w:val="3EA151B4"/>
    <w:rsid w:val="3EA17638"/>
    <w:rsid w:val="3EA2EC6F"/>
    <w:rsid w:val="3EA2F739"/>
    <w:rsid w:val="3EA58C8D"/>
    <w:rsid w:val="3EA640A3"/>
    <w:rsid w:val="3EA8CB2D"/>
    <w:rsid w:val="3EA9245D"/>
    <w:rsid w:val="3EAA2F23"/>
    <w:rsid w:val="3EAB394E"/>
    <w:rsid w:val="3EACAA45"/>
    <w:rsid w:val="3EADA3C5"/>
    <w:rsid w:val="3EAF51E5"/>
    <w:rsid w:val="3EAFED7A"/>
    <w:rsid w:val="3EB06736"/>
    <w:rsid w:val="3EB09E63"/>
    <w:rsid w:val="3EB153C8"/>
    <w:rsid w:val="3EB54A1D"/>
    <w:rsid w:val="3EB70A8F"/>
    <w:rsid w:val="3EB75726"/>
    <w:rsid w:val="3EB9FD5A"/>
    <w:rsid w:val="3EBBDE24"/>
    <w:rsid w:val="3EBC2E82"/>
    <w:rsid w:val="3EBD9548"/>
    <w:rsid w:val="3EBE3053"/>
    <w:rsid w:val="3EBF06EC"/>
    <w:rsid w:val="3EBF5332"/>
    <w:rsid w:val="3EC09DFF"/>
    <w:rsid w:val="3EC13E3E"/>
    <w:rsid w:val="3EC47A20"/>
    <w:rsid w:val="3EC4F476"/>
    <w:rsid w:val="3EC5E4E0"/>
    <w:rsid w:val="3EC9D901"/>
    <w:rsid w:val="3EC9DC97"/>
    <w:rsid w:val="3ECBB904"/>
    <w:rsid w:val="3ECD55C9"/>
    <w:rsid w:val="3ECFC79C"/>
    <w:rsid w:val="3ED29C77"/>
    <w:rsid w:val="3ED67E0B"/>
    <w:rsid w:val="3ED6BD5F"/>
    <w:rsid w:val="3ED7D97E"/>
    <w:rsid w:val="3ED8C791"/>
    <w:rsid w:val="3ED91EDE"/>
    <w:rsid w:val="3ED945B2"/>
    <w:rsid w:val="3EDB2AC7"/>
    <w:rsid w:val="3EDD0895"/>
    <w:rsid w:val="3EDD61B1"/>
    <w:rsid w:val="3EDF8B72"/>
    <w:rsid w:val="3EDFA39E"/>
    <w:rsid w:val="3EE09956"/>
    <w:rsid w:val="3EE2F566"/>
    <w:rsid w:val="3EE35A85"/>
    <w:rsid w:val="3EE4AAC2"/>
    <w:rsid w:val="3EE57793"/>
    <w:rsid w:val="3EE631B5"/>
    <w:rsid w:val="3EE6A116"/>
    <w:rsid w:val="3EE6A57F"/>
    <w:rsid w:val="3EE6C28A"/>
    <w:rsid w:val="3EE7DCC2"/>
    <w:rsid w:val="3EE88D8B"/>
    <w:rsid w:val="3EE9FC15"/>
    <w:rsid w:val="3EEB71E9"/>
    <w:rsid w:val="3EEC4997"/>
    <w:rsid w:val="3EED5789"/>
    <w:rsid w:val="3EEDA042"/>
    <w:rsid w:val="3EEDC580"/>
    <w:rsid w:val="3EEEF6AA"/>
    <w:rsid w:val="3EEEF73C"/>
    <w:rsid w:val="3EEF634E"/>
    <w:rsid w:val="3EEF7F36"/>
    <w:rsid w:val="3EF154CB"/>
    <w:rsid w:val="3EF1ADB0"/>
    <w:rsid w:val="3EF1C6C4"/>
    <w:rsid w:val="3EF1EA5A"/>
    <w:rsid w:val="3EF2A332"/>
    <w:rsid w:val="3EF30497"/>
    <w:rsid w:val="3EF374D5"/>
    <w:rsid w:val="3EF4BA55"/>
    <w:rsid w:val="3EF697FE"/>
    <w:rsid w:val="3EF6F5C9"/>
    <w:rsid w:val="3EF75188"/>
    <w:rsid w:val="3EF84B9C"/>
    <w:rsid w:val="3EF88E74"/>
    <w:rsid w:val="3EF91CF7"/>
    <w:rsid w:val="3EF96A37"/>
    <w:rsid w:val="3EFA79AB"/>
    <w:rsid w:val="3EFB82D8"/>
    <w:rsid w:val="3EFC6134"/>
    <w:rsid w:val="3EFD9C83"/>
    <w:rsid w:val="3F0097E1"/>
    <w:rsid w:val="3F00E0B2"/>
    <w:rsid w:val="3F026072"/>
    <w:rsid w:val="3F059EA8"/>
    <w:rsid w:val="3F05D6A3"/>
    <w:rsid w:val="3F062379"/>
    <w:rsid w:val="3F083279"/>
    <w:rsid w:val="3F09A143"/>
    <w:rsid w:val="3F0B71C4"/>
    <w:rsid w:val="3F0D7F9F"/>
    <w:rsid w:val="3F0F4F1D"/>
    <w:rsid w:val="3F104D05"/>
    <w:rsid w:val="3F10C4D9"/>
    <w:rsid w:val="3F10E409"/>
    <w:rsid w:val="3F111835"/>
    <w:rsid w:val="3F12AD4C"/>
    <w:rsid w:val="3F13DAEA"/>
    <w:rsid w:val="3F13F583"/>
    <w:rsid w:val="3F150597"/>
    <w:rsid w:val="3F157996"/>
    <w:rsid w:val="3F158689"/>
    <w:rsid w:val="3F16DA9D"/>
    <w:rsid w:val="3F16E18C"/>
    <w:rsid w:val="3F1719DB"/>
    <w:rsid w:val="3F179565"/>
    <w:rsid w:val="3F19C8D0"/>
    <w:rsid w:val="3F19EEB6"/>
    <w:rsid w:val="3F1C64C9"/>
    <w:rsid w:val="3F1ED863"/>
    <w:rsid w:val="3F1FA9B4"/>
    <w:rsid w:val="3F1FEFF5"/>
    <w:rsid w:val="3F225739"/>
    <w:rsid w:val="3F23340C"/>
    <w:rsid w:val="3F249366"/>
    <w:rsid w:val="3F272ED5"/>
    <w:rsid w:val="3F2750E4"/>
    <w:rsid w:val="3F283362"/>
    <w:rsid w:val="3F288D78"/>
    <w:rsid w:val="3F291BA4"/>
    <w:rsid w:val="3F294E5E"/>
    <w:rsid w:val="3F2A6A06"/>
    <w:rsid w:val="3F2C2B96"/>
    <w:rsid w:val="3F2C4AA5"/>
    <w:rsid w:val="3F2C4D19"/>
    <w:rsid w:val="3F2DA52E"/>
    <w:rsid w:val="3F2DAEE1"/>
    <w:rsid w:val="3F2ECBD7"/>
    <w:rsid w:val="3F2F0ED0"/>
    <w:rsid w:val="3F30A23C"/>
    <w:rsid w:val="3F314A0A"/>
    <w:rsid w:val="3F339BA9"/>
    <w:rsid w:val="3F366F89"/>
    <w:rsid w:val="3F37A995"/>
    <w:rsid w:val="3F3803E4"/>
    <w:rsid w:val="3F38A383"/>
    <w:rsid w:val="3F392200"/>
    <w:rsid w:val="3F394D34"/>
    <w:rsid w:val="3F39B01E"/>
    <w:rsid w:val="3F3EA801"/>
    <w:rsid w:val="3F40B4DB"/>
    <w:rsid w:val="3F42F5FC"/>
    <w:rsid w:val="3F451110"/>
    <w:rsid w:val="3F4623AE"/>
    <w:rsid w:val="3F472E4B"/>
    <w:rsid w:val="3F48C75F"/>
    <w:rsid w:val="3F4935C4"/>
    <w:rsid w:val="3F4B11A3"/>
    <w:rsid w:val="3F4B8E42"/>
    <w:rsid w:val="3F4E1AFA"/>
    <w:rsid w:val="3F503968"/>
    <w:rsid w:val="3F514047"/>
    <w:rsid w:val="3F516E7B"/>
    <w:rsid w:val="3F51A269"/>
    <w:rsid w:val="3F523053"/>
    <w:rsid w:val="3F57D553"/>
    <w:rsid w:val="3F57FF13"/>
    <w:rsid w:val="3F59727D"/>
    <w:rsid w:val="3F5CA87E"/>
    <w:rsid w:val="3F5F0964"/>
    <w:rsid w:val="3F62AF31"/>
    <w:rsid w:val="3F636236"/>
    <w:rsid w:val="3F642537"/>
    <w:rsid w:val="3F655FE4"/>
    <w:rsid w:val="3F672F3C"/>
    <w:rsid w:val="3F67CEBA"/>
    <w:rsid w:val="3F6881D4"/>
    <w:rsid w:val="3F6965D3"/>
    <w:rsid w:val="3F6980DB"/>
    <w:rsid w:val="3F6A30A4"/>
    <w:rsid w:val="3F6C603E"/>
    <w:rsid w:val="3F6D408D"/>
    <w:rsid w:val="3F6DD350"/>
    <w:rsid w:val="3F712372"/>
    <w:rsid w:val="3F714935"/>
    <w:rsid w:val="3F722D23"/>
    <w:rsid w:val="3F72C8F6"/>
    <w:rsid w:val="3F7716B1"/>
    <w:rsid w:val="3F7780A4"/>
    <w:rsid w:val="3F78141C"/>
    <w:rsid w:val="3F7974FD"/>
    <w:rsid w:val="3F7A5035"/>
    <w:rsid w:val="3F7A8B1F"/>
    <w:rsid w:val="3F7C5E8E"/>
    <w:rsid w:val="3F7DE38E"/>
    <w:rsid w:val="3F7E3D0C"/>
    <w:rsid w:val="3F7F369B"/>
    <w:rsid w:val="3F81EF42"/>
    <w:rsid w:val="3F821EDB"/>
    <w:rsid w:val="3F82CDD6"/>
    <w:rsid w:val="3F840190"/>
    <w:rsid w:val="3F86B15E"/>
    <w:rsid w:val="3F86C69C"/>
    <w:rsid w:val="3F8C3EB2"/>
    <w:rsid w:val="3F8C8B85"/>
    <w:rsid w:val="3F8E2CB1"/>
    <w:rsid w:val="3F8FBD02"/>
    <w:rsid w:val="3F91D5B2"/>
    <w:rsid w:val="3F92AECB"/>
    <w:rsid w:val="3F95714F"/>
    <w:rsid w:val="3F96338E"/>
    <w:rsid w:val="3F979DF7"/>
    <w:rsid w:val="3F99E9FB"/>
    <w:rsid w:val="3F9A281B"/>
    <w:rsid w:val="3F9A4595"/>
    <w:rsid w:val="3F9ACB01"/>
    <w:rsid w:val="3F9DFBF8"/>
    <w:rsid w:val="3F9F5514"/>
    <w:rsid w:val="3FA07569"/>
    <w:rsid w:val="3FA0D231"/>
    <w:rsid w:val="3FA2F08D"/>
    <w:rsid w:val="3FA3867C"/>
    <w:rsid w:val="3FA423AF"/>
    <w:rsid w:val="3FA56FBE"/>
    <w:rsid w:val="3FA5A890"/>
    <w:rsid w:val="3FA6BD2A"/>
    <w:rsid w:val="3FA7E400"/>
    <w:rsid w:val="3FA99E5B"/>
    <w:rsid w:val="3FACE0A9"/>
    <w:rsid w:val="3FAD61DC"/>
    <w:rsid w:val="3FAE02B6"/>
    <w:rsid w:val="3FB023A8"/>
    <w:rsid w:val="3FB08817"/>
    <w:rsid w:val="3FB08A66"/>
    <w:rsid w:val="3FB0C4B5"/>
    <w:rsid w:val="3FB1C93E"/>
    <w:rsid w:val="3FB2F38F"/>
    <w:rsid w:val="3FB3CC63"/>
    <w:rsid w:val="3FB53E44"/>
    <w:rsid w:val="3FB7EF69"/>
    <w:rsid w:val="3FB80084"/>
    <w:rsid w:val="3FB83394"/>
    <w:rsid w:val="3FB8DC92"/>
    <w:rsid w:val="3FB98CB4"/>
    <w:rsid w:val="3FBA068A"/>
    <w:rsid w:val="3FBB5F2B"/>
    <w:rsid w:val="3FBBF3BE"/>
    <w:rsid w:val="3FBE6636"/>
    <w:rsid w:val="3FBE68E8"/>
    <w:rsid w:val="3FBEEBFE"/>
    <w:rsid w:val="3FC164AC"/>
    <w:rsid w:val="3FC1ECBF"/>
    <w:rsid w:val="3FC2ED3D"/>
    <w:rsid w:val="3FC36394"/>
    <w:rsid w:val="3FC495EE"/>
    <w:rsid w:val="3FC631C9"/>
    <w:rsid w:val="3FC676EA"/>
    <w:rsid w:val="3FC77742"/>
    <w:rsid w:val="3FCEDEA0"/>
    <w:rsid w:val="3FCFDA0F"/>
    <w:rsid w:val="3FD00CE9"/>
    <w:rsid w:val="3FD2E104"/>
    <w:rsid w:val="3FD2E809"/>
    <w:rsid w:val="3FD33FD9"/>
    <w:rsid w:val="3FD36B99"/>
    <w:rsid w:val="3FD515BB"/>
    <w:rsid w:val="3FD62729"/>
    <w:rsid w:val="3FD83EBD"/>
    <w:rsid w:val="3FD88D02"/>
    <w:rsid w:val="3FDA32F7"/>
    <w:rsid w:val="3FDA637B"/>
    <w:rsid w:val="3FDA8FF1"/>
    <w:rsid w:val="3FDAD725"/>
    <w:rsid w:val="3FDAF132"/>
    <w:rsid w:val="3FDB2232"/>
    <w:rsid w:val="3FDB2921"/>
    <w:rsid w:val="3FDCCA7A"/>
    <w:rsid w:val="3FDDF251"/>
    <w:rsid w:val="3FDDF8DB"/>
    <w:rsid w:val="3FDE0C18"/>
    <w:rsid w:val="3FE014CA"/>
    <w:rsid w:val="3FE03756"/>
    <w:rsid w:val="3FE0516E"/>
    <w:rsid w:val="3FE1B5F8"/>
    <w:rsid w:val="3FE64389"/>
    <w:rsid w:val="3FE8CDF3"/>
    <w:rsid w:val="3FECA33F"/>
    <w:rsid w:val="3FED5BB7"/>
    <w:rsid w:val="3FEF02E6"/>
    <w:rsid w:val="3FF0464F"/>
    <w:rsid w:val="3FF17401"/>
    <w:rsid w:val="3FF360CF"/>
    <w:rsid w:val="3FF3E8F8"/>
    <w:rsid w:val="3FF5CD15"/>
    <w:rsid w:val="3FF7521F"/>
    <w:rsid w:val="3FF76281"/>
    <w:rsid w:val="3FF7AFDD"/>
    <w:rsid w:val="3FF7B62C"/>
    <w:rsid w:val="3FF7E45A"/>
    <w:rsid w:val="3FFB427A"/>
    <w:rsid w:val="3FFD149D"/>
    <w:rsid w:val="3FFF2C75"/>
    <w:rsid w:val="40005914"/>
    <w:rsid w:val="400072CF"/>
    <w:rsid w:val="40021C3D"/>
    <w:rsid w:val="400236EB"/>
    <w:rsid w:val="400312FE"/>
    <w:rsid w:val="4003F51F"/>
    <w:rsid w:val="4005E027"/>
    <w:rsid w:val="4006BD5D"/>
    <w:rsid w:val="40070778"/>
    <w:rsid w:val="40071759"/>
    <w:rsid w:val="4009CDF4"/>
    <w:rsid w:val="400A8A2F"/>
    <w:rsid w:val="400AF4D4"/>
    <w:rsid w:val="400BB778"/>
    <w:rsid w:val="400C2F0B"/>
    <w:rsid w:val="400DF7A9"/>
    <w:rsid w:val="401145FC"/>
    <w:rsid w:val="4014AEA7"/>
    <w:rsid w:val="4015E310"/>
    <w:rsid w:val="401700A8"/>
    <w:rsid w:val="4017FDF9"/>
    <w:rsid w:val="401B1139"/>
    <w:rsid w:val="401D340F"/>
    <w:rsid w:val="401E0D4D"/>
    <w:rsid w:val="401E3646"/>
    <w:rsid w:val="4021042F"/>
    <w:rsid w:val="402157DA"/>
    <w:rsid w:val="4021B799"/>
    <w:rsid w:val="4021DED7"/>
    <w:rsid w:val="40276410"/>
    <w:rsid w:val="4027722D"/>
    <w:rsid w:val="402ADA8F"/>
    <w:rsid w:val="402BDA0F"/>
    <w:rsid w:val="402BFE5C"/>
    <w:rsid w:val="402E1BE6"/>
    <w:rsid w:val="402E6EFC"/>
    <w:rsid w:val="402E720C"/>
    <w:rsid w:val="402EA038"/>
    <w:rsid w:val="402F0676"/>
    <w:rsid w:val="402F08D9"/>
    <w:rsid w:val="403144C9"/>
    <w:rsid w:val="403528B7"/>
    <w:rsid w:val="4036152B"/>
    <w:rsid w:val="4038E8A8"/>
    <w:rsid w:val="40399507"/>
    <w:rsid w:val="4039BAD6"/>
    <w:rsid w:val="403ABB47"/>
    <w:rsid w:val="403DDA2B"/>
    <w:rsid w:val="403E594D"/>
    <w:rsid w:val="403F4346"/>
    <w:rsid w:val="403F9F8C"/>
    <w:rsid w:val="4041F9D6"/>
    <w:rsid w:val="4042BAB4"/>
    <w:rsid w:val="4044A066"/>
    <w:rsid w:val="404A5B0B"/>
    <w:rsid w:val="404A65CE"/>
    <w:rsid w:val="404BB7D8"/>
    <w:rsid w:val="404D806D"/>
    <w:rsid w:val="404E3368"/>
    <w:rsid w:val="404EF2B6"/>
    <w:rsid w:val="404F0D98"/>
    <w:rsid w:val="404FDA57"/>
    <w:rsid w:val="4051225F"/>
    <w:rsid w:val="405165A3"/>
    <w:rsid w:val="405187FF"/>
    <w:rsid w:val="4052DA59"/>
    <w:rsid w:val="40530FFF"/>
    <w:rsid w:val="40545DB5"/>
    <w:rsid w:val="405490CD"/>
    <w:rsid w:val="4054A4F0"/>
    <w:rsid w:val="4055164B"/>
    <w:rsid w:val="40551BF6"/>
    <w:rsid w:val="405593FA"/>
    <w:rsid w:val="4056A1C0"/>
    <w:rsid w:val="4059A8AC"/>
    <w:rsid w:val="4059B681"/>
    <w:rsid w:val="405AB846"/>
    <w:rsid w:val="405BE3D1"/>
    <w:rsid w:val="405C4CE2"/>
    <w:rsid w:val="405C6466"/>
    <w:rsid w:val="405F1633"/>
    <w:rsid w:val="405F9C85"/>
    <w:rsid w:val="40603972"/>
    <w:rsid w:val="40607CE5"/>
    <w:rsid w:val="4062B5AD"/>
    <w:rsid w:val="4063DBDD"/>
    <w:rsid w:val="40659D04"/>
    <w:rsid w:val="4065B276"/>
    <w:rsid w:val="40660755"/>
    <w:rsid w:val="4067CE30"/>
    <w:rsid w:val="406C1695"/>
    <w:rsid w:val="406C942A"/>
    <w:rsid w:val="406DA77F"/>
    <w:rsid w:val="406E1685"/>
    <w:rsid w:val="40708BD9"/>
    <w:rsid w:val="40727094"/>
    <w:rsid w:val="4072BF31"/>
    <w:rsid w:val="4075BB59"/>
    <w:rsid w:val="407752C4"/>
    <w:rsid w:val="4077ADFC"/>
    <w:rsid w:val="4079C84C"/>
    <w:rsid w:val="407B3E55"/>
    <w:rsid w:val="407BB5D6"/>
    <w:rsid w:val="407BDE4D"/>
    <w:rsid w:val="407F6D95"/>
    <w:rsid w:val="40800056"/>
    <w:rsid w:val="408004C9"/>
    <w:rsid w:val="40814F53"/>
    <w:rsid w:val="40819A60"/>
    <w:rsid w:val="4082CE9F"/>
    <w:rsid w:val="40840228"/>
    <w:rsid w:val="40844463"/>
    <w:rsid w:val="4084F464"/>
    <w:rsid w:val="40857F89"/>
    <w:rsid w:val="4086D4A2"/>
    <w:rsid w:val="408850D2"/>
    <w:rsid w:val="408A1A64"/>
    <w:rsid w:val="408B55B9"/>
    <w:rsid w:val="408D4E81"/>
    <w:rsid w:val="40942778"/>
    <w:rsid w:val="4094CC53"/>
    <w:rsid w:val="4098A4B0"/>
    <w:rsid w:val="409D9EEE"/>
    <w:rsid w:val="409DEA6F"/>
    <w:rsid w:val="409FF74F"/>
    <w:rsid w:val="40A0446A"/>
    <w:rsid w:val="40A294D8"/>
    <w:rsid w:val="40AA24BA"/>
    <w:rsid w:val="40AA99F6"/>
    <w:rsid w:val="40AAC20C"/>
    <w:rsid w:val="40AB47D1"/>
    <w:rsid w:val="40ABF34B"/>
    <w:rsid w:val="40AD6AB6"/>
    <w:rsid w:val="40AEE9D6"/>
    <w:rsid w:val="40B1355D"/>
    <w:rsid w:val="40B14F2A"/>
    <w:rsid w:val="40B2F975"/>
    <w:rsid w:val="40B34510"/>
    <w:rsid w:val="40B37DF3"/>
    <w:rsid w:val="40B6B945"/>
    <w:rsid w:val="40B718DE"/>
    <w:rsid w:val="40B796AC"/>
    <w:rsid w:val="40B80C7E"/>
    <w:rsid w:val="40B839F1"/>
    <w:rsid w:val="40B897F3"/>
    <w:rsid w:val="40BD7DD9"/>
    <w:rsid w:val="40BDD9E7"/>
    <w:rsid w:val="40BEA8CE"/>
    <w:rsid w:val="40BF5D6F"/>
    <w:rsid w:val="40C1B0FF"/>
    <w:rsid w:val="40C2C106"/>
    <w:rsid w:val="40C42BE5"/>
    <w:rsid w:val="40C45426"/>
    <w:rsid w:val="40C594F2"/>
    <w:rsid w:val="40C79114"/>
    <w:rsid w:val="40C855F4"/>
    <w:rsid w:val="40C875C6"/>
    <w:rsid w:val="40C8C6B8"/>
    <w:rsid w:val="40CA81EF"/>
    <w:rsid w:val="40CC92E9"/>
    <w:rsid w:val="40CF9DA9"/>
    <w:rsid w:val="40D047AA"/>
    <w:rsid w:val="40D1032C"/>
    <w:rsid w:val="40D1A625"/>
    <w:rsid w:val="40D2094F"/>
    <w:rsid w:val="40D2CEF9"/>
    <w:rsid w:val="40D2E86B"/>
    <w:rsid w:val="40D47DAA"/>
    <w:rsid w:val="40D58D06"/>
    <w:rsid w:val="40D68D24"/>
    <w:rsid w:val="40D6E096"/>
    <w:rsid w:val="40D717E6"/>
    <w:rsid w:val="40D87765"/>
    <w:rsid w:val="40D88005"/>
    <w:rsid w:val="40DB9BFD"/>
    <w:rsid w:val="40DD67B1"/>
    <w:rsid w:val="40DF50E9"/>
    <w:rsid w:val="40DFD279"/>
    <w:rsid w:val="40E08512"/>
    <w:rsid w:val="40E6600E"/>
    <w:rsid w:val="40E80497"/>
    <w:rsid w:val="40E89983"/>
    <w:rsid w:val="40E9D83C"/>
    <w:rsid w:val="40EC3099"/>
    <w:rsid w:val="40EEA4DA"/>
    <w:rsid w:val="40F30367"/>
    <w:rsid w:val="40F31A85"/>
    <w:rsid w:val="40F6227F"/>
    <w:rsid w:val="40F70A99"/>
    <w:rsid w:val="40F7A8CB"/>
    <w:rsid w:val="40F8E7A0"/>
    <w:rsid w:val="40F914FA"/>
    <w:rsid w:val="40FA75CB"/>
    <w:rsid w:val="40FDC023"/>
    <w:rsid w:val="40FEB4BC"/>
    <w:rsid w:val="40FEFA96"/>
    <w:rsid w:val="410216F5"/>
    <w:rsid w:val="41050CB8"/>
    <w:rsid w:val="410563DA"/>
    <w:rsid w:val="4107C0F8"/>
    <w:rsid w:val="410FEEDA"/>
    <w:rsid w:val="4111D2EA"/>
    <w:rsid w:val="41124550"/>
    <w:rsid w:val="4113433B"/>
    <w:rsid w:val="411523C9"/>
    <w:rsid w:val="4115845D"/>
    <w:rsid w:val="411994C2"/>
    <w:rsid w:val="4119AB9C"/>
    <w:rsid w:val="4119FE43"/>
    <w:rsid w:val="411CBB0A"/>
    <w:rsid w:val="411CCB23"/>
    <w:rsid w:val="411D51CC"/>
    <w:rsid w:val="411DA7A6"/>
    <w:rsid w:val="411DF848"/>
    <w:rsid w:val="411E4588"/>
    <w:rsid w:val="4120689D"/>
    <w:rsid w:val="41223429"/>
    <w:rsid w:val="4123AE10"/>
    <w:rsid w:val="41251DE1"/>
    <w:rsid w:val="41289502"/>
    <w:rsid w:val="41290A92"/>
    <w:rsid w:val="412CD87B"/>
    <w:rsid w:val="412D0BCD"/>
    <w:rsid w:val="412D5659"/>
    <w:rsid w:val="412F066D"/>
    <w:rsid w:val="412F0C5C"/>
    <w:rsid w:val="412FB5F8"/>
    <w:rsid w:val="41304A00"/>
    <w:rsid w:val="41339B3D"/>
    <w:rsid w:val="4135E367"/>
    <w:rsid w:val="41366DD7"/>
    <w:rsid w:val="4137487A"/>
    <w:rsid w:val="41375AB8"/>
    <w:rsid w:val="4137631F"/>
    <w:rsid w:val="4137A13E"/>
    <w:rsid w:val="4138610F"/>
    <w:rsid w:val="4138C129"/>
    <w:rsid w:val="4139BCCB"/>
    <w:rsid w:val="4139C0F3"/>
    <w:rsid w:val="413AC8B5"/>
    <w:rsid w:val="413C7E03"/>
    <w:rsid w:val="413E6BB8"/>
    <w:rsid w:val="413F1454"/>
    <w:rsid w:val="413F88AD"/>
    <w:rsid w:val="413FAB54"/>
    <w:rsid w:val="4141285F"/>
    <w:rsid w:val="4141E0D3"/>
    <w:rsid w:val="414212B3"/>
    <w:rsid w:val="4142450B"/>
    <w:rsid w:val="4142C308"/>
    <w:rsid w:val="4143C875"/>
    <w:rsid w:val="4145A408"/>
    <w:rsid w:val="41466867"/>
    <w:rsid w:val="41468760"/>
    <w:rsid w:val="4146D8E3"/>
    <w:rsid w:val="414794E8"/>
    <w:rsid w:val="414803B1"/>
    <w:rsid w:val="4148DC67"/>
    <w:rsid w:val="4149A99A"/>
    <w:rsid w:val="414A01A6"/>
    <w:rsid w:val="414AD501"/>
    <w:rsid w:val="414BC46B"/>
    <w:rsid w:val="414C6D36"/>
    <w:rsid w:val="414D34D0"/>
    <w:rsid w:val="414E61FE"/>
    <w:rsid w:val="41510EC7"/>
    <w:rsid w:val="41548EA6"/>
    <w:rsid w:val="41550075"/>
    <w:rsid w:val="4155979A"/>
    <w:rsid w:val="4155BBA5"/>
    <w:rsid w:val="41561E22"/>
    <w:rsid w:val="41566AD3"/>
    <w:rsid w:val="415804D6"/>
    <w:rsid w:val="41596402"/>
    <w:rsid w:val="415AB2BE"/>
    <w:rsid w:val="415BF82F"/>
    <w:rsid w:val="415E6BB8"/>
    <w:rsid w:val="415FC575"/>
    <w:rsid w:val="41603C6E"/>
    <w:rsid w:val="41615989"/>
    <w:rsid w:val="416208F1"/>
    <w:rsid w:val="4162A409"/>
    <w:rsid w:val="41648913"/>
    <w:rsid w:val="41649FF8"/>
    <w:rsid w:val="41654E67"/>
    <w:rsid w:val="416597F9"/>
    <w:rsid w:val="4165C8D9"/>
    <w:rsid w:val="41685D2F"/>
    <w:rsid w:val="416B5086"/>
    <w:rsid w:val="416C5ABB"/>
    <w:rsid w:val="416DFE60"/>
    <w:rsid w:val="416E1413"/>
    <w:rsid w:val="416E3615"/>
    <w:rsid w:val="416F0AB8"/>
    <w:rsid w:val="416FB56F"/>
    <w:rsid w:val="4170B124"/>
    <w:rsid w:val="4170EC6C"/>
    <w:rsid w:val="4171A328"/>
    <w:rsid w:val="41720771"/>
    <w:rsid w:val="4173347A"/>
    <w:rsid w:val="41748F0B"/>
    <w:rsid w:val="4174E46E"/>
    <w:rsid w:val="41754664"/>
    <w:rsid w:val="41760D61"/>
    <w:rsid w:val="41763924"/>
    <w:rsid w:val="417712FD"/>
    <w:rsid w:val="417872E5"/>
    <w:rsid w:val="41789746"/>
    <w:rsid w:val="41791E06"/>
    <w:rsid w:val="417B914E"/>
    <w:rsid w:val="417D1508"/>
    <w:rsid w:val="417DF547"/>
    <w:rsid w:val="417E197E"/>
    <w:rsid w:val="417EFABD"/>
    <w:rsid w:val="417F978D"/>
    <w:rsid w:val="417FB70B"/>
    <w:rsid w:val="417FC050"/>
    <w:rsid w:val="41801933"/>
    <w:rsid w:val="41830C84"/>
    <w:rsid w:val="41862608"/>
    <w:rsid w:val="4186B3A1"/>
    <w:rsid w:val="41878B9E"/>
    <w:rsid w:val="418805BE"/>
    <w:rsid w:val="41882591"/>
    <w:rsid w:val="4189AB02"/>
    <w:rsid w:val="4189C3C0"/>
    <w:rsid w:val="4189C95E"/>
    <w:rsid w:val="418B185C"/>
    <w:rsid w:val="418DA018"/>
    <w:rsid w:val="418E53E9"/>
    <w:rsid w:val="418F2FBC"/>
    <w:rsid w:val="418FAD62"/>
    <w:rsid w:val="4190F061"/>
    <w:rsid w:val="41918E4C"/>
    <w:rsid w:val="419220DE"/>
    <w:rsid w:val="4193DA7C"/>
    <w:rsid w:val="4194ECA3"/>
    <w:rsid w:val="419547C9"/>
    <w:rsid w:val="4195ABEA"/>
    <w:rsid w:val="41974915"/>
    <w:rsid w:val="4197B612"/>
    <w:rsid w:val="41982206"/>
    <w:rsid w:val="41985C13"/>
    <w:rsid w:val="4198A036"/>
    <w:rsid w:val="4198DAD2"/>
    <w:rsid w:val="4199B13C"/>
    <w:rsid w:val="419A7D93"/>
    <w:rsid w:val="419AB326"/>
    <w:rsid w:val="419CA23C"/>
    <w:rsid w:val="419CF16D"/>
    <w:rsid w:val="419D6680"/>
    <w:rsid w:val="419DEE3D"/>
    <w:rsid w:val="419EEC18"/>
    <w:rsid w:val="419F1476"/>
    <w:rsid w:val="419F96C0"/>
    <w:rsid w:val="41A032AF"/>
    <w:rsid w:val="41A400E8"/>
    <w:rsid w:val="41A46933"/>
    <w:rsid w:val="41A5A5C8"/>
    <w:rsid w:val="41A6C740"/>
    <w:rsid w:val="41A748C3"/>
    <w:rsid w:val="41A80D69"/>
    <w:rsid w:val="41A90B50"/>
    <w:rsid w:val="41AA4996"/>
    <w:rsid w:val="41AA8E1C"/>
    <w:rsid w:val="41AD2840"/>
    <w:rsid w:val="41AD8FEC"/>
    <w:rsid w:val="41ADAE40"/>
    <w:rsid w:val="41B0C63E"/>
    <w:rsid w:val="41B10C1C"/>
    <w:rsid w:val="41B1782A"/>
    <w:rsid w:val="41B2174F"/>
    <w:rsid w:val="41B23B98"/>
    <w:rsid w:val="41B70E0A"/>
    <w:rsid w:val="41B80395"/>
    <w:rsid w:val="41B80A6B"/>
    <w:rsid w:val="41BA2574"/>
    <w:rsid w:val="41BA55F3"/>
    <w:rsid w:val="41BCA137"/>
    <w:rsid w:val="41BD9030"/>
    <w:rsid w:val="41BEA087"/>
    <w:rsid w:val="41BEAD60"/>
    <w:rsid w:val="41BF47FC"/>
    <w:rsid w:val="41C07913"/>
    <w:rsid w:val="41C09083"/>
    <w:rsid w:val="41C0E661"/>
    <w:rsid w:val="41C172DC"/>
    <w:rsid w:val="41C2CACC"/>
    <w:rsid w:val="41C33D64"/>
    <w:rsid w:val="41C396D0"/>
    <w:rsid w:val="41C3C093"/>
    <w:rsid w:val="41C5E593"/>
    <w:rsid w:val="41C6C6B7"/>
    <w:rsid w:val="41C844B9"/>
    <w:rsid w:val="41C8B2A8"/>
    <w:rsid w:val="41CAED86"/>
    <w:rsid w:val="41CBBC9F"/>
    <w:rsid w:val="41CC6AC3"/>
    <w:rsid w:val="41CCA1D3"/>
    <w:rsid w:val="41CE7BAD"/>
    <w:rsid w:val="41CF9A27"/>
    <w:rsid w:val="41D0D9E3"/>
    <w:rsid w:val="41D3C163"/>
    <w:rsid w:val="41D42126"/>
    <w:rsid w:val="41D50F83"/>
    <w:rsid w:val="41D58738"/>
    <w:rsid w:val="41D62712"/>
    <w:rsid w:val="41D75849"/>
    <w:rsid w:val="41D75CA3"/>
    <w:rsid w:val="41D7E2F3"/>
    <w:rsid w:val="41D81DD1"/>
    <w:rsid w:val="41D83678"/>
    <w:rsid w:val="41D9607F"/>
    <w:rsid w:val="41DB2BFD"/>
    <w:rsid w:val="41DBE537"/>
    <w:rsid w:val="41DC60AA"/>
    <w:rsid w:val="41DCFD81"/>
    <w:rsid w:val="41DDA2E3"/>
    <w:rsid w:val="41E1C51B"/>
    <w:rsid w:val="41E20224"/>
    <w:rsid w:val="41E2ED0E"/>
    <w:rsid w:val="41E41798"/>
    <w:rsid w:val="41E76157"/>
    <w:rsid w:val="41E7CA59"/>
    <w:rsid w:val="41E82E03"/>
    <w:rsid w:val="41E83EB9"/>
    <w:rsid w:val="41E88E5A"/>
    <w:rsid w:val="41EA1F56"/>
    <w:rsid w:val="41EC923F"/>
    <w:rsid w:val="41ECDDD9"/>
    <w:rsid w:val="41EF2F8A"/>
    <w:rsid w:val="41F103EC"/>
    <w:rsid w:val="41F5B120"/>
    <w:rsid w:val="41F7496D"/>
    <w:rsid w:val="41F75BFA"/>
    <w:rsid w:val="41FA69BC"/>
    <w:rsid w:val="41FEC047"/>
    <w:rsid w:val="41FF74A5"/>
    <w:rsid w:val="41FFF95E"/>
    <w:rsid w:val="420157AE"/>
    <w:rsid w:val="420162C8"/>
    <w:rsid w:val="4201A370"/>
    <w:rsid w:val="4201D01E"/>
    <w:rsid w:val="4201EC3A"/>
    <w:rsid w:val="4202FFF7"/>
    <w:rsid w:val="4204B960"/>
    <w:rsid w:val="42060AF3"/>
    <w:rsid w:val="4206B5B3"/>
    <w:rsid w:val="420739F2"/>
    <w:rsid w:val="42080A45"/>
    <w:rsid w:val="4208A8F2"/>
    <w:rsid w:val="420AD089"/>
    <w:rsid w:val="420D19AD"/>
    <w:rsid w:val="420E8A51"/>
    <w:rsid w:val="420F25FA"/>
    <w:rsid w:val="42119114"/>
    <w:rsid w:val="4212C8A5"/>
    <w:rsid w:val="42132E73"/>
    <w:rsid w:val="4213B7E9"/>
    <w:rsid w:val="4213CC5E"/>
    <w:rsid w:val="4214079B"/>
    <w:rsid w:val="4215CD59"/>
    <w:rsid w:val="4217544E"/>
    <w:rsid w:val="42181AC2"/>
    <w:rsid w:val="4218E43D"/>
    <w:rsid w:val="421B47B4"/>
    <w:rsid w:val="421BC261"/>
    <w:rsid w:val="421C97A4"/>
    <w:rsid w:val="42201AB9"/>
    <w:rsid w:val="4220DC26"/>
    <w:rsid w:val="42210E83"/>
    <w:rsid w:val="4221E1E9"/>
    <w:rsid w:val="42224164"/>
    <w:rsid w:val="4222B145"/>
    <w:rsid w:val="4222EF71"/>
    <w:rsid w:val="4224D53B"/>
    <w:rsid w:val="4226F277"/>
    <w:rsid w:val="4229E5C3"/>
    <w:rsid w:val="422A6F22"/>
    <w:rsid w:val="422B64B8"/>
    <w:rsid w:val="422C3935"/>
    <w:rsid w:val="422E6C78"/>
    <w:rsid w:val="422FAAFF"/>
    <w:rsid w:val="422FE689"/>
    <w:rsid w:val="4230DC87"/>
    <w:rsid w:val="4231BC4A"/>
    <w:rsid w:val="42336B6C"/>
    <w:rsid w:val="42338687"/>
    <w:rsid w:val="4234EF00"/>
    <w:rsid w:val="423A5F84"/>
    <w:rsid w:val="423AFF49"/>
    <w:rsid w:val="423B7966"/>
    <w:rsid w:val="423C2B5C"/>
    <w:rsid w:val="423C3B50"/>
    <w:rsid w:val="423D5CE2"/>
    <w:rsid w:val="423D6922"/>
    <w:rsid w:val="423DB546"/>
    <w:rsid w:val="423E65D3"/>
    <w:rsid w:val="423F1941"/>
    <w:rsid w:val="423FC897"/>
    <w:rsid w:val="4241550A"/>
    <w:rsid w:val="42441BEA"/>
    <w:rsid w:val="42447E39"/>
    <w:rsid w:val="424480C4"/>
    <w:rsid w:val="42464170"/>
    <w:rsid w:val="4246D0DF"/>
    <w:rsid w:val="424757E4"/>
    <w:rsid w:val="42480BD7"/>
    <w:rsid w:val="424949FD"/>
    <w:rsid w:val="424DE873"/>
    <w:rsid w:val="424F155A"/>
    <w:rsid w:val="42506656"/>
    <w:rsid w:val="425111F4"/>
    <w:rsid w:val="425172BD"/>
    <w:rsid w:val="42520564"/>
    <w:rsid w:val="425286E6"/>
    <w:rsid w:val="4252E1BE"/>
    <w:rsid w:val="4252E8C8"/>
    <w:rsid w:val="42540063"/>
    <w:rsid w:val="4255A11B"/>
    <w:rsid w:val="42564E07"/>
    <w:rsid w:val="42570ACA"/>
    <w:rsid w:val="42573275"/>
    <w:rsid w:val="42589EBB"/>
    <w:rsid w:val="425ACDD3"/>
    <w:rsid w:val="425B4C0D"/>
    <w:rsid w:val="425B5E2F"/>
    <w:rsid w:val="42611041"/>
    <w:rsid w:val="4261120C"/>
    <w:rsid w:val="4261531F"/>
    <w:rsid w:val="42626A83"/>
    <w:rsid w:val="4262D314"/>
    <w:rsid w:val="42666A54"/>
    <w:rsid w:val="4268B339"/>
    <w:rsid w:val="4269B64D"/>
    <w:rsid w:val="426A26BA"/>
    <w:rsid w:val="426BB43B"/>
    <w:rsid w:val="426C09FA"/>
    <w:rsid w:val="427007D8"/>
    <w:rsid w:val="4270F98F"/>
    <w:rsid w:val="42710BE7"/>
    <w:rsid w:val="427173AB"/>
    <w:rsid w:val="4272A4E6"/>
    <w:rsid w:val="42750FB9"/>
    <w:rsid w:val="4277B842"/>
    <w:rsid w:val="4279D2E7"/>
    <w:rsid w:val="427A02E8"/>
    <w:rsid w:val="427B25F6"/>
    <w:rsid w:val="427D9323"/>
    <w:rsid w:val="427DADDC"/>
    <w:rsid w:val="427ECA79"/>
    <w:rsid w:val="42826B9A"/>
    <w:rsid w:val="4283F1FB"/>
    <w:rsid w:val="42852FBF"/>
    <w:rsid w:val="42857A0B"/>
    <w:rsid w:val="4285C651"/>
    <w:rsid w:val="42863A80"/>
    <w:rsid w:val="42868D43"/>
    <w:rsid w:val="4286AA32"/>
    <w:rsid w:val="428758B0"/>
    <w:rsid w:val="42880CDB"/>
    <w:rsid w:val="42881B1E"/>
    <w:rsid w:val="4289C1E9"/>
    <w:rsid w:val="428A8F42"/>
    <w:rsid w:val="428C9CD9"/>
    <w:rsid w:val="428CB605"/>
    <w:rsid w:val="428CE5B6"/>
    <w:rsid w:val="428E2181"/>
    <w:rsid w:val="428E6549"/>
    <w:rsid w:val="428EB467"/>
    <w:rsid w:val="428F3DFB"/>
    <w:rsid w:val="428FFFFA"/>
    <w:rsid w:val="4290D9F5"/>
    <w:rsid w:val="4291399C"/>
    <w:rsid w:val="4292D22E"/>
    <w:rsid w:val="4294AB1B"/>
    <w:rsid w:val="4295E67B"/>
    <w:rsid w:val="4295EE54"/>
    <w:rsid w:val="429735FA"/>
    <w:rsid w:val="4297CC6F"/>
    <w:rsid w:val="42983510"/>
    <w:rsid w:val="42984DCB"/>
    <w:rsid w:val="4298B3C2"/>
    <w:rsid w:val="429C66BA"/>
    <w:rsid w:val="429FD4BD"/>
    <w:rsid w:val="42A0AB63"/>
    <w:rsid w:val="42A1396E"/>
    <w:rsid w:val="42A1B3A0"/>
    <w:rsid w:val="42A1B9A8"/>
    <w:rsid w:val="42A2C5D4"/>
    <w:rsid w:val="42A3C059"/>
    <w:rsid w:val="42A503CB"/>
    <w:rsid w:val="42A9609F"/>
    <w:rsid w:val="42AB8EDA"/>
    <w:rsid w:val="42AC5416"/>
    <w:rsid w:val="42AD80AA"/>
    <w:rsid w:val="42B0BE51"/>
    <w:rsid w:val="42B1C2C3"/>
    <w:rsid w:val="42B1CE92"/>
    <w:rsid w:val="42B231D2"/>
    <w:rsid w:val="42B2D452"/>
    <w:rsid w:val="42B5EF8B"/>
    <w:rsid w:val="42B754A5"/>
    <w:rsid w:val="42B7B07E"/>
    <w:rsid w:val="42B7D8A5"/>
    <w:rsid w:val="42BA536E"/>
    <w:rsid w:val="42BA7284"/>
    <w:rsid w:val="42BAA2C3"/>
    <w:rsid w:val="42BC9636"/>
    <w:rsid w:val="42C138B3"/>
    <w:rsid w:val="42C1AA68"/>
    <w:rsid w:val="42C2AC7D"/>
    <w:rsid w:val="42C59C61"/>
    <w:rsid w:val="42C6DFBE"/>
    <w:rsid w:val="42C99191"/>
    <w:rsid w:val="42CA683A"/>
    <w:rsid w:val="42CDA11E"/>
    <w:rsid w:val="42CF554D"/>
    <w:rsid w:val="42D0D26B"/>
    <w:rsid w:val="42D11816"/>
    <w:rsid w:val="42D300A0"/>
    <w:rsid w:val="42D52D99"/>
    <w:rsid w:val="42D55E05"/>
    <w:rsid w:val="42D58D68"/>
    <w:rsid w:val="42D69154"/>
    <w:rsid w:val="42D84CF4"/>
    <w:rsid w:val="42D87E99"/>
    <w:rsid w:val="42DA7E95"/>
    <w:rsid w:val="42DA9906"/>
    <w:rsid w:val="42DC9A51"/>
    <w:rsid w:val="42DCF677"/>
    <w:rsid w:val="42E1359E"/>
    <w:rsid w:val="42E196B2"/>
    <w:rsid w:val="42E1D2DE"/>
    <w:rsid w:val="42E27262"/>
    <w:rsid w:val="42E4922C"/>
    <w:rsid w:val="42E50038"/>
    <w:rsid w:val="42E5EE1D"/>
    <w:rsid w:val="42E6C169"/>
    <w:rsid w:val="42E73A7F"/>
    <w:rsid w:val="42E73C30"/>
    <w:rsid w:val="42E78417"/>
    <w:rsid w:val="42E7EAFC"/>
    <w:rsid w:val="42E9DF09"/>
    <w:rsid w:val="42EA897A"/>
    <w:rsid w:val="42EB5EF0"/>
    <w:rsid w:val="42EC61AB"/>
    <w:rsid w:val="42EDB60B"/>
    <w:rsid w:val="42EFC3EA"/>
    <w:rsid w:val="42F11E03"/>
    <w:rsid w:val="42F15A7E"/>
    <w:rsid w:val="42F1B8C9"/>
    <w:rsid w:val="42F32339"/>
    <w:rsid w:val="42F37510"/>
    <w:rsid w:val="42F394EE"/>
    <w:rsid w:val="42F39C72"/>
    <w:rsid w:val="42F3B2C4"/>
    <w:rsid w:val="42F45817"/>
    <w:rsid w:val="42F600F4"/>
    <w:rsid w:val="42F6B21F"/>
    <w:rsid w:val="42F76F9A"/>
    <w:rsid w:val="42FA08ED"/>
    <w:rsid w:val="42FCB96B"/>
    <w:rsid w:val="42FD72DE"/>
    <w:rsid w:val="42FE7C7A"/>
    <w:rsid w:val="43011EC5"/>
    <w:rsid w:val="43021BEC"/>
    <w:rsid w:val="4302DEC2"/>
    <w:rsid w:val="43030AB9"/>
    <w:rsid w:val="4303DA9D"/>
    <w:rsid w:val="4304026D"/>
    <w:rsid w:val="4305EE4B"/>
    <w:rsid w:val="4306711E"/>
    <w:rsid w:val="430A022C"/>
    <w:rsid w:val="430A1504"/>
    <w:rsid w:val="430B00AE"/>
    <w:rsid w:val="430C08B4"/>
    <w:rsid w:val="430F1E44"/>
    <w:rsid w:val="43111265"/>
    <w:rsid w:val="4311F78C"/>
    <w:rsid w:val="431226B9"/>
    <w:rsid w:val="43136352"/>
    <w:rsid w:val="4313CBFA"/>
    <w:rsid w:val="43168B0D"/>
    <w:rsid w:val="43197D13"/>
    <w:rsid w:val="4319ECC8"/>
    <w:rsid w:val="431D7DB3"/>
    <w:rsid w:val="431DA391"/>
    <w:rsid w:val="4320D4F6"/>
    <w:rsid w:val="43243797"/>
    <w:rsid w:val="43256642"/>
    <w:rsid w:val="432710A6"/>
    <w:rsid w:val="43276951"/>
    <w:rsid w:val="43279FCB"/>
    <w:rsid w:val="432A1718"/>
    <w:rsid w:val="432B1741"/>
    <w:rsid w:val="432BA527"/>
    <w:rsid w:val="432E3913"/>
    <w:rsid w:val="4332AE06"/>
    <w:rsid w:val="4334BF53"/>
    <w:rsid w:val="4335CB6A"/>
    <w:rsid w:val="4335E100"/>
    <w:rsid w:val="43365560"/>
    <w:rsid w:val="4338496C"/>
    <w:rsid w:val="433888AC"/>
    <w:rsid w:val="433AA0A1"/>
    <w:rsid w:val="433C11D2"/>
    <w:rsid w:val="433C5522"/>
    <w:rsid w:val="433CF1B0"/>
    <w:rsid w:val="433DDC5D"/>
    <w:rsid w:val="433ED9A6"/>
    <w:rsid w:val="433F6FE9"/>
    <w:rsid w:val="4342A0E6"/>
    <w:rsid w:val="434342B4"/>
    <w:rsid w:val="4345DD8B"/>
    <w:rsid w:val="43466308"/>
    <w:rsid w:val="4347BF8B"/>
    <w:rsid w:val="434B40E6"/>
    <w:rsid w:val="434CA3FF"/>
    <w:rsid w:val="434DBA6C"/>
    <w:rsid w:val="434E7F57"/>
    <w:rsid w:val="434EF09B"/>
    <w:rsid w:val="434F2CD0"/>
    <w:rsid w:val="434F31AA"/>
    <w:rsid w:val="434F75CE"/>
    <w:rsid w:val="434FD821"/>
    <w:rsid w:val="435021BB"/>
    <w:rsid w:val="43511AFA"/>
    <w:rsid w:val="4351D23E"/>
    <w:rsid w:val="43531627"/>
    <w:rsid w:val="43534CC0"/>
    <w:rsid w:val="43544483"/>
    <w:rsid w:val="43547C0D"/>
    <w:rsid w:val="43564B41"/>
    <w:rsid w:val="4357D7C6"/>
    <w:rsid w:val="435A4E15"/>
    <w:rsid w:val="435A6226"/>
    <w:rsid w:val="435A7734"/>
    <w:rsid w:val="435B0A50"/>
    <w:rsid w:val="435C97F2"/>
    <w:rsid w:val="435D1589"/>
    <w:rsid w:val="435D5412"/>
    <w:rsid w:val="435D9474"/>
    <w:rsid w:val="435DECFD"/>
    <w:rsid w:val="4360C244"/>
    <w:rsid w:val="4361083D"/>
    <w:rsid w:val="4361D9AA"/>
    <w:rsid w:val="4363E422"/>
    <w:rsid w:val="4365364E"/>
    <w:rsid w:val="4365B9E3"/>
    <w:rsid w:val="4365F84C"/>
    <w:rsid w:val="43670705"/>
    <w:rsid w:val="4368913D"/>
    <w:rsid w:val="436983F6"/>
    <w:rsid w:val="436C4442"/>
    <w:rsid w:val="436C8D67"/>
    <w:rsid w:val="436CB769"/>
    <w:rsid w:val="436DD246"/>
    <w:rsid w:val="436F2C53"/>
    <w:rsid w:val="4370FFB4"/>
    <w:rsid w:val="4371253E"/>
    <w:rsid w:val="43721724"/>
    <w:rsid w:val="4373162A"/>
    <w:rsid w:val="4373624A"/>
    <w:rsid w:val="4376C7A9"/>
    <w:rsid w:val="43782300"/>
    <w:rsid w:val="43784060"/>
    <w:rsid w:val="4378A2E8"/>
    <w:rsid w:val="437AB777"/>
    <w:rsid w:val="437B93B2"/>
    <w:rsid w:val="437C05AB"/>
    <w:rsid w:val="437D75C7"/>
    <w:rsid w:val="437E24D3"/>
    <w:rsid w:val="437E331C"/>
    <w:rsid w:val="437EE429"/>
    <w:rsid w:val="437FC4B3"/>
    <w:rsid w:val="43804CD9"/>
    <w:rsid w:val="43818F55"/>
    <w:rsid w:val="43822566"/>
    <w:rsid w:val="4383712E"/>
    <w:rsid w:val="438386BA"/>
    <w:rsid w:val="4383C92F"/>
    <w:rsid w:val="43845E46"/>
    <w:rsid w:val="4384AE78"/>
    <w:rsid w:val="43851DA1"/>
    <w:rsid w:val="43860D61"/>
    <w:rsid w:val="4386AB46"/>
    <w:rsid w:val="43872B02"/>
    <w:rsid w:val="4387CC84"/>
    <w:rsid w:val="4387E518"/>
    <w:rsid w:val="43885BDE"/>
    <w:rsid w:val="43890431"/>
    <w:rsid w:val="4389204C"/>
    <w:rsid w:val="438C2993"/>
    <w:rsid w:val="438D057A"/>
    <w:rsid w:val="438DBF18"/>
    <w:rsid w:val="438DC4D5"/>
    <w:rsid w:val="438DC8A2"/>
    <w:rsid w:val="438F9227"/>
    <w:rsid w:val="438FA6AC"/>
    <w:rsid w:val="4392EB0B"/>
    <w:rsid w:val="43938F81"/>
    <w:rsid w:val="43960BC7"/>
    <w:rsid w:val="4398509C"/>
    <w:rsid w:val="43993FB9"/>
    <w:rsid w:val="43997ECA"/>
    <w:rsid w:val="439DBFF1"/>
    <w:rsid w:val="43A13DB6"/>
    <w:rsid w:val="43A2CBF6"/>
    <w:rsid w:val="43A2FF0D"/>
    <w:rsid w:val="43A3ED58"/>
    <w:rsid w:val="43A8488C"/>
    <w:rsid w:val="43A96C61"/>
    <w:rsid w:val="43A9810B"/>
    <w:rsid w:val="43A99010"/>
    <w:rsid w:val="43A9CCB5"/>
    <w:rsid w:val="43ABE599"/>
    <w:rsid w:val="43AD9DB5"/>
    <w:rsid w:val="43ADB0C1"/>
    <w:rsid w:val="43AE2369"/>
    <w:rsid w:val="43B0910E"/>
    <w:rsid w:val="43B1A8D5"/>
    <w:rsid w:val="43B1CFE0"/>
    <w:rsid w:val="43B20508"/>
    <w:rsid w:val="43B6D5CA"/>
    <w:rsid w:val="43B7B135"/>
    <w:rsid w:val="43B7BEB5"/>
    <w:rsid w:val="43B7D06B"/>
    <w:rsid w:val="43B933B9"/>
    <w:rsid w:val="43BB30A5"/>
    <w:rsid w:val="43BB6EC9"/>
    <w:rsid w:val="43BCB735"/>
    <w:rsid w:val="43BEC0D9"/>
    <w:rsid w:val="43BEDEE8"/>
    <w:rsid w:val="43C07C98"/>
    <w:rsid w:val="43C2E693"/>
    <w:rsid w:val="43C3285F"/>
    <w:rsid w:val="43C7D338"/>
    <w:rsid w:val="43C8913A"/>
    <w:rsid w:val="43CCF111"/>
    <w:rsid w:val="43CD3932"/>
    <w:rsid w:val="43D0B49E"/>
    <w:rsid w:val="43D16A2F"/>
    <w:rsid w:val="43D3141C"/>
    <w:rsid w:val="43D5AF6C"/>
    <w:rsid w:val="43D92954"/>
    <w:rsid w:val="43D9BEFE"/>
    <w:rsid w:val="43DAC7C0"/>
    <w:rsid w:val="43DB1B11"/>
    <w:rsid w:val="43DCB612"/>
    <w:rsid w:val="43DDAD25"/>
    <w:rsid w:val="43DFD92B"/>
    <w:rsid w:val="43E04DED"/>
    <w:rsid w:val="43E1EBDD"/>
    <w:rsid w:val="43E42AAB"/>
    <w:rsid w:val="43E5502A"/>
    <w:rsid w:val="43E59918"/>
    <w:rsid w:val="43E73897"/>
    <w:rsid w:val="43E766A6"/>
    <w:rsid w:val="43E77749"/>
    <w:rsid w:val="43E870C4"/>
    <w:rsid w:val="43EA1E11"/>
    <w:rsid w:val="43EB6821"/>
    <w:rsid w:val="43EEE4EA"/>
    <w:rsid w:val="43EF3C53"/>
    <w:rsid w:val="43EFA28F"/>
    <w:rsid w:val="43F19CCE"/>
    <w:rsid w:val="43F1D20D"/>
    <w:rsid w:val="43F26894"/>
    <w:rsid w:val="43F278D0"/>
    <w:rsid w:val="43F49CDE"/>
    <w:rsid w:val="43F4AAFA"/>
    <w:rsid w:val="43F5D198"/>
    <w:rsid w:val="43F78183"/>
    <w:rsid w:val="43F88692"/>
    <w:rsid w:val="43F920EF"/>
    <w:rsid w:val="43F946B1"/>
    <w:rsid w:val="43FA6AE4"/>
    <w:rsid w:val="43FB9CAF"/>
    <w:rsid w:val="43FD3E70"/>
    <w:rsid w:val="43FE243A"/>
    <w:rsid w:val="43FE2FED"/>
    <w:rsid w:val="43FEA079"/>
    <w:rsid w:val="43FFA60C"/>
    <w:rsid w:val="4401735E"/>
    <w:rsid w:val="44018E3E"/>
    <w:rsid w:val="44042CE0"/>
    <w:rsid w:val="44042EC9"/>
    <w:rsid w:val="4405C489"/>
    <w:rsid w:val="4405CC3D"/>
    <w:rsid w:val="44069CDD"/>
    <w:rsid w:val="4406C0CA"/>
    <w:rsid w:val="4406C265"/>
    <w:rsid w:val="4407677A"/>
    <w:rsid w:val="4408A8FC"/>
    <w:rsid w:val="440AC41F"/>
    <w:rsid w:val="440B36FF"/>
    <w:rsid w:val="440D5870"/>
    <w:rsid w:val="440E3E8C"/>
    <w:rsid w:val="44143045"/>
    <w:rsid w:val="4417193C"/>
    <w:rsid w:val="4417D853"/>
    <w:rsid w:val="44181CD3"/>
    <w:rsid w:val="4418C802"/>
    <w:rsid w:val="441DFF49"/>
    <w:rsid w:val="441E2D73"/>
    <w:rsid w:val="441F8EC5"/>
    <w:rsid w:val="441F9557"/>
    <w:rsid w:val="441FD724"/>
    <w:rsid w:val="441FDE0C"/>
    <w:rsid w:val="441FE269"/>
    <w:rsid w:val="4420BFC7"/>
    <w:rsid w:val="4421E39E"/>
    <w:rsid w:val="44227760"/>
    <w:rsid w:val="4422A34B"/>
    <w:rsid w:val="4422B269"/>
    <w:rsid w:val="442470ED"/>
    <w:rsid w:val="4424F28D"/>
    <w:rsid w:val="4429F0C0"/>
    <w:rsid w:val="442AB25C"/>
    <w:rsid w:val="442C5D15"/>
    <w:rsid w:val="442D3A83"/>
    <w:rsid w:val="442DD8A0"/>
    <w:rsid w:val="442DDA66"/>
    <w:rsid w:val="442E8C9A"/>
    <w:rsid w:val="442EAC96"/>
    <w:rsid w:val="442F7C14"/>
    <w:rsid w:val="4430CF97"/>
    <w:rsid w:val="443189B2"/>
    <w:rsid w:val="44318F32"/>
    <w:rsid w:val="443353C9"/>
    <w:rsid w:val="4433D80A"/>
    <w:rsid w:val="4433D88C"/>
    <w:rsid w:val="44343EE9"/>
    <w:rsid w:val="4435C03F"/>
    <w:rsid w:val="4435E469"/>
    <w:rsid w:val="4436E585"/>
    <w:rsid w:val="44388048"/>
    <w:rsid w:val="443955F8"/>
    <w:rsid w:val="44395E00"/>
    <w:rsid w:val="443A4A89"/>
    <w:rsid w:val="443B118E"/>
    <w:rsid w:val="443C0E69"/>
    <w:rsid w:val="443E3B8D"/>
    <w:rsid w:val="44403273"/>
    <w:rsid w:val="4441676A"/>
    <w:rsid w:val="4441C63C"/>
    <w:rsid w:val="4444E78A"/>
    <w:rsid w:val="444759C3"/>
    <w:rsid w:val="44482A3D"/>
    <w:rsid w:val="44491A1A"/>
    <w:rsid w:val="444A1D6C"/>
    <w:rsid w:val="444C4AA3"/>
    <w:rsid w:val="444CB960"/>
    <w:rsid w:val="444EF434"/>
    <w:rsid w:val="4453060B"/>
    <w:rsid w:val="44544F8A"/>
    <w:rsid w:val="4455862C"/>
    <w:rsid w:val="4455B5FF"/>
    <w:rsid w:val="44564C7C"/>
    <w:rsid w:val="445752C7"/>
    <w:rsid w:val="4458AA95"/>
    <w:rsid w:val="445EF0AF"/>
    <w:rsid w:val="44600EA8"/>
    <w:rsid w:val="446071E2"/>
    <w:rsid w:val="4460A023"/>
    <w:rsid w:val="44619453"/>
    <w:rsid w:val="446255D4"/>
    <w:rsid w:val="446270EA"/>
    <w:rsid w:val="44649CE6"/>
    <w:rsid w:val="4465543E"/>
    <w:rsid w:val="4466D72F"/>
    <w:rsid w:val="4467FC1E"/>
    <w:rsid w:val="44691247"/>
    <w:rsid w:val="446C33B0"/>
    <w:rsid w:val="446D0E93"/>
    <w:rsid w:val="446F841C"/>
    <w:rsid w:val="446FA9D1"/>
    <w:rsid w:val="44702EBA"/>
    <w:rsid w:val="44713873"/>
    <w:rsid w:val="4471BB3C"/>
    <w:rsid w:val="44720D2A"/>
    <w:rsid w:val="447346CD"/>
    <w:rsid w:val="4474FCFF"/>
    <w:rsid w:val="4476B180"/>
    <w:rsid w:val="44773F65"/>
    <w:rsid w:val="447805A4"/>
    <w:rsid w:val="44789C18"/>
    <w:rsid w:val="4478DBDC"/>
    <w:rsid w:val="4478F52C"/>
    <w:rsid w:val="4479809E"/>
    <w:rsid w:val="4479E20D"/>
    <w:rsid w:val="447A4135"/>
    <w:rsid w:val="447A69F8"/>
    <w:rsid w:val="447D44ED"/>
    <w:rsid w:val="447F802C"/>
    <w:rsid w:val="4480B092"/>
    <w:rsid w:val="44841FFE"/>
    <w:rsid w:val="44843947"/>
    <w:rsid w:val="44849B74"/>
    <w:rsid w:val="44853D50"/>
    <w:rsid w:val="44861F4E"/>
    <w:rsid w:val="4486A12A"/>
    <w:rsid w:val="4487F61B"/>
    <w:rsid w:val="4488C37D"/>
    <w:rsid w:val="44894C17"/>
    <w:rsid w:val="448AA629"/>
    <w:rsid w:val="448B71C7"/>
    <w:rsid w:val="448E301E"/>
    <w:rsid w:val="448F0E0E"/>
    <w:rsid w:val="449252EC"/>
    <w:rsid w:val="44925F95"/>
    <w:rsid w:val="4494765B"/>
    <w:rsid w:val="4496F883"/>
    <w:rsid w:val="4497D6F5"/>
    <w:rsid w:val="44995DF2"/>
    <w:rsid w:val="449A6303"/>
    <w:rsid w:val="449A9B37"/>
    <w:rsid w:val="449C179A"/>
    <w:rsid w:val="449C2D47"/>
    <w:rsid w:val="449E3ADA"/>
    <w:rsid w:val="449E7746"/>
    <w:rsid w:val="449ECC9B"/>
    <w:rsid w:val="449F7C36"/>
    <w:rsid w:val="44A007E6"/>
    <w:rsid w:val="44A03728"/>
    <w:rsid w:val="44A1292D"/>
    <w:rsid w:val="44A1A6B1"/>
    <w:rsid w:val="44A33512"/>
    <w:rsid w:val="44A397DE"/>
    <w:rsid w:val="44A605CC"/>
    <w:rsid w:val="44A67B09"/>
    <w:rsid w:val="44A8AAA4"/>
    <w:rsid w:val="44A8F492"/>
    <w:rsid w:val="44AAE9DB"/>
    <w:rsid w:val="44AFE049"/>
    <w:rsid w:val="44B0197A"/>
    <w:rsid w:val="44B21FED"/>
    <w:rsid w:val="44B48D27"/>
    <w:rsid w:val="44B4F043"/>
    <w:rsid w:val="44B52A2E"/>
    <w:rsid w:val="44B71A2D"/>
    <w:rsid w:val="44B7860C"/>
    <w:rsid w:val="44B8018C"/>
    <w:rsid w:val="44B857FD"/>
    <w:rsid w:val="44B8700B"/>
    <w:rsid w:val="44B99B4F"/>
    <w:rsid w:val="44BAF844"/>
    <w:rsid w:val="44BCD6BD"/>
    <w:rsid w:val="44BD4CDC"/>
    <w:rsid w:val="44BD4D4B"/>
    <w:rsid w:val="44BDD354"/>
    <w:rsid w:val="44BE8FBB"/>
    <w:rsid w:val="44BF88BE"/>
    <w:rsid w:val="44C01C2B"/>
    <w:rsid w:val="44C032D4"/>
    <w:rsid w:val="44C1EACB"/>
    <w:rsid w:val="44C2B6B5"/>
    <w:rsid w:val="44C4C83A"/>
    <w:rsid w:val="44C78BB7"/>
    <w:rsid w:val="44C85258"/>
    <w:rsid w:val="44C87379"/>
    <w:rsid w:val="44C9D0AD"/>
    <w:rsid w:val="44CB6405"/>
    <w:rsid w:val="44CB6B9A"/>
    <w:rsid w:val="44CB802C"/>
    <w:rsid w:val="44CD75A9"/>
    <w:rsid w:val="44CE8790"/>
    <w:rsid w:val="44D0B88F"/>
    <w:rsid w:val="44D1ABA7"/>
    <w:rsid w:val="44D3B8CA"/>
    <w:rsid w:val="44D3E8CF"/>
    <w:rsid w:val="44D45F70"/>
    <w:rsid w:val="44D54E96"/>
    <w:rsid w:val="44D5DB76"/>
    <w:rsid w:val="44DCFB75"/>
    <w:rsid w:val="44DEBADA"/>
    <w:rsid w:val="44DEDE7F"/>
    <w:rsid w:val="44E140B1"/>
    <w:rsid w:val="44E30BD0"/>
    <w:rsid w:val="44E4F730"/>
    <w:rsid w:val="44E538AE"/>
    <w:rsid w:val="44E683D8"/>
    <w:rsid w:val="44E944B0"/>
    <w:rsid w:val="44E950F6"/>
    <w:rsid w:val="44E9D5FE"/>
    <w:rsid w:val="44EA06F1"/>
    <w:rsid w:val="44EA7A81"/>
    <w:rsid w:val="44EAE577"/>
    <w:rsid w:val="44EC6D8C"/>
    <w:rsid w:val="44EC955A"/>
    <w:rsid w:val="44ECAE04"/>
    <w:rsid w:val="44EF01E2"/>
    <w:rsid w:val="44EFE891"/>
    <w:rsid w:val="44F10230"/>
    <w:rsid w:val="44F58227"/>
    <w:rsid w:val="44F58B8E"/>
    <w:rsid w:val="44F8DAC3"/>
    <w:rsid w:val="44F905EE"/>
    <w:rsid w:val="44FBA93C"/>
    <w:rsid w:val="44FE52D3"/>
    <w:rsid w:val="44FE6531"/>
    <w:rsid w:val="44FFE597"/>
    <w:rsid w:val="45014035"/>
    <w:rsid w:val="4501DBFB"/>
    <w:rsid w:val="4501ED5D"/>
    <w:rsid w:val="45050D21"/>
    <w:rsid w:val="4506B26E"/>
    <w:rsid w:val="4507DC55"/>
    <w:rsid w:val="450800FD"/>
    <w:rsid w:val="45081A06"/>
    <w:rsid w:val="4508D2EA"/>
    <w:rsid w:val="450A43C6"/>
    <w:rsid w:val="450E7E00"/>
    <w:rsid w:val="450F2140"/>
    <w:rsid w:val="4510C1C0"/>
    <w:rsid w:val="45125481"/>
    <w:rsid w:val="45128B2E"/>
    <w:rsid w:val="45141345"/>
    <w:rsid w:val="45148D6C"/>
    <w:rsid w:val="45186001"/>
    <w:rsid w:val="451BDCC9"/>
    <w:rsid w:val="45228D1A"/>
    <w:rsid w:val="4522FF73"/>
    <w:rsid w:val="45232CAA"/>
    <w:rsid w:val="452355A6"/>
    <w:rsid w:val="452356A3"/>
    <w:rsid w:val="4524D5EF"/>
    <w:rsid w:val="45266C6D"/>
    <w:rsid w:val="452687F7"/>
    <w:rsid w:val="45275B52"/>
    <w:rsid w:val="4529033C"/>
    <w:rsid w:val="452AA883"/>
    <w:rsid w:val="452B1152"/>
    <w:rsid w:val="452EF662"/>
    <w:rsid w:val="452F4FEB"/>
    <w:rsid w:val="4534041E"/>
    <w:rsid w:val="45352584"/>
    <w:rsid w:val="453788D9"/>
    <w:rsid w:val="4537F7E3"/>
    <w:rsid w:val="453A842D"/>
    <w:rsid w:val="453A9CB4"/>
    <w:rsid w:val="453AB771"/>
    <w:rsid w:val="453E338F"/>
    <w:rsid w:val="45413557"/>
    <w:rsid w:val="454405F9"/>
    <w:rsid w:val="454434C9"/>
    <w:rsid w:val="45451161"/>
    <w:rsid w:val="45492798"/>
    <w:rsid w:val="4549B3D4"/>
    <w:rsid w:val="4549D88F"/>
    <w:rsid w:val="454B2468"/>
    <w:rsid w:val="454B5A40"/>
    <w:rsid w:val="454C8A69"/>
    <w:rsid w:val="454D0C63"/>
    <w:rsid w:val="454D40A9"/>
    <w:rsid w:val="454F4577"/>
    <w:rsid w:val="45508351"/>
    <w:rsid w:val="4553E644"/>
    <w:rsid w:val="4554EFE3"/>
    <w:rsid w:val="4556C001"/>
    <w:rsid w:val="45572DAB"/>
    <w:rsid w:val="4559A19A"/>
    <w:rsid w:val="4559A2FF"/>
    <w:rsid w:val="455B6B7C"/>
    <w:rsid w:val="455C249A"/>
    <w:rsid w:val="455D4D2D"/>
    <w:rsid w:val="455DCD69"/>
    <w:rsid w:val="455E10CE"/>
    <w:rsid w:val="455EE4DF"/>
    <w:rsid w:val="45606E39"/>
    <w:rsid w:val="4560C10B"/>
    <w:rsid w:val="4561411F"/>
    <w:rsid w:val="4561B7D0"/>
    <w:rsid w:val="45621CFB"/>
    <w:rsid w:val="456337FF"/>
    <w:rsid w:val="4563C918"/>
    <w:rsid w:val="4568F920"/>
    <w:rsid w:val="4569009D"/>
    <w:rsid w:val="456A5262"/>
    <w:rsid w:val="456B26C1"/>
    <w:rsid w:val="456DC0E6"/>
    <w:rsid w:val="456DD0AE"/>
    <w:rsid w:val="456E87DD"/>
    <w:rsid w:val="45709972"/>
    <w:rsid w:val="4570F873"/>
    <w:rsid w:val="45712DB4"/>
    <w:rsid w:val="4572DD11"/>
    <w:rsid w:val="45740F1C"/>
    <w:rsid w:val="45745F26"/>
    <w:rsid w:val="4574C05A"/>
    <w:rsid w:val="457517CB"/>
    <w:rsid w:val="45754775"/>
    <w:rsid w:val="457822C4"/>
    <w:rsid w:val="457855AA"/>
    <w:rsid w:val="45793D25"/>
    <w:rsid w:val="4579B71B"/>
    <w:rsid w:val="4579F2B7"/>
    <w:rsid w:val="457A340A"/>
    <w:rsid w:val="457A60A3"/>
    <w:rsid w:val="457B497F"/>
    <w:rsid w:val="457BA1DF"/>
    <w:rsid w:val="457C61D7"/>
    <w:rsid w:val="457DEC7E"/>
    <w:rsid w:val="457F0EF8"/>
    <w:rsid w:val="457FE4CF"/>
    <w:rsid w:val="4582601E"/>
    <w:rsid w:val="458276FF"/>
    <w:rsid w:val="458315CE"/>
    <w:rsid w:val="4586A690"/>
    <w:rsid w:val="458ABBFE"/>
    <w:rsid w:val="458BC754"/>
    <w:rsid w:val="458C0BF1"/>
    <w:rsid w:val="458C672D"/>
    <w:rsid w:val="458F7F1A"/>
    <w:rsid w:val="458FE5FC"/>
    <w:rsid w:val="45900515"/>
    <w:rsid w:val="4591E471"/>
    <w:rsid w:val="4592574D"/>
    <w:rsid w:val="4593F905"/>
    <w:rsid w:val="4594FCBE"/>
    <w:rsid w:val="459618D1"/>
    <w:rsid w:val="4596A34E"/>
    <w:rsid w:val="4596FE4C"/>
    <w:rsid w:val="459A7D2D"/>
    <w:rsid w:val="459CF213"/>
    <w:rsid w:val="459DEC78"/>
    <w:rsid w:val="459E5C4E"/>
    <w:rsid w:val="459EAE65"/>
    <w:rsid w:val="459EFA1C"/>
    <w:rsid w:val="45A42561"/>
    <w:rsid w:val="45A45570"/>
    <w:rsid w:val="45A457FF"/>
    <w:rsid w:val="45A5D35A"/>
    <w:rsid w:val="45A5DB0C"/>
    <w:rsid w:val="45A85230"/>
    <w:rsid w:val="45A8D6FC"/>
    <w:rsid w:val="45AA3502"/>
    <w:rsid w:val="45ABA7DB"/>
    <w:rsid w:val="45ACBE67"/>
    <w:rsid w:val="45ACD255"/>
    <w:rsid w:val="45AF9C80"/>
    <w:rsid w:val="45B10477"/>
    <w:rsid w:val="45B19D45"/>
    <w:rsid w:val="45B535AB"/>
    <w:rsid w:val="45B696EB"/>
    <w:rsid w:val="45B8C182"/>
    <w:rsid w:val="45B9AC2B"/>
    <w:rsid w:val="45BB91A2"/>
    <w:rsid w:val="45BD86AB"/>
    <w:rsid w:val="45BE9A13"/>
    <w:rsid w:val="45BEC7A4"/>
    <w:rsid w:val="45C14D1E"/>
    <w:rsid w:val="45C19A74"/>
    <w:rsid w:val="45C2D2B2"/>
    <w:rsid w:val="45C348C1"/>
    <w:rsid w:val="45C4528E"/>
    <w:rsid w:val="45C49966"/>
    <w:rsid w:val="45C4F1EC"/>
    <w:rsid w:val="45C760E9"/>
    <w:rsid w:val="45C77868"/>
    <w:rsid w:val="45CA1D0D"/>
    <w:rsid w:val="45CB0989"/>
    <w:rsid w:val="45CC0E33"/>
    <w:rsid w:val="45CE0077"/>
    <w:rsid w:val="45CF9663"/>
    <w:rsid w:val="45D041F4"/>
    <w:rsid w:val="45D161C5"/>
    <w:rsid w:val="45D2F8CC"/>
    <w:rsid w:val="45D63560"/>
    <w:rsid w:val="45D7C28F"/>
    <w:rsid w:val="45DA2492"/>
    <w:rsid w:val="45DADCAD"/>
    <w:rsid w:val="45DAF5E6"/>
    <w:rsid w:val="45DBE672"/>
    <w:rsid w:val="45DDA213"/>
    <w:rsid w:val="45E134DC"/>
    <w:rsid w:val="45E15A3E"/>
    <w:rsid w:val="45E3251E"/>
    <w:rsid w:val="45E3EB82"/>
    <w:rsid w:val="45E418EC"/>
    <w:rsid w:val="45E46921"/>
    <w:rsid w:val="45E4B262"/>
    <w:rsid w:val="45E4F72B"/>
    <w:rsid w:val="45E6AEDA"/>
    <w:rsid w:val="45E93B65"/>
    <w:rsid w:val="45EA1586"/>
    <w:rsid w:val="45EC949F"/>
    <w:rsid w:val="45EE089D"/>
    <w:rsid w:val="45EE7578"/>
    <w:rsid w:val="45F234A4"/>
    <w:rsid w:val="45F379D4"/>
    <w:rsid w:val="45F3B29F"/>
    <w:rsid w:val="45F400F5"/>
    <w:rsid w:val="45F88F69"/>
    <w:rsid w:val="45FA2DFB"/>
    <w:rsid w:val="45FB5B83"/>
    <w:rsid w:val="45FD2F95"/>
    <w:rsid w:val="45FFE410"/>
    <w:rsid w:val="46001163"/>
    <w:rsid w:val="4601CAD1"/>
    <w:rsid w:val="460254EC"/>
    <w:rsid w:val="46027223"/>
    <w:rsid w:val="460389A8"/>
    <w:rsid w:val="4603C785"/>
    <w:rsid w:val="4604F001"/>
    <w:rsid w:val="4604F589"/>
    <w:rsid w:val="46056AC6"/>
    <w:rsid w:val="46081FF6"/>
    <w:rsid w:val="4608C553"/>
    <w:rsid w:val="4609A3D0"/>
    <w:rsid w:val="460A6582"/>
    <w:rsid w:val="460DD169"/>
    <w:rsid w:val="4610A699"/>
    <w:rsid w:val="4610E9EF"/>
    <w:rsid w:val="46115D76"/>
    <w:rsid w:val="4612A32B"/>
    <w:rsid w:val="46140304"/>
    <w:rsid w:val="46145E37"/>
    <w:rsid w:val="461582B5"/>
    <w:rsid w:val="461609F8"/>
    <w:rsid w:val="4616CB02"/>
    <w:rsid w:val="4616FD46"/>
    <w:rsid w:val="4617FCBD"/>
    <w:rsid w:val="46195CAA"/>
    <w:rsid w:val="4619FC83"/>
    <w:rsid w:val="461ADC67"/>
    <w:rsid w:val="461BDE75"/>
    <w:rsid w:val="461EA732"/>
    <w:rsid w:val="46229FAF"/>
    <w:rsid w:val="4623AA28"/>
    <w:rsid w:val="4624A388"/>
    <w:rsid w:val="4626AC70"/>
    <w:rsid w:val="46279659"/>
    <w:rsid w:val="4627AC70"/>
    <w:rsid w:val="4627D10E"/>
    <w:rsid w:val="4628150B"/>
    <w:rsid w:val="4629D93A"/>
    <w:rsid w:val="462A130F"/>
    <w:rsid w:val="462A2F0B"/>
    <w:rsid w:val="462AEDE6"/>
    <w:rsid w:val="462C9169"/>
    <w:rsid w:val="462E6610"/>
    <w:rsid w:val="462F839E"/>
    <w:rsid w:val="46308532"/>
    <w:rsid w:val="46314452"/>
    <w:rsid w:val="463217B8"/>
    <w:rsid w:val="46326AF9"/>
    <w:rsid w:val="46342DC7"/>
    <w:rsid w:val="4634363B"/>
    <w:rsid w:val="46360B28"/>
    <w:rsid w:val="46366B2C"/>
    <w:rsid w:val="46383ED7"/>
    <w:rsid w:val="463A1494"/>
    <w:rsid w:val="463AF36C"/>
    <w:rsid w:val="463B010D"/>
    <w:rsid w:val="463C6DDA"/>
    <w:rsid w:val="463D4238"/>
    <w:rsid w:val="463DFBD8"/>
    <w:rsid w:val="463E5813"/>
    <w:rsid w:val="463E8B8C"/>
    <w:rsid w:val="46412B3D"/>
    <w:rsid w:val="46420EAC"/>
    <w:rsid w:val="4643A423"/>
    <w:rsid w:val="4646C40B"/>
    <w:rsid w:val="46480D76"/>
    <w:rsid w:val="464C880E"/>
    <w:rsid w:val="464DBA23"/>
    <w:rsid w:val="46510A52"/>
    <w:rsid w:val="46512E33"/>
    <w:rsid w:val="46547603"/>
    <w:rsid w:val="4657836B"/>
    <w:rsid w:val="46584464"/>
    <w:rsid w:val="4658B4B9"/>
    <w:rsid w:val="4658F43A"/>
    <w:rsid w:val="465902C5"/>
    <w:rsid w:val="4659998E"/>
    <w:rsid w:val="4659E249"/>
    <w:rsid w:val="465A97F2"/>
    <w:rsid w:val="465D3437"/>
    <w:rsid w:val="465DFEFC"/>
    <w:rsid w:val="465F3841"/>
    <w:rsid w:val="466120E2"/>
    <w:rsid w:val="466212B4"/>
    <w:rsid w:val="46645AA5"/>
    <w:rsid w:val="466900C6"/>
    <w:rsid w:val="466B38FF"/>
    <w:rsid w:val="466CC0E6"/>
    <w:rsid w:val="466D9D22"/>
    <w:rsid w:val="466E3D5E"/>
    <w:rsid w:val="466E6FCE"/>
    <w:rsid w:val="466E83AF"/>
    <w:rsid w:val="466F5019"/>
    <w:rsid w:val="46708970"/>
    <w:rsid w:val="46753352"/>
    <w:rsid w:val="467A2FAD"/>
    <w:rsid w:val="467A3165"/>
    <w:rsid w:val="467BDBD4"/>
    <w:rsid w:val="467BF745"/>
    <w:rsid w:val="467D0779"/>
    <w:rsid w:val="467DC7A2"/>
    <w:rsid w:val="467EDF9A"/>
    <w:rsid w:val="467F7E26"/>
    <w:rsid w:val="46809F55"/>
    <w:rsid w:val="4680AD63"/>
    <w:rsid w:val="4681209E"/>
    <w:rsid w:val="46833A3E"/>
    <w:rsid w:val="4683FB2A"/>
    <w:rsid w:val="46843445"/>
    <w:rsid w:val="468542CD"/>
    <w:rsid w:val="4685E295"/>
    <w:rsid w:val="4686F0F9"/>
    <w:rsid w:val="46893CDA"/>
    <w:rsid w:val="46897E9B"/>
    <w:rsid w:val="4689B9E2"/>
    <w:rsid w:val="468B0A1E"/>
    <w:rsid w:val="468D1959"/>
    <w:rsid w:val="468EAD36"/>
    <w:rsid w:val="468ED860"/>
    <w:rsid w:val="46913E66"/>
    <w:rsid w:val="469183A2"/>
    <w:rsid w:val="469203B0"/>
    <w:rsid w:val="46922646"/>
    <w:rsid w:val="4698AFE0"/>
    <w:rsid w:val="469D7141"/>
    <w:rsid w:val="469F8938"/>
    <w:rsid w:val="46A18119"/>
    <w:rsid w:val="46A3DBE2"/>
    <w:rsid w:val="46A5D547"/>
    <w:rsid w:val="46A6FD9B"/>
    <w:rsid w:val="46A8A62A"/>
    <w:rsid w:val="46AB0058"/>
    <w:rsid w:val="46AEDA80"/>
    <w:rsid w:val="46AFCCFB"/>
    <w:rsid w:val="46B03B64"/>
    <w:rsid w:val="46B12550"/>
    <w:rsid w:val="46B21E23"/>
    <w:rsid w:val="46B31997"/>
    <w:rsid w:val="46B63C44"/>
    <w:rsid w:val="46B74C9F"/>
    <w:rsid w:val="46B7EE55"/>
    <w:rsid w:val="46B85006"/>
    <w:rsid w:val="46B8F37D"/>
    <w:rsid w:val="46B94997"/>
    <w:rsid w:val="46BC19B0"/>
    <w:rsid w:val="46BC7E64"/>
    <w:rsid w:val="46BCDDD0"/>
    <w:rsid w:val="46BD4E37"/>
    <w:rsid w:val="46BD97AB"/>
    <w:rsid w:val="46BDDB03"/>
    <w:rsid w:val="46BEED30"/>
    <w:rsid w:val="46BFAAF4"/>
    <w:rsid w:val="46C21F3D"/>
    <w:rsid w:val="46C2C133"/>
    <w:rsid w:val="46C2EADB"/>
    <w:rsid w:val="46C3DD5B"/>
    <w:rsid w:val="46C9A906"/>
    <w:rsid w:val="46C9E2E3"/>
    <w:rsid w:val="46CA73A4"/>
    <w:rsid w:val="46CB406A"/>
    <w:rsid w:val="46CC8B10"/>
    <w:rsid w:val="46CD1C7D"/>
    <w:rsid w:val="46CD379C"/>
    <w:rsid w:val="46CE556F"/>
    <w:rsid w:val="46CEB774"/>
    <w:rsid w:val="46D262C4"/>
    <w:rsid w:val="46D41F08"/>
    <w:rsid w:val="46D4D1D6"/>
    <w:rsid w:val="46D4EDDD"/>
    <w:rsid w:val="46D4FE71"/>
    <w:rsid w:val="46D5754E"/>
    <w:rsid w:val="46D74583"/>
    <w:rsid w:val="46D93BEC"/>
    <w:rsid w:val="46D9D6EA"/>
    <w:rsid w:val="46DC19DC"/>
    <w:rsid w:val="46E13921"/>
    <w:rsid w:val="46E16DF4"/>
    <w:rsid w:val="46E1B041"/>
    <w:rsid w:val="46E24273"/>
    <w:rsid w:val="46E2A52A"/>
    <w:rsid w:val="46E4FC14"/>
    <w:rsid w:val="46E67D1E"/>
    <w:rsid w:val="46E79764"/>
    <w:rsid w:val="46E8FAB7"/>
    <w:rsid w:val="46EAEC7B"/>
    <w:rsid w:val="46EC29A5"/>
    <w:rsid w:val="46EEE671"/>
    <w:rsid w:val="46EEF0EF"/>
    <w:rsid w:val="46F04032"/>
    <w:rsid w:val="46F13523"/>
    <w:rsid w:val="46F1AE3A"/>
    <w:rsid w:val="46F23EDC"/>
    <w:rsid w:val="46F49CF8"/>
    <w:rsid w:val="46F4FD9A"/>
    <w:rsid w:val="46F67677"/>
    <w:rsid w:val="46F733FF"/>
    <w:rsid w:val="46F7791A"/>
    <w:rsid w:val="46F7FB5B"/>
    <w:rsid w:val="46F88292"/>
    <w:rsid w:val="46F9930C"/>
    <w:rsid w:val="46FC49FA"/>
    <w:rsid w:val="46FC73FD"/>
    <w:rsid w:val="46FCD03D"/>
    <w:rsid w:val="46FD7CEF"/>
    <w:rsid w:val="470133F3"/>
    <w:rsid w:val="4702EDD2"/>
    <w:rsid w:val="470328FA"/>
    <w:rsid w:val="47037413"/>
    <w:rsid w:val="4704B04B"/>
    <w:rsid w:val="47053F74"/>
    <w:rsid w:val="4705DF0B"/>
    <w:rsid w:val="47072625"/>
    <w:rsid w:val="47075CFD"/>
    <w:rsid w:val="4708C123"/>
    <w:rsid w:val="470946A2"/>
    <w:rsid w:val="47096C17"/>
    <w:rsid w:val="470A14A2"/>
    <w:rsid w:val="471071BA"/>
    <w:rsid w:val="4710F0D8"/>
    <w:rsid w:val="4710FD40"/>
    <w:rsid w:val="47123B03"/>
    <w:rsid w:val="47175199"/>
    <w:rsid w:val="4717715C"/>
    <w:rsid w:val="4717F3E4"/>
    <w:rsid w:val="4719ED95"/>
    <w:rsid w:val="471A48D7"/>
    <w:rsid w:val="471A5E8D"/>
    <w:rsid w:val="471C0045"/>
    <w:rsid w:val="471D275B"/>
    <w:rsid w:val="4720795A"/>
    <w:rsid w:val="47216B72"/>
    <w:rsid w:val="47223817"/>
    <w:rsid w:val="4723D23E"/>
    <w:rsid w:val="47247CE0"/>
    <w:rsid w:val="4726C35C"/>
    <w:rsid w:val="4727A137"/>
    <w:rsid w:val="4728D20F"/>
    <w:rsid w:val="47296C11"/>
    <w:rsid w:val="472C74BA"/>
    <w:rsid w:val="472D098E"/>
    <w:rsid w:val="473032C9"/>
    <w:rsid w:val="4730DFD7"/>
    <w:rsid w:val="4730FACC"/>
    <w:rsid w:val="47330A81"/>
    <w:rsid w:val="47346CD3"/>
    <w:rsid w:val="4734A1AF"/>
    <w:rsid w:val="4736D3C3"/>
    <w:rsid w:val="47380610"/>
    <w:rsid w:val="4739C3E8"/>
    <w:rsid w:val="473B5100"/>
    <w:rsid w:val="473BAF71"/>
    <w:rsid w:val="473C8A33"/>
    <w:rsid w:val="473D477C"/>
    <w:rsid w:val="473DBE21"/>
    <w:rsid w:val="473E6336"/>
    <w:rsid w:val="4740E62F"/>
    <w:rsid w:val="4741E24A"/>
    <w:rsid w:val="474569E9"/>
    <w:rsid w:val="47461609"/>
    <w:rsid w:val="4749AE7C"/>
    <w:rsid w:val="4749FD5C"/>
    <w:rsid w:val="474AF97E"/>
    <w:rsid w:val="474B85CD"/>
    <w:rsid w:val="474D541B"/>
    <w:rsid w:val="474E1392"/>
    <w:rsid w:val="474F03DA"/>
    <w:rsid w:val="474F409E"/>
    <w:rsid w:val="474F6CA5"/>
    <w:rsid w:val="4750F4DF"/>
    <w:rsid w:val="47519591"/>
    <w:rsid w:val="4752247B"/>
    <w:rsid w:val="4752AF27"/>
    <w:rsid w:val="4752B191"/>
    <w:rsid w:val="47535DC9"/>
    <w:rsid w:val="47536485"/>
    <w:rsid w:val="47538485"/>
    <w:rsid w:val="4753CC91"/>
    <w:rsid w:val="47548E59"/>
    <w:rsid w:val="4756919D"/>
    <w:rsid w:val="4757FA68"/>
    <w:rsid w:val="4758EE99"/>
    <w:rsid w:val="475A61BE"/>
    <w:rsid w:val="475BE009"/>
    <w:rsid w:val="475C3D1D"/>
    <w:rsid w:val="475CE93D"/>
    <w:rsid w:val="475DA680"/>
    <w:rsid w:val="475F89E1"/>
    <w:rsid w:val="4760EF58"/>
    <w:rsid w:val="47614E2F"/>
    <w:rsid w:val="4762A6D7"/>
    <w:rsid w:val="4763009E"/>
    <w:rsid w:val="476750D4"/>
    <w:rsid w:val="476895D0"/>
    <w:rsid w:val="47693263"/>
    <w:rsid w:val="476995A1"/>
    <w:rsid w:val="4769E331"/>
    <w:rsid w:val="476A70BA"/>
    <w:rsid w:val="476B9002"/>
    <w:rsid w:val="476BF53F"/>
    <w:rsid w:val="476BF9C3"/>
    <w:rsid w:val="476D9E26"/>
    <w:rsid w:val="476E3628"/>
    <w:rsid w:val="476E4450"/>
    <w:rsid w:val="47714407"/>
    <w:rsid w:val="4771F7C7"/>
    <w:rsid w:val="477484F4"/>
    <w:rsid w:val="47749F38"/>
    <w:rsid w:val="477650E9"/>
    <w:rsid w:val="47774DD5"/>
    <w:rsid w:val="47788DA1"/>
    <w:rsid w:val="47790B75"/>
    <w:rsid w:val="4779DDC5"/>
    <w:rsid w:val="477C744C"/>
    <w:rsid w:val="477EF237"/>
    <w:rsid w:val="47826F41"/>
    <w:rsid w:val="4783A1CB"/>
    <w:rsid w:val="4785FB21"/>
    <w:rsid w:val="4786D54A"/>
    <w:rsid w:val="47881931"/>
    <w:rsid w:val="47882586"/>
    <w:rsid w:val="47891AC8"/>
    <w:rsid w:val="478B5582"/>
    <w:rsid w:val="478C3291"/>
    <w:rsid w:val="478C3D4B"/>
    <w:rsid w:val="478D63F2"/>
    <w:rsid w:val="478D6C55"/>
    <w:rsid w:val="478DEDFD"/>
    <w:rsid w:val="478E3887"/>
    <w:rsid w:val="478EAB02"/>
    <w:rsid w:val="47906827"/>
    <w:rsid w:val="4790D817"/>
    <w:rsid w:val="4790D944"/>
    <w:rsid w:val="4791626F"/>
    <w:rsid w:val="4794ECA1"/>
    <w:rsid w:val="4795CCC6"/>
    <w:rsid w:val="47991418"/>
    <w:rsid w:val="479CEC8F"/>
    <w:rsid w:val="479D2670"/>
    <w:rsid w:val="479DF1B1"/>
    <w:rsid w:val="479E4228"/>
    <w:rsid w:val="47A08D57"/>
    <w:rsid w:val="47A100A6"/>
    <w:rsid w:val="47A2B01A"/>
    <w:rsid w:val="47A5E77A"/>
    <w:rsid w:val="47A65E05"/>
    <w:rsid w:val="47A684E3"/>
    <w:rsid w:val="47A81358"/>
    <w:rsid w:val="47A9487B"/>
    <w:rsid w:val="47AA1C4E"/>
    <w:rsid w:val="47AAF62E"/>
    <w:rsid w:val="47AB18F5"/>
    <w:rsid w:val="47ABAFC1"/>
    <w:rsid w:val="47AD2366"/>
    <w:rsid w:val="47AFD936"/>
    <w:rsid w:val="47B01EE5"/>
    <w:rsid w:val="47B124D3"/>
    <w:rsid w:val="47B18E87"/>
    <w:rsid w:val="47B384F2"/>
    <w:rsid w:val="47B4FA7B"/>
    <w:rsid w:val="47B5E489"/>
    <w:rsid w:val="47B71275"/>
    <w:rsid w:val="47B75324"/>
    <w:rsid w:val="47B7D174"/>
    <w:rsid w:val="47B7EAE0"/>
    <w:rsid w:val="47B7F20B"/>
    <w:rsid w:val="47B7FAC3"/>
    <w:rsid w:val="47B85532"/>
    <w:rsid w:val="47B97B8D"/>
    <w:rsid w:val="47BA39C4"/>
    <w:rsid w:val="47BB1970"/>
    <w:rsid w:val="47BF8FE9"/>
    <w:rsid w:val="47C0875A"/>
    <w:rsid w:val="47C2C23B"/>
    <w:rsid w:val="47C4654F"/>
    <w:rsid w:val="47C476A8"/>
    <w:rsid w:val="47C64DCC"/>
    <w:rsid w:val="47C6A4FB"/>
    <w:rsid w:val="47C9973B"/>
    <w:rsid w:val="47C9C599"/>
    <w:rsid w:val="47CA4E90"/>
    <w:rsid w:val="47CB7BA4"/>
    <w:rsid w:val="47CBEDF3"/>
    <w:rsid w:val="47CC152B"/>
    <w:rsid w:val="47CC46F6"/>
    <w:rsid w:val="47CDB2A7"/>
    <w:rsid w:val="47CF8629"/>
    <w:rsid w:val="47D17E01"/>
    <w:rsid w:val="47D29774"/>
    <w:rsid w:val="47D38E20"/>
    <w:rsid w:val="47D3A5AA"/>
    <w:rsid w:val="47D50465"/>
    <w:rsid w:val="47D73447"/>
    <w:rsid w:val="47D9BAF4"/>
    <w:rsid w:val="47D9BFD7"/>
    <w:rsid w:val="47DA77B1"/>
    <w:rsid w:val="47DB1ED6"/>
    <w:rsid w:val="47DBE999"/>
    <w:rsid w:val="47E08218"/>
    <w:rsid w:val="47E09D5E"/>
    <w:rsid w:val="47E09F90"/>
    <w:rsid w:val="47E1AAA7"/>
    <w:rsid w:val="47E35047"/>
    <w:rsid w:val="47E41294"/>
    <w:rsid w:val="47E43830"/>
    <w:rsid w:val="47E4B227"/>
    <w:rsid w:val="47E6302C"/>
    <w:rsid w:val="47E6E10A"/>
    <w:rsid w:val="47E6F174"/>
    <w:rsid w:val="47E761CD"/>
    <w:rsid w:val="47E82769"/>
    <w:rsid w:val="47E95E71"/>
    <w:rsid w:val="47E9CD6F"/>
    <w:rsid w:val="47EBB94C"/>
    <w:rsid w:val="47EC3AA6"/>
    <w:rsid w:val="47EC8E80"/>
    <w:rsid w:val="47ECEBD9"/>
    <w:rsid w:val="47EEBDF5"/>
    <w:rsid w:val="47F07C0E"/>
    <w:rsid w:val="47F34D64"/>
    <w:rsid w:val="47F7FC53"/>
    <w:rsid w:val="47F90974"/>
    <w:rsid w:val="47FA7C56"/>
    <w:rsid w:val="47FB2466"/>
    <w:rsid w:val="47FBAE84"/>
    <w:rsid w:val="47FBE498"/>
    <w:rsid w:val="47FCD8B9"/>
    <w:rsid w:val="47FDA578"/>
    <w:rsid w:val="47FE3A64"/>
    <w:rsid w:val="47FE7A72"/>
    <w:rsid w:val="47FEA7D3"/>
    <w:rsid w:val="48000740"/>
    <w:rsid w:val="4801978C"/>
    <w:rsid w:val="48038D9C"/>
    <w:rsid w:val="4805DAF1"/>
    <w:rsid w:val="480863FA"/>
    <w:rsid w:val="48091E43"/>
    <w:rsid w:val="48095DC6"/>
    <w:rsid w:val="480A881A"/>
    <w:rsid w:val="480C843B"/>
    <w:rsid w:val="480CA61A"/>
    <w:rsid w:val="480DBB5E"/>
    <w:rsid w:val="480EC593"/>
    <w:rsid w:val="480FBAB1"/>
    <w:rsid w:val="480FF70A"/>
    <w:rsid w:val="4811B437"/>
    <w:rsid w:val="48123CC1"/>
    <w:rsid w:val="48159249"/>
    <w:rsid w:val="48169472"/>
    <w:rsid w:val="4816D3C5"/>
    <w:rsid w:val="4816DB98"/>
    <w:rsid w:val="4818A77C"/>
    <w:rsid w:val="4818C85C"/>
    <w:rsid w:val="4818F13E"/>
    <w:rsid w:val="48190270"/>
    <w:rsid w:val="48195976"/>
    <w:rsid w:val="48196684"/>
    <w:rsid w:val="481A8F92"/>
    <w:rsid w:val="481DD04F"/>
    <w:rsid w:val="481DD8AD"/>
    <w:rsid w:val="481F26BD"/>
    <w:rsid w:val="481F9E0F"/>
    <w:rsid w:val="482196C2"/>
    <w:rsid w:val="4821EF26"/>
    <w:rsid w:val="48231D0E"/>
    <w:rsid w:val="48232233"/>
    <w:rsid w:val="48239868"/>
    <w:rsid w:val="4823D789"/>
    <w:rsid w:val="48241C53"/>
    <w:rsid w:val="4824F032"/>
    <w:rsid w:val="48284964"/>
    <w:rsid w:val="482A1BC8"/>
    <w:rsid w:val="4830782C"/>
    <w:rsid w:val="48326DE8"/>
    <w:rsid w:val="4832F17D"/>
    <w:rsid w:val="48342CD1"/>
    <w:rsid w:val="4834685C"/>
    <w:rsid w:val="48365614"/>
    <w:rsid w:val="4837635D"/>
    <w:rsid w:val="48386C07"/>
    <w:rsid w:val="483CA19E"/>
    <w:rsid w:val="483F3DF7"/>
    <w:rsid w:val="483F7A11"/>
    <w:rsid w:val="483F9005"/>
    <w:rsid w:val="483FFB31"/>
    <w:rsid w:val="48408AAE"/>
    <w:rsid w:val="4842035B"/>
    <w:rsid w:val="4842DD54"/>
    <w:rsid w:val="48467DC9"/>
    <w:rsid w:val="4846AE96"/>
    <w:rsid w:val="48498011"/>
    <w:rsid w:val="484A5F22"/>
    <w:rsid w:val="484ABDB8"/>
    <w:rsid w:val="484C579B"/>
    <w:rsid w:val="484F7F9D"/>
    <w:rsid w:val="48537029"/>
    <w:rsid w:val="4855524B"/>
    <w:rsid w:val="48567091"/>
    <w:rsid w:val="485A7741"/>
    <w:rsid w:val="485B3836"/>
    <w:rsid w:val="485C0FC1"/>
    <w:rsid w:val="485D95D8"/>
    <w:rsid w:val="485E8646"/>
    <w:rsid w:val="48605475"/>
    <w:rsid w:val="4860A6FC"/>
    <w:rsid w:val="4861E225"/>
    <w:rsid w:val="4863F5BD"/>
    <w:rsid w:val="486418E7"/>
    <w:rsid w:val="48641E26"/>
    <w:rsid w:val="486519BB"/>
    <w:rsid w:val="48670D44"/>
    <w:rsid w:val="4867A81C"/>
    <w:rsid w:val="4868D016"/>
    <w:rsid w:val="486944F5"/>
    <w:rsid w:val="486B43E4"/>
    <w:rsid w:val="4870BE29"/>
    <w:rsid w:val="48719264"/>
    <w:rsid w:val="4871F3A1"/>
    <w:rsid w:val="48721C47"/>
    <w:rsid w:val="487589B6"/>
    <w:rsid w:val="487C50F3"/>
    <w:rsid w:val="487C6AD0"/>
    <w:rsid w:val="487E585F"/>
    <w:rsid w:val="487F824C"/>
    <w:rsid w:val="4880CEF1"/>
    <w:rsid w:val="48810BD3"/>
    <w:rsid w:val="488238A8"/>
    <w:rsid w:val="48858EAE"/>
    <w:rsid w:val="48869883"/>
    <w:rsid w:val="4887F505"/>
    <w:rsid w:val="48890F41"/>
    <w:rsid w:val="48892407"/>
    <w:rsid w:val="488C83EF"/>
    <w:rsid w:val="488CC18C"/>
    <w:rsid w:val="4890A872"/>
    <w:rsid w:val="4890F0A2"/>
    <w:rsid w:val="48910EB9"/>
    <w:rsid w:val="4891E968"/>
    <w:rsid w:val="4892CDCB"/>
    <w:rsid w:val="4894024E"/>
    <w:rsid w:val="4894EF94"/>
    <w:rsid w:val="48954949"/>
    <w:rsid w:val="489A508D"/>
    <w:rsid w:val="489B7AEE"/>
    <w:rsid w:val="489C1310"/>
    <w:rsid w:val="489D21EF"/>
    <w:rsid w:val="489ED619"/>
    <w:rsid w:val="48A02509"/>
    <w:rsid w:val="48A17FE3"/>
    <w:rsid w:val="48A1F114"/>
    <w:rsid w:val="48A3856F"/>
    <w:rsid w:val="48A3C450"/>
    <w:rsid w:val="48A5521A"/>
    <w:rsid w:val="48A96F1B"/>
    <w:rsid w:val="48AABB3A"/>
    <w:rsid w:val="48AC3EB1"/>
    <w:rsid w:val="48ACC98E"/>
    <w:rsid w:val="48ACE089"/>
    <w:rsid w:val="48AE84AC"/>
    <w:rsid w:val="48AE9CE7"/>
    <w:rsid w:val="48AEB1DE"/>
    <w:rsid w:val="48B247DC"/>
    <w:rsid w:val="48B32AEB"/>
    <w:rsid w:val="48B44E49"/>
    <w:rsid w:val="48B5B9BA"/>
    <w:rsid w:val="48B62BF9"/>
    <w:rsid w:val="48B69266"/>
    <w:rsid w:val="48B7A3AC"/>
    <w:rsid w:val="48B98962"/>
    <w:rsid w:val="48BABAC4"/>
    <w:rsid w:val="48BB32A3"/>
    <w:rsid w:val="48BB5253"/>
    <w:rsid w:val="48BB54C8"/>
    <w:rsid w:val="48BBBAC1"/>
    <w:rsid w:val="48BBC02C"/>
    <w:rsid w:val="48BC3AD2"/>
    <w:rsid w:val="48BC960F"/>
    <w:rsid w:val="48BE7A56"/>
    <w:rsid w:val="48BFA142"/>
    <w:rsid w:val="48C15338"/>
    <w:rsid w:val="48C2B2F7"/>
    <w:rsid w:val="48C31713"/>
    <w:rsid w:val="48C5E3EB"/>
    <w:rsid w:val="48C6F499"/>
    <w:rsid w:val="48C82112"/>
    <w:rsid w:val="48C83C36"/>
    <w:rsid w:val="48C8F2A7"/>
    <w:rsid w:val="48C9F741"/>
    <w:rsid w:val="48C9F840"/>
    <w:rsid w:val="48CA7CCE"/>
    <w:rsid w:val="48CBBA3D"/>
    <w:rsid w:val="48CC8520"/>
    <w:rsid w:val="48CCB7BE"/>
    <w:rsid w:val="48CF294E"/>
    <w:rsid w:val="48D1E1E9"/>
    <w:rsid w:val="48D2146A"/>
    <w:rsid w:val="48D51088"/>
    <w:rsid w:val="48D539EE"/>
    <w:rsid w:val="48D7A5E8"/>
    <w:rsid w:val="48D9763A"/>
    <w:rsid w:val="48DA8ECA"/>
    <w:rsid w:val="48DCCB8A"/>
    <w:rsid w:val="48DD15CE"/>
    <w:rsid w:val="48DD5D27"/>
    <w:rsid w:val="48DEDDBD"/>
    <w:rsid w:val="48DF984B"/>
    <w:rsid w:val="48E04CB6"/>
    <w:rsid w:val="48E0675A"/>
    <w:rsid w:val="48E1F9C8"/>
    <w:rsid w:val="48E2364B"/>
    <w:rsid w:val="48E27D5C"/>
    <w:rsid w:val="48E31C5F"/>
    <w:rsid w:val="48E49C29"/>
    <w:rsid w:val="48E4DCFB"/>
    <w:rsid w:val="48E5AF46"/>
    <w:rsid w:val="48E6F778"/>
    <w:rsid w:val="48E91523"/>
    <w:rsid w:val="48E963B4"/>
    <w:rsid w:val="48EB5098"/>
    <w:rsid w:val="48EBF86E"/>
    <w:rsid w:val="48EC9D82"/>
    <w:rsid w:val="48ECA01E"/>
    <w:rsid w:val="48ED1940"/>
    <w:rsid w:val="48F0D559"/>
    <w:rsid w:val="48F24499"/>
    <w:rsid w:val="48F2F62A"/>
    <w:rsid w:val="48F36F44"/>
    <w:rsid w:val="48F48FF5"/>
    <w:rsid w:val="48F59624"/>
    <w:rsid w:val="48F5C25B"/>
    <w:rsid w:val="48F5C4F4"/>
    <w:rsid w:val="48F72F24"/>
    <w:rsid w:val="48F7BCA0"/>
    <w:rsid w:val="48F8292F"/>
    <w:rsid w:val="48F8A2C5"/>
    <w:rsid w:val="48FA1965"/>
    <w:rsid w:val="48FA5110"/>
    <w:rsid w:val="48FA7904"/>
    <w:rsid w:val="48FBD8F5"/>
    <w:rsid w:val="48FBF369"/>
    <w:rsid w:val="48FC9B84"/>
    <w:rsid w:val="48FDCEE6"/>
    <w:rsid w:val="48FE712E"/>
    <w:rsid w:val="49015DE3"/>
    <w:rsid w:val="49031DFD"/>
    <w:rsid w:val="490548FE"/>
    <w:rsid w:val="490652C4"/>
    <w:rsid w:val="49088943"/>
    <w:rsid w:val="49096E21"/>
    <w:rsid w:val="490A7761"/>
    <w:rsid w:val="490B655B"/>
    <w:rsid w:val="490BCAF6"/>
    <w:rsid w:val="490CE77B"/>
    <w:rsid w:val="490D6FEF"/>
    <w:rsid w:val="490F1524"/>
    <w:rsid w:val="490F8D6F"/>
    <w:rsid w:val="490FE46B"/>
    <w:rsid w:val="491003BB"/>
    <w:rsid w:val="4911862B"/>
    <w:rsid w:val="4913AB25"/>
    <w:rsid w:val="49145FD8"/>
    <w:rsid w:val="49151E94"/>
    <w:rsid w:val="4918D665"/>
    <w:rsid w:val="4918DC58"/>
    <w:rsid w:val="491B6E4F"/>
    <w:rsid w:val="491E1142"/>
    <w:rsid w:val="491EA957"/>
    <w:rsid w:val="491F5909"/>
    <w:rsid w:val="491F890D"/>
    <w:rsid w:val="4920DBF3"/>
    <w:rsid w:val="492200E9"/>
    <w:rsid w:val="49222C6E"/>
    <w:rsid w:val="4926F55F"/>
    <w:rsid w:val="49274742"/>
    <w:rsid w:val="49276182"/>
    <w:rsid w:val="4928109B"/>
    <w:rsid w:val="49282715"/>
    <w:rsid w:val="49298DB9"/>
    <w:rsid w:val="492A18BB"/>
    <w:rsid w:val="492AFB9C"/>
    <w:rsid w:val="492D5639"/>
    <w:rsid w:val="492D9D4F"/>
    <w:rsid w:val="492F3A80"/>
    <w:rsid w:val="492FBA75"/>
    <w:rsid w:val="49312EE9"/>
    <w:rsid w:val="4932AC55"/>
    <w:rsid w:val="49343D0C"/>
    <w:rsid w:val="4934A3B7"/>
    <w:rsid w:val="4935CEFF"/>
    <w:rsid w:val="4936BA5B"/>
    <w:rsid w:val="493A0F4E"/>
    <w:rsid w:val="493BB602"/>
    <w:rsid w:val="493BEFF1"/>
    <w:rsid w:val="493E9996"/>
    <w:rsid w:val="493F75A7"/>
    <w:rsid w:val="49410EC8"/>
    <w:rsid w:val="4946A74A"/>
    <w:rsid w:val="4946B4B1"/>
    <w:rsid w:val="49479008"/>
    <w:rsid w:val="4947E19F"/>
    <w:rsid w:val="494979D8"/>
    <w:rsid w:val="494AACFE"/>
    <w:rsid w:val="494F19CA"/>
    <w:rsid w:val="4951580C"/>
    <w:rsid w:val="495168BB"/>
    <w:rsid w:val="4951A7C1"/>
    <w:rsid w:val="4953DC02"/>
    <w:rsid w:val="495593C7"/>
    <w:rsid w:val="4956D149"/>
    <w:rsid w:val="495820BE"/>
    <w:rsid w:val="4959F7AF"/>
    <w:rsid w:val="495B5F1F"/>
    <w:rsid w:val="495BA5F6"/>
    <w:rsid w:val="495BAFA0"/>
    <w:rsid w:val="495BBD34"/>
    <w:rsid w:val="495C1190"/>
    <w:rsid w:val="495CB9E8"/>
    <w:rsid w:val="495D6D88"/>
    <w:rsid w:val="495DBA53"/>
    <w:rsid w:val="495E65EC"/>
    <w:rsid w:val="495EBE09"/>
    <w:rsid w:val="495FED52"/>
    <w:rsid w:val="4960BF6F"/>
    <w:rsid w:val="49623C2C"/>
    <w:rsid w:val="4963D2F6"/>
    <w:rsid w:val="49648F98"/>
    <w:rsid w:val="4966D4F6"/>
    <w:rsid w:val="4968547E"/>
    <w:rsid w:val="4968F2F3"/>
    <w:rsid w:val="496AEDE6"/>
    <w:rsid w:val="496CE028"/>
    <w:rsid w:val="49703CB2"/>
    <w:rsid w:val="4970E728"/>
    <w:rsid w:val="49710CED"/>
    <w:rsid w:val="4972F0C4"/>
    <w:rsid w:val="49752546"/>
    <w:rsid w:val="4975BC03"/>
    <w:rsid w:val="497772F3"/>
    <w:rsid w:val="49793043"/>
    <w:rsid w:val="4979C132"/>
    <w:rsid w:val="497A0AA9"/>
    <w:rsid w:val="497B1C5A"/>
    <w:rsid w:val="497CCD0A"/>
    <w:rsid w:val="497D6A24"/>
    <w:rsid w:val="4981CF63"/>
    <w:rsid w:val="49840827"/>
    <w:rsid w:val="4984AEB7"/>
    <w:rsid w:val="4985B44F"/>
    <w:rsid w:val="49883217"/>
    <w:rsid w:val="49894FA1"/>
    <w:rsid w:val="498B1287"/>
    <w:rsid w:val="498B4DDD"/>
    <w:rsid w:val="498C9E26"/>
    <w:rsid w:val="498DCB4A"/>
    <w:rsid w:val="498ECB00"/>
    <w:rsid w:val="49910B8C"/>
    <w:rsid w:val="49920292"/>
    <w:rsid w:val="4993AF7A"/>
    <w:rsid w:val="49970D0D"/>
    <w:rsid w:val="4998AAC8"/>
    <w:rsid w:val="49991FDA"/>
    <w:rsid w:val="4999C51D"/>
    <w:rsid w:val="4999D219"/>
    <w:rsid w:val="499A676D"/>
    <w:rsid w:val="499BD938"/>
    <w:rsid w:val="499F7239"/>
    <w:rsid w:val="49A02BF2"/>
    <w:rsid w:val="49A0A259"/>
    <w:rsid w:val="49A3F6B6"/>
    <w:rsid w:val="49A3F7C9"/>
    <w:rsid w:val="49A46E30"/>
    <w:rsid w:val="49A4A536"/>
    <w:rsid w:val="49A83CC9"/>
    <w:rsid w:val="49A92821"/>
    <w:rsid w:val="49A95830"/>
    <w:rsid w:val="49A9E03A"/>
    <w:rsid w:val="49AD1BC6"/>
    <w:rsid w:val="49AE8C09"/>
    <w:rsid w:val="49B0964F"/>
    <w:rsid w:val="49B118EC"/>
    <w:rsid w:val="49B15644"/>
    <w:rsid w:val="49B1AD03"/>
    <w:rsid w:val="49B202F9"/>
    <w:rsid w:val="49B2A16D"/>
    <w:rsid w:val="49B5D3DA"/>
    <w:rsid w:val="49B69917"/>
    <w:rsid w:val="49BA2B65"/>
    <w:rsid w:val="49BA6C35"/>
    <w:rsid w:val="49BAE861"/>
    <w:rsid w:val="49BDA82F"/>
    <w:rsid w:val="49BF0710"/>
    <w:rsid w:val="49C0CFDC"/>
    <w:rsid w:val="49C1E030"/>
    <w:rsid w:val="49C2B088"/>
    <w:rsid w:val="49C319AE"/>
    <w:rsid w:val="49C41500"/>
    <w:rsid w:val="49C68A21"/>
    <w:rsid w:val="49C6C4AA"/>
    <w:rsid w:val="49C6E858"/>
    <w:rsid w:val="49C77B80"/>
    <w:rsid w:val="49C8631C"/>
    <w:rsid w:val="49CB872D"/>
    <w:rsid w:val="49CBAE1A"/>
    <w:rsid w:val="49CC4DA8"/>
    <w:rsid w:val="49CDF61B"/>
    <w:rsid w:val="49D13235"/>
    <w:rsid w:val="49D2D373"/>
    <w:rsid w:val="49D31FD8"/>
    <w:rsid w:val="49D39746"/>
    <w:rsid w:val="49D4BF54"/>
    <w:rsid w:val="49D6B238"/>
    <w:rsid w:val="49D716C6"/>
    <w:rsid w:val="49D85B2F"/>
    <w:rsid w:val="49D85BDC"/>
    <w:rsid w:val="49D87CC2"/>
    <w:rsid w:val="49DAAB5D"/>
    <w:rsid w:val="49DABD40"/>
    <w:rsid w:val="49DC7B0C"/>
    <w:rsid w:val="49DCA018"/>
    <w:rsid w:val="49DDF200"/>
    <w:rsid w:val="49DF3E6F"/>
    <w:rsid w:val="49E02F77"/>
    <w:rsid w:val="49E4C8E9"/>
    <w:rsid w:val="49E67172"/>
    <w:rsid w:val="49E7BE41"/>
    <w:rsid w:val="49E82166"/>
    <w:rsid w:val="49E87B63"/>
    <w:rsid w:val="49EBAC64"/>
    <w:rsid w:val="49ECF694"/>
    <w:rsid w:val="49ED0835"/>
    <w:rsid w:val="49EDAB1A"/>
    <w:rsid w:val="49EE0A81"/>
    <w:rsid w:val="49F0D374"/>
    <w:rsid w:val="49F1A8EA"/>
    <w:rsid w:val="49F1BA36"/>
    <w:rsid w:val="49F1C108"/>
    <w:rsid w:val="49F41231"/>
    <w:rsid w:val="49F4F7D6"/>
    <w:rsid w:val="49F5D28E"/>
    <w:rsid w:val="49F5E2EE"/>
    <w:rsid w:val="49F614D5"/>
    <w:rsid w:val="49FA62A0"/>
    <w:rsid w:val="49FAE06A"/>
    <w:rsid w:val="49FB8990"/>
    <w:rsid w:val="49FCC542"/>
    <w:rsid w:val="4A01666B"/>
    <w:rsid w:val="4A02225C"/>
    <w:rsid w:val="4A056A12"/>
    <w:rsid w:val="4A0578E1"/>
    <w:rsid w:val="4A05B34D"/>
    <w:rsid w:val="4A05B55A"/>
    <w:rsid w:val="4A065C22"/>
    <w:rsid w:val="4A074A4F"/>
    <w:rsid w:val="4A079CC5"/>
    <w:rsid w:val="4A07A7FD"/>
    <w:rsid w:val="4A083C9F"/>
    <w:rsid w:val="4A0881DD"/>
    <w:rsid w:val="4A08D80C"/>
    <w:rsid w:val="4A08E606"/>
    <w:rsid w:val="4A0996C5"/>
    <w:rsid w:val="4A0D257B"/>
    <w:rsid w:val="4A0DC553"/>
    <w:rsid w:val="4A0F2B0B"/>
    <w:rsid w:val="4A108659"/>
    <w:rsid w:val="4A1157B7"/>
    <w:rsid w:val="4A1252F5"/>
    <w:rsid w:val="4A12CD66"/>
    <w:rsid w:val="4A146977"/>
    <w:rsid w:val="4A149144"/>
    <w:rsid w:val="4A14FDCF"/>
    <w:rsid w:val="4A156E49"/>
    <w:rsid w:val="4A1582F6"/>
    <w:rsid w:val="4A16335C"/>
    <w:rsid w:val="4A1650F6"/>
    <w:rsid w:val="4A197C88"/>
    <w:rsid w:val="4A1BD39E"/>
    <w:rsid w:val="4A1D7C76"/>
    <w:rsid w:val="4A200A87"/>
    <w:rsid w:val="4A203899"/>
    <w:rsid w:val="4A21CCCF"/>
    <w:rsid w:val="4A21DB34"/>
    <w:rsid w:val="4A24B216"/>
    <w:rsid w:val="4A24CD60"/>
    <w:rsid w:val="4A267FDB"/>
    <w:rsid w:val="4A2691A2"/>
    <w:rsid w:val="4A26EA74"/>
    <w:rsid w:val="4A277060"/>
    <w:rsid w:val="4A28F44F"/>
    <w:rsid w:val="4A2AF546"/>
    <w:rsid w:val="4A2C060A"/>
    <w:rsid w:val="4A2D401F"/>
    <w:rsid w:val="4A2E1355"/>
    <w:rsid w:val="4A2EC4D4"/>
    <w:rsid w:val="4A2FC377"/>
    <w:rsid w:val="4A31AA7D"/>
    <w:rsid w:val="4A34B5D4"/>
    <w:rsid w:val="4A34CCAA"/>
    <w:rsid w:val="4A373849"/>
    <w:rsid w:val="4A381124"/>
    <w:rsid w:val="4A38D198"/>
    <w:rsid w:val="4A39A18A"/>
    <w:rsid w:val="4A3A8D5F"/>
    <w:rsid w:val="4A3A92E1"/>
    <w:rsid w:val="4A3B4722"/>
    <w:rsid w:val="4A3CF842"/>
    <w:rsid w:val="4A3D552C"/>
    <w:rsid w:val="4A3E9937"/>
    <w:rsid w:val="4A45375A"/>
    <w:rsid w:val="4A488401"/>
    <w:rsid w:val="4A4A8CA1"/>
    <w:rsid w:val="4A4B1A92"/>
    <w:rsid w:val="4A4D29CC"/>
    <w:rsid w:val="4A4DAB09"/>
    <w:rsid w:val="4A4E82E8"/>
    <w:rsid w:val="4A4F11A7"/>
    <w:rsid w:val="4A4F85CD"/>
    <w:rsid w:val="4A514830"/>
    <w:rsid w:val="4A518468"/>
    <w:rsid w:val="4A52E565"/>
    <w:rsid w:val="4A53A9DE"/>
    <w:rsid w:val="4A53DF3D"/>
    <w:rsid w:val="4A551ADE"/>
    <w:rsid w:val="4A59AA5C"/>
    <w:rsid w:val="4A5A0FA5"/>
    <w:rsid w:val="4A5B05F9"/>
    <w:rsid w:val="4A5B0ECB"/>
    <w:rsid w:val="4A5E97DC"/>
    <w:rsid w:val="4A605979"/>
    <w:rsid w:val="4A60633F"/>
    <w:rsid w:val="4A6096B0"/>
    <w:rsid w:val="4A61099D"/>
    <w:rsid w:val="4A61B674"/>
    <w:rsid w:val="4A625BD3"/>
    <w:rsid w:val="4A63B77B"/>
    <w:rsid w:val="4A644392"/>
    <w:rsid w:val="4A64CBDA"/>
    <w:rsid w:val="4A65D667"/>
    <w:rsid w:val="4A661EF7"/>
    <w:rsid w:val="4A6764D8"/>
    <w:rsid w:val="4A67C66A"/>
    <w:rsid w:val="4A67F24C"/>
    <w:rsid w:val="4A688710"/>
    <w:rsid w:val="4A69CE82"/>
    <w:rsid w:val="4A6A4546"/>
    <w:rsid w:val="4A6D44CB"/>
    <w:rsid w:val="4A6E809A"/>
    <w:rsid w:val="4A6ED455"/>
    <w:rsid w:val="4A71250F"/>
    <w:rsid w:val="4A7291E9"/>
    <w:rsid w:val="4A73D87F"/>
    <w:rsid w:val="4A7423B0"/>
    <w:rsid w:val="4A7479EB"/>
    <w:rsid w:val="4A748D72"/>
    <w:rsid w:val="4A7530DA"/>
    <w:rsid w:val="4A763A0E"/>
    <w:rsid w:val="4A7699E0"/>
    <w:rsid w:val="4A76CC5D"/>
    <w:rsid w:val="4A76E2A3"/>
    <w:rsid w:val="4A799814"/>
    <w:rsid w:val="4A7A2F9E"/>
    <w:rsid w:val="4A7AF37B"/>
    <w:rsid w:val="4A7D8FB5"/>
    <w:rsid w:val="4A7E2825"/>
    <w:rsid w:val="4A7E5BF2"/>
    <w:rsid w:val="4A7F3CC3"/>
    <w:rsid w:val="4A814C8F"/>
    <w:rsid w:val="4A839D39"/>
    <w:rsid w:val="4A84820C"/>
    <w:rsid w:val="4A8690CE"/>
    <w:rsid w:val="4A876D95"/>
    <w:rsid w:val="4A8A8BFF"/>
    <w:rsid w:val="4A8B9CB8"/>
    <w:rsid w:val="4A8C3B91"/>
    <w:rsid w:val="4A8C585D"/>
    <w:rsid w:val="4A8F1BA0"/>
    <w:rsid w:val="4A91949C"/>
    <w:rsid w:val="4A92F860"/>
    <w:rsid w:val="4A939C3B"/>
    <w:rsid w:val="4A958B3E"/>
    <w:rsid w:val="4A96324C"/>
    <w:rsid w:val="4A96625B"/>
    <w:rsid w:val="4A9737E8"/>
    <w:rsid w:val="4A980B66"/>
    <w:rsid w:val="4A9A0408"/>
    <w:rsid w:val="4A9A0476"/>
    <w:rsid w:val="4A9BEFC0"/>
    <w:rsid w:val="4A9DC5D0"/>
    <w:rsid w:val="4A9FD85C"/>
    <w:rsid w:val="4AA0FD24"/>
    <w:rsid w:val="4AA14BCB"/>
    <w:rsid w:val="4AA2298C"/>
    <w:rsid w:val="4AA2D678"/>
    <w:rsid w:val="4AA360E5"/>
    <w:rsid w:val="4AA70167"/>
    <w:rsid w:val="4AA77A34"/>
    <w:rsid w:val="4AA79433"/>
    <w:rsid w:val="4AA85071"/>
    <w:rsid w:val="4AA8DEBD"/>
    <w:rsid w:val="4AA92F0B"/>
    <w:rsid w:val="4AAB3386"/>
    <w:rsid w:val="4AAB9B91"/>
    <w:rsid w:val="4AAE791A"/>
    <w:rsid w:val="4AAF316A"/>
    <w:rsid w:val="4AAFD614"/>
    <w:rsid w:val="4AB6C00F"/>
    <w:rsid w:val="4AB6FC0B"/>
    <w:rsid w:val="4AB75918"/>
    <w:rsid w:val="4AB8196D"/>
    <w:rsid w:val="4AB86769"/>
    <w:rsid w:val="4AB8AA28"/>
    <w:rsid w:val="4ABA58BF"/>
    <w:rsid w:val="4ABB4DC4"/>
    <w:rsid w:val="4ABBFB76"/>
    <w:rsid w:val="4ABFE9F5"/>
    <w:rsid w:val="4AC08506"/>
    <w:rsid w:val="4AC0CC69"/>
    <w:rsid w:val="4AC1E67F"/>
    <w:rsid w:val="4AC2B0FE"/>
    <w:rsid w:val="4AC49591"/>
    <w:rsid w:val="4AC5A5A2"/>
    <w:rsid w:val="4ACA6664"/>
    <w:rsid w:val="4ACB2BA8"/>
    <w:rsid w:val="4ACC3FD2"/>
    <w:rsid w:val="4ACD89F4"/>
    <w:rsid w:val="4AD20017"/>
    <w:rsid w:val="4AD285F6"/>
    <w:rsid w:val="4AD3FCE8"/>
    <w:rsid w:val="4AD41BA0"/>
    <w:rsid w:val="4AD4A2F1"/>
    <w:rsid w:val="4AD54361"/>
    <w:rsid w:val="4AD555B0"/>
    <w:rsid w:val="4AD573D1"/>
    <w:rsid w:val="4AD64A8B"/>
    <w:rsid w:val="4AD67763"/>
    <w:rsid w:val="4AD6CCA9"/>
    <w:rsid w:val="4AD97A93"/>
    <w:rsid w:val="4ADAACC3"/>
    <w:rsid w:val="4ADB3AF5"/>
    <w:rsid w:val="4ADC873D"/>
    <w:rsid w:val="4ADD6D62"/>
    <w:rsid w:val="4ADD7D40"/>
    <w:rsid w:val="4ADDC470"/>
    <w:rsid w:val="4AE16261"/>
    <w:rsid w:val="4AE167F6"/>
    <w:rsid w:val="4AE3185E"/>
    <w:rsid w:val="4AE38011"/>
    <w:rsid w:val="4AE451FA"/>
    <w:rsid w:val="4AE49181"/>
    <w:rsid w:val="4AE9D269"/>
    <w:rsid w:val="4AEB5EC0"/>
    <w:rsid w:val="4AEB7E2A"/>
    <w:rsid w:val="4AEB9B35"/>
    <w:rsid w:val="4AECB5B5"/>
    <w:rsid w:val="4AEDDB27"/>
    <w:rsid w:val="4AEE3CBC"/>
    <w:rsid w:val="4AEE3D8A"/>
    <w:rsid w:val="4AEEF533"/>
    <w:rsid w:val="4AF0F06B"/>
    <w:rsid w:val="4AF0F630"/>
    <w:rsid w:val="4AF2DAC4"/>
    <w:rsid w:val="4AF41B57"/>
    <w:rsid w:val="4AF44F23"/>
    <w:rsid w:val="4AF4C47D"/>
    <w:rsid w:val="4AF4C741"/>
    <w:rsid w:val="4AF50963"/>
    <w:rsid w:val="4AF50C74"/>
    <w:rsid w:val="4AF6D094"/>
    <w:rsid w:val="4AF6EF23"/>
    <w:rsid w:val="4AF78A64"/>
    <w:rsid w:val="4AFB2B45"/>
    <w:rsid w:val="4AFBA455"/>
    <w:rsid w:val="4AFD059E"/>
    <w:rsid w:val="4B006CED"/>
    <w:rsid w:val="4B009233"/>
    <w:rsid w:val="4B04800C"/>
    <w:rsid w:val="4B05E691"/>
    <w:rsid w:val="4B076BD3"/>
    <w:rsid w:val="4B0775F2"/>
    <w:rsid w:val="4B07BC66"/>
    <w:rsid w:val="4B08BB8E"/>
    <w:rsid w:val="4B0B98F2"/>
    <w:rsid w:val="4B0D99A6"/>
    <w:rsid w:val="4B0DE62B"/>
    <w:rsid w:val="4B0F8265"/>
    <w:rsid w:val="4B0F8E17"/>
    <w:rsid w:val="4B11C3E5"/>
    <w:rsid w:val="4B1412FE"/>
    <w:rsid w:val="4B1697B9"/>
    <w:rsid w:val="4B18E320"/>
    <w:rsid w:val="4B1A8E26"/>
    <w:rsid w:val="4B1A9D19"/>
    <w:rsid w:val="4B1E0B88"/>
    <w:rsid w:val="4B1E6CCA"/>
    <w:rsid w:val="4B1EF7D2"/>
    <w:rsid w:val="4B1F2732"/>
    <w:rsid w:val="4B1FA230"/>
    <w:rsid w:val="4B215E8B"/>
    <w:rsid w:val="4B220298"/>
    <w:rsid w:val="4B236996"/>
    <w:rsid w:val="4B23E3F6"/>
    <w:rsid w:val="4B242219"/>
    <w:rsid w:val="4B244A86"/>
    <w:rsid w:val="4B260733"/>
    <w:rsid w:val="4B292CC3"/>
    <w:rsid w:val="4B295A52"/>
    <w:rsid w:val="4B29ED21"/>
    <w:rsid w:val="4B2A7F31"/>
    <w:rsid w:val="4B2ACBFC"/>
    <w:rsid w:val="4B2C7471"/>
    <w:rsid w:val="4B2D4421"/>
    <w:rsid w:val="4B2DE9CC"/>
    <w:rsid w:val="4B2E1645"/>
    <w:rsid w:val="4B2F4988"/>
    <w:rsid w:val="4B331044"/>
    <w:rsid w:val="4B332747"/>
    <w:rsid w:val="4B3506FF"/>
    <w:rsid w:val="4B355283"/>
    <w:rsid w:val="4B357969"/>
    <w:rsid w:val="4B35D568"/>
    <w:rsid w:val="4B398DAD"/>
    <w:rsid w:val="4B3AAA0C"/>
    <w:rsid w:val="4B3BF1D3"/>
    <w:rsid w:val="4B3CEC9B"/>
    <w:rsid w:val="4B3E2C0F"/>
    <w:rsid w:val="4B3E9A7E"/>
    <w:rsid w:val="4B3EB1B9"/>
    <w:rsid w:val="4B3F9125"/>
    <w:rsid w:val="4B425A31"/>
    <w:rsid w:val="4B432F47"/>
    <w:rsid w:val="4B434243"/>
    <w:rsid w:val="4B440C33"/>
    <w:rsid w:val="4B470AD5"/>
    <w:rsid w:val="4B48020C"/>
    <w:rsid w:val="4B48A86C"/>
    <w:rsid w:val="4B491093"/>
    <w:rsid w:val="4B494981"/>
    <w:rsid w:val="4B49B3E6"/>
    <w:rsid w:val="4B4A1A94"/>
    <w:rsid w:val="4B4ACE9E"/>
    <w:rsid w:val="4B4C2EF1"/>
    <w:rsid w:val="4B4E1F68"/>
    <w:rsid w:val="4B51E3DE"/>
    <w:rsid w:val="4B522430"/>
    <w:rsid w:val="4B5283E2"/>
    <w:rsid w:val="4B5297E9"/>
    <w:rsid w:val="4B52A2CD"/>
    <w:rsid w:val="4B54E371"/>
    <w:rsid w:val="4B551027"/>
    <w:rsid w:val="4B562FF7"/>
    <w:rsid w:val="4B58102B"/>
    <w:rsid w:val="4B5AC755"/>
    <w:rsid w:val="4B5C1D57"/>
    <w:rsid w:val="4B5CFE23"/>
    <w:rsid w:val="4B5D319B"/>
    <w:rsid w:val="4B5DD69A"/>
    <w:rsid w:val="4B5E1BF0"/>
    <w:rsid w:val="4B5F879F"/>
    <w:rsid w:val="4B6037FA"/>
    <w:rsid w:val="4B60EF3F"/>
    <w:rsid w:val="4B63378A"/>
    <w:rsid w:val="4B636DAB"/>
    <w:rsid w:val="4B637309"/>
    <w:rsid w:val="4B645DBB"/>
    <w:rsid w:val="4B649AAC"/>
    <w:rsid w:val="4B650DDF"/>
    <w:rsid w:val="4B688A39"/>
    <w:rsid w:val="4B68BA0C"/>
    <w:rsid w:val="4B6B4885"/>
    <w:rsid w:val="4B6C8625"/>
    <w:rsid w:val="4B6C88E3"/>
    <w:rsid w:val="4B6EC99D"/>
    <w:rsid w:val="4B702192"/>
    <w:rsid w:val="4B70AAA2"/>
    <w:rsid w:val="4B72D87D"/>
    <w:rsid w:val="4B75CAEF"/>
    <w:rsid w:val="4B7662C0"/>
    <w:rsid w:val="4B766999"/>
    <w:rsid w:val="4B7675F1"/>
    <w:rsid w:val="4B77B8EA"/>
    <w:rsid w:val="4B792722"/>
    <w:rsid w:val="4B7B037D"/>
    <w:rsid w:val="4B7B1E53"/>
    <w:rsid w:val="4B7B762C"/>
    <w:rsid w:val="4B7B770D"/>
    <w:rsid w:val="4B7CCEDB"/>
    <w:rsid w:val="4B7D6057"/>
    <w:rsid w:val="4B7D6F93"/>
    <w:rsid w:val="4B8172AD"/>
    <w:rsid w:val="4B818AF6"/>
    <w:rsid w:val="4B839937"/>
    <w:rsid w:val="4B840B8C"/>
    <w:rsid w:val="4B84BD3D"/>
    <w:rsid w:val="4B8528DE"/>
    <w:rsid w:val="4B884F00"/>
    <w:rsid w:val="4B88A643"/>
    <w:rsid w:val="4B8E4CD5"/>
    <w:rsid w:val="4B902E3A"/>
    <w:rsid w:val="4B903AE9"/>
    <w:rsid w:val="4B9096DC"/>
    <w:rsid w:val="4B91C9BB"/>
    <w:rsid w:val="4B9271A4"/>
    <w:rsid w:val="4B93ABF9"/>
    <w:rsid w:val="4B948AFE"/>
    <w:rsid w:val="4B94A509"/>
    <w:rsid w:val="4B954015"/>
    <w:rsid w:val="4B9620A3"/>
    <w:rsid w:val="4B978D2D"/>
    <w:rsid w:val="4B981B0F"/>
    <w:rsid w:val="4B988AA7"/>
    <w:rsid w:val="4B994D4B"/>
    <w:rsid w:val="4B99763A"/>
    <w:rsid w:val="4B99F908"/>
    <w:rsid w:val="4B9A5D3A"/>
    <w:rsid w:val="4B9B5530"/>
    <w:rsid w:val="4B9C206F"/>
    <w:rsid w:val="4B9C6474"/>
    <w:rsid w:val="4B9DCEC9"/>
    <w:rsid w:val="4B9E4062"/>
    <w:rsid w:val="4B9F4CC2"/>
    <w:rsid w:val="4BA17274"/>
    <w:rsid w:val="4BA59F00"/>
    <w:rsid w:val="4BA6C6A9"/>
    <w:rsid w:val="4BA8DB6B"/>
    <w:rsid w:val="4BAAE4B6"/>
    <w:rsid w:val="4BAC586B"/>
    <w:rsid w:val="4BACDF53"/>
    <w:rsid w:val="4BAD1516"/>
    <w:rsid w:val="4BAFC736"/>
    <w:rsid w:val="4BB03357"/>
    <w:rsid w:val="4BB03E2F"/>
    <w:rsid w:val="4BB12ED0"/>
    <w:rsid w:val="4BB14CB2"/>
    <w:rsid w:val="4BB165A8"/>
    <w:rsid w:val="4BB16701"/>
    <w:rsid w:val="4BB1E527"/>
    <w:rsid w:val="4BB2AF01"/>
    <w:rsid w:val="4BB42C02"/>
    <w:rsid w:val="4BB52AAE"/>
    <w:rsid w:val="4BB67F43"/>
    <w:rsid w:val="4BB8ED08"/>
    <w:rsid w:val="4BBA1586"/>
    <w:rsid w:val="4BBA51BE"/>
    <w:rsid w:val="4BBA9B4C"/>
    <w:rsid w:val="4BBE5970"/>
    <w:rsid w:val="4BBEE1D9"/>
    <w:rsid w:val="4BBEF1F6"/>
    <w:rsid w:val="4BC11725"/>
    <w:rsid w:val="4BC16A3E"/>
    <w:rsid w:val="4BC59982"/>
    <w:rsid w:val="4BC71767"/>
    <w:rsid w:val="4BC95112"/>
    <w:rsid w:val="4BCAC1E9"/>
    <w:rsid w:val="4BCBBB71"/>
    <w:rsid w:val="4BCCC9D0"/>
    <w:rsid w:val="4BCF3782"/>
    <w:rsid w:val="4BD2FF55"/>
    <w:rsid w:val="4BD3D9A2"/>
    <w:rsid w:val="4BD5A7B0"/>
    <w:rsid w:val="4BD5B109"/>
    <w:rsid w:val="4BD75A7D"/>
    <w:rsid w:val="4BD76868"/>
    <w:rsid w:val="4BD8E185"/>
    <w:rsid w:val="4BDB92D0"/>
    <w:rsid w:val="4BDBC7B0"/>
    <w:rsid w:val="4BDC1057"/>
    <w:rsid w:val="4BDC20D0"/>
    <w:rsid w:val="4BDC6B80"/>
    <w:rsid w:val="4BDE1A2B"/>
    <w:rsid w:val="4BDE44D7"/>
    <w:rsid w:val="4BDE8D49"/>
    <w:rsid w:val="4BE26864"/>
    <w:rsid w:val="4BE3810F"/>
    <w:rsid w:val="4BE45118"/>
    <w:rsid w:val="4BE4F987"/>
    <w:rsid w:val="4BE5690E"/>
    <w:rsid w:val="4BE684A1"/>
    <w:rsid w:val="4BE78858"/>
    <w:rsid w:val="4BEA7224"/>
    <w:rsid w:val="4BED9D49"/>
    <w:rsid w:val="4BEE6BA4"/>
    <w:rsid w:val="4BEF1F97"/>
    <w:rsid w:val="4BEFADD4"/>
    <w:rsid w:val="4BF1EEB4"/>
    <w:rsid w:val="4BF3466D"/>
    <w:rsid w:val="4BF3D9FA"/>
    <w:rsid w:val="4BF4D782"/>
    <w:rsid w:val="4BF4DB2C"/>
    <w:rsid w:val="4BF62969"/>
    <w:rsid w:val="4BF6535F"/>
    <w:rsid w:val="4BF66399"/>
    <w:rsid w:val="4BF7561D"/>
    <w:rsid w:val="4BF7893A"/>
    <w:rsid w:val="4BF7CFEE"/>
    <w:rsid w:val="4BF879BC"/>
    <w:rsid w:val="4BF89550"/>
    <w:rsid w:val="4BF8CFE7"/>
    <w:rsid w:val="4BF8ECB6"/>
    <w:rsid w:val="4BFC18A0"/>
    <w:rsid w:val="4BFC595E"/>
    <w:rsid w:val="4BFE7241"/>
    <w:rsid w:val="4C00A29D"/>
    <w:rsid w:val="4C016E1F"/>
    <w:rsid w:val="4C01E2F3"/>
    <w:rsid w:val="4C06BFBA"/>
    <w:rsid w:val="4C07282D"/>
    <w:rsid w:val="4C07D00C"/>
    <w:rsid w:val="4C0A7FA2"/>
    <w:rsid w:val="4C0A94A8"/>
    <w:rsid w:val="4C0B0A42"/>
    <w:rsid w:val="4C0B621D"/>
    <w:rsid w:val="4C0BB9A0"/>
    <w:rsid w:val="4C0BED03"/>
    <w:rsid w:val="4C0D39B8"/>
    <w:rsid w:val="4C0D84B4"/>
    <w:rsid w:val="4C0EE2A5"/>
    <w:rsid w:val="4C0F1A3E"/>
    <w:rsid w:val="4C0F1B58"/>
    <w:rsid w:val="4C0F62B7"/>
    <w:rsid w:val="4C119725"/>
    <w:rsid w:val="4C132296"/>
    <w:rsid w:val="4C1366E5"/>
    <w:rsid w:val="4C146338"/>
    <w:rsid w:val="4C147B8C"/>
    <w:rsid w:val="4C177CC6"/>
    <w:rsid w:val="4C17CE55"/>
    <w:rsid w:val="4C187809"/>
    <w:rsid w:val="4C195248"/>
    <w:rsid w:val="4C195494"/>
    <w:rsid w:val="4C1A19C0"/>
    <w:rsid w:val="4C1AB69D"/>
    <w:rsid w:val="4C20D359"/>
    <w:rsid w:val="4C20F832"/>
    <w:rsid w:val="4C212568"/>
    <w:rsid w:val="4C216123"/>
    <w:rsid w:val="4C241F4D"/>
    <w:rsid w:val="4C245A98"/>
    <w:rsid w:val="4C290691"/>
    <w:rsid w:val="4C297452"/>
    <w:rsid w:val="4C29C300"/>
    <w:rsid w:val="4C2A0200"/>
    <w:rsid w:val="4C2A100A"/>
    <w:rsid w:val="4C2CBFB3"/>
    <w:rsid w:val="4C2D5C2D"/>
    <w:rsid w:val="4C2D6275"/>
    <w:rsid w:val="4C2E22A8"/>
    <w:rsid w:val="4C2F01B3"/>
    <w:rsid w:val="4C2F435F"/>
    <w:rsid w:val="4C2FC581"/>
    <w:rsid w:val="4C304DF1"/>
    <w:rsid w:val="4C30636D"/>
    <w:rsid w:val="4C33942B"/>
    <w:rsid w:val="4C33B7DC"/>
    <w:rsid w:val="4C34D631"/>
    <w:rsid w:val="4C3763E7"/>
    <w:rsid w:val="4C381766"/>
    <w:rsid w:val="4C388701"/>
    <w:rsid w:val="4C3B1E11"/>
    <w:rsid w:val="4C3B4791"/>
    <w:rsid w:val="4C3B7D78"/>
    <w:rsid w:val="4C3C178B"/>
    <w:rsid w:val="4C3C5E46"/>
    <w:rsid w:val="4C3DA4AE"/>
    <w:rsid w:val="4C3E335E"/>
    <w:rsid w:val="4C3EA4EA"/>
    <w:rsid w:val="4C3F61B7"/>
    <w:rsid w:val="4C3FCA54"/>
    <w:rsid w:val="4C408895"/>
    <w:rsid w:val="4C41C9B0"/>
    <w:rsid w:val="4C436672"/>
    <w:rsid w:val="4C441AE2"/>
    <w:rsid w:val="4C44ED60"/>
    <w:rsid w:val="4C451A70"/>
    <w:rsid w:val="4C46402B"/>
    <w:rsid w:val="4C477729"/>
    <w:rsid w:val="4C4956C6"/>
    <w:rsid w:val="4C4BA018"/>
    <w:rsid w:val="4C4FC99F"/>
    <w:rsid w:val="4C4FCE9C"/>
    <w:rsid w:val="4C4FDB00"/>
    <w:rsid w:val="4C507813"/>
    <w:rsid w:val="4C5371EF"/>
    <w:rsid w:val="4C5749EE"/>
    <w:rsid w:val="4C5A992D"/>
    <w:rsid w:val="4C5D3C6A"/>
    <w:rsid w:val="4C5ED625"/>
    <w:rsid w:val="4C607A73"/>
    <w:rsid w:val="4C61F124"/>
    <w:rsid w:val="4C6213E8"/>
    <w:rsid w:val="4C62544B"/>
    <w:rsid w:val="4C62677C"/>
    <w:rsid w:val="4C62EE7E"/>
    <w:rsid w:val="4C630683"/>
    <w:rsid w:val="4C63CDC5"/>
    <w:rsid w:val="4C659103"/>
    <w:rsid w:val="4C665BDC"/>
    <w:rsid w:val="4C66BC43"/>
    <w:rsid w:val="4C6C44B7"/>
    <w:rsid w:val="4C6C491A"/>
    <w:rsid w:val="4C6CCA79"/>
    <w:rsid w:val="4C6ED01E"/>
    <w:rsid w:val="4C6EFA0F"/>
    <w:rsid w:val="4C6F0FBE"/>
    <w:rsid w:val="4C70580F"/>
    <w:rsid w:val="4C71116B"/>
    <w:rsid w:val="4C712CF3"/>
    <w:rsid w:val="4C713AED"/>
    <w:rsid w:val="4C715C29"/>
    <w:rsid w:val="4C71E678"/>
    <w:rsid w:val="4C7262C3"/>
    <w:rsid w:val="4C72D9EB"/>
    <w:rsid w:val="4C736A9F"/>
    <w:rsid w:val="4C73D3AA"/>
    <w:rsid w:val="4C7536EC"/>
    <w:rsid w:val="4C75D5F2"/>
    <w:rsid w:val="4C7721E8"/>
    <w:rsid w:val="4C776311"/>
    <w:rsid w:val="4C7A94F4"/>
    <w:rsid w:val="4C7B66E0"/>
    <w:rsid w:val="4C7BBA5D"/>
    <w:rsid w:val="4C7DC07A"/>
    <w:rsid w:val="4C7EB4FA"/>
    <w:rsid w:val="4C7F8B97"/>
    <w:rsid w:val="4C7F9CDE"/>
    <w:rsid w:val="4C80564B"/>
    <w:rsid w:val="4C8094D5"/>
    <w:rsid w:val="4C8115B1"/>
    <w:rsid w:val="4C817277"/>
    <w:rsid w:val="4C8291A6"/>
    <w:rsid w:val="4C8295B8"/>
    <w:rsid w:val="4C82EC82"/>
    <w:rsid w:val="4C830364"/>
    <w:rsid w:val="4C835EBC"/>
    <w:rsid w:val="4C859E1C"/>
    <w:rsid w:val="4C86B6C7"/>
    <w:rsid w:val="4C86EDFB"/>
    <w:rsid w:val="4C86FC5F"/>
    <w:rsid w:val="4C8802A9"/>
    <w:rsid w:val="4C891D3B"/>
    <w:rsid w:val="4C896C69"/>
    <w:rsid w:val="4C8A0C18"/>
    <w:rsid w:val="4C8AB34E"/>
    <w:rsid w:val="4C8AE1AE"/>
    <w:rsid w:val="4C8BB241"/>
    <w:rsid w:val="4C8C072E"/>
    <w:rsid w:val="4C8D25D7"/>
    <w:rsid w:val="4C8DA6D9"/>
    <w:rsid w:val="4C8DC1A4"/>
    <w:rsid w:val="4C8DF993"/>
    <w:rsid w:val="4C8EA84D"/>
    <w:rsid w:val="4C8F1022"/>
    <w:rsid w:val="4C903230"/>
    <w:rsid w:val="4C9044CB"/>
    <w:rsid w:val="4C91A4DA"/>
    <w:rsid w:val="4C925456"/>
    <w:rsid w:val="4C9369B7"/>
    <w:rsid w:val="4C95428B"/>
    <w:rsid w:val="4C959120"/>
    <w:rsid w:val="4C9611B9"/>
    <w:rsid w:val="4C96B68C"/>
    <w:rsid w:val="4C97AF0E"/>
    <w:rsid w:val="4C98E970"/>
    <w:rsid w:val="4C99D51B"/>
    <w:rsid w:val="4C9BE926"/>
    <w:rsid w:val="4C9E0C35"/>
    <w:rsid w:val="4C9E47C8"/>
    <w:rsid w:val="4CA28E36"/>
    <w:rsid w:val="4CA2F1B0"/>
    <w:rsid w:val="4CA2FA91"/>
    <w:rsid w:val="4CA47E12"/>
    <w:rsid w:val="4CA4C255"/>
    <w:rsid w:val="4CA618FA"/>
    <w:rsid w:val="4CA6AB94"/>
    <w:rsid w:val="4CA73D49"/>
    <w:rsid w:val="4CA7485B"/>
    <w:rsid w:val="4CA78883"/>
    <w:rsid w:val="4CA7D6B6"/>
    <w:rsid w:val="4CA814F5"/>
    <w:rsid w:val="4CA84A84"/>
    <w:rsid w:val="4CA8FEF1"/>
    <w:rsid w:val="4CA92C11"/>
    <w:rsid w:val="4CAA6A6E"/>
    <w:rsid w:val="4CAAB378"/>
    <w:rsid w:val="4CAC8EBA"/>
    <w:rsid w:val="4CACD409"/>
    <w:rsid w:val="4CAD0D65"/>
    <w:rsid w:val="4CAE0EB0"/>
    <w:rsid w:val="4CAE70F5"/>
    <w:rsid w:val="4CAEC4B1"/>
    <w:rsid w:val="4CAFE194"/>
    <w:rsid w:val="4CB23F35"/>
    <w:rsid w:val="4CB2915B"/>
    <w:rsid w:val="4CB5B597"/>
    <w:rsid w:val="4CB84ABC"/>
    <w:rsid w:val="4CBCE1C3"/>
    <w:rsid w:val="4CBD1C0D"/>
    <w:rsid w:val="4CBD3ECC"/>
    <w:rsid w:val="4CBE477E"/>
    <w:rsid w:val="4CBF05B6"/>
    <w:rsid w:val="4CC09EAF"/>
    <w:rsid w:val="4CC1FB93"/>
    <w:rsid w:val="4CC203E0"/>
    <w:rsid w:val="4CC4216B"/>
    <w:rsid w:val="4CC46FE4"/>
    <w:rsid w:val="4CC4A273"/>
    <w:rsid w:val="4CCC24B1"/>
    <w:rsid w:val="4CCD3E9E"/>
    <w:rsid w:val="4CCD4198"/>
    <w:rsid w:val="4CCD437B"/>
    <w:rsid w:val="4CCD83B4"/>
    <w:rsid w:val="4CCDD44F"/>
    <w:rsid w:val="4CCE42F4"/>
    <w:rsid w:val="4CCF24CE"/>
    <w:rsid w:val="4CD0F271"/>
    <w:rsid w:val="4CD23C32"/>
    <w:rsid w:val="4CD491E6"/>
    <w:rsid w:val="4CD4B627"/>
    <w:rsid w:val="4CD5B903"/>
    <w:rsid w:val="4CD63433"/>
    <w:rsid w:val="4CD6F945"/>
    <w:rsid w:val="4CD71B24"/>
    <w:rsid w:val="4CD76B4A"/>
    <w:rsid w:val="4CD907D5"/>
    <w:rsid w:val="4CDCB983"/>
    <w:rsid w:val="4CDDF46D"/>
    <w:rsid w:val="4CDE88D7"/>
    <w:rsid w:val="4CDEF10B"/>
    <w:rsid w:val="4CDF20A8"/>
    <w:rsid w:val="4CE031F9"/>
    <w:rsid w:val="4CE0C369"/>
    <w:rsid w:val="4CE224C8"/>
    <w:rsid w:val="4CE31991"/>
    <w:rsid w:val="4CE7171C"/>
    <w:rsid w:val="4CE7E98E"/>
    <w:rsid w:val="4CE80FFC"/>
    <w:rsid w:val="4CE84D0C"/>
    <w:rsid w:val="4CEB9DBE"/>
    <w:rsid w:val="4CED7E1C"/>
    <w:rsid w:val="4CEE9A6C"/>
    <w:rsid w:val="4CF207F8"/>
    <w:rsid w:val="4CF280CC"/>
    <w:rsid w:val="4CF2975B"/>
    <w:rsid w:val="4CF3ADFF"/>
    <w:rsid w:val="4CF63CD7"/>
    <w:rsid w:val="4CF82D6E"/>
    <w:rsid w:val="4CF8C592"/>
    <w:rsid w:val="4CF9FBD8"/>
    <w:rsid w:val="4CFB17CC"/>
    <w:rsid w:val="4CFE4EBB"/>
    <w:rsid w:val="4CFE7968"/>
    <w:rsid w:val="4CFF14FF"/>
    <w:rsid w:val="4CFFA4BF"/>
    <w:rsid w:val="4D013D26"/>
    <w:rsid w:val="4D026B15"/>
    <w:rsid w:val="4D026EA1"/>
    <w:rsid w:val="4D02FA57"/>
    <w:rsid w:val="4D04A31D"/>
    <w:rsid w:val="4D05F128"/>
    <w:rsid w:val="4D06273D"/>
    <w:rsid w:val="4D066822"/>
    <w:rsid w:val="4D067CB7"/>
    <w:rsid w:val="4D0929B7"/>
    <w:rsid w:val="4D0A07CF"/>
    <w:rsid w:val="4D0A74F3"/>
    <w:rsid w:val="4D0ACBEC"/>
    <w:rsid w:val="4D0CD521"/>
    <w:rsid w:val="4D10B1BA"/>
    <w:rsid w:val="4D11278D"/>
    <w:rsid w:val="4D12DE2F"/>
    <w:rsid w:val="4D170187"/>
    <w:rsid w:val="4D172156"/>
    <w:rsid w:val="4D17CD37"/>
    <w:rsid w:val="4D18161E"/>
    <w:rsid w:val="4D1820A7"/>
    <w:rsid w:val="4D193751"/>
    <w:rsid w:val="4D19D6F4"/>
    <w:rsid w:val="4D1B91B9"/>
    <w:rsid w:val="4D1BA3D4"/>
    <w:rsid w:val="4D1CDD52"/>
    <w:rsid w:val="4D1D7483"/>
    <w:rsid w:val="4D1FD967"/>
    <w:rsid w:val="4D210841"/>
    <w:rsid w:val="4D228F88"/>
    <w:rsid w:val="4D232CC4"/>
    <w:rsid w:val="4D237663"/>
    <w:rsid w:val="4D252C32"/>
    <w:rsid w:val="4D2639E7"/>
    <w:rsid w:val="4D277413"/>
    <w:rsid w:val="4D287D2B"/>
    <w:rsid w:val="4D2A3DFF"/>
    <w:rsid w:val="4D2B2B8A"/>
    <w:rsid w:val="4D2ED43A"/>
    <w:rsid w:val="4D2FFE26"/>
    <w:rsid w:val="4D331EDF"/>
    <w:rsid w:val="4D3398B4"/>
    <w:rsid w:val="4D352D94"/>
    <w:rsid w:val="4D359E71"/>
    <w:rsid w:val="4D389E16"/>
    <w:rsid w:val="4D38C13F"/>
    <w:rsid w:val="4D394706"/>
    <w:rsid w:val="4D3A83FE"/>
    <w:rsid w:val="4D3AEB1B"/>
    <w:rsid w:val="4D3D8606"/>
    <w:rsid w:val="4D3E7657"/>
    <w:rsid w:val="4D3F898B"/>
    <w:rsid w:val="4D43F6D9"/>
    <w:rsid w:val="4D45D18D"/>
    <w:rsid w:val="4D460C65"/>
    <w:rsid w:val="4D461ECA"/>
    <w:rsid w:val="4D48371A"/>
    <w:rsid w:val="4D4844E6"/>
    <w:rsid w:val="4D4B76C8"/>
    <w:rsid w:val="4D4C0A5E"/>
    <w:rsid w:val="4D4F8DAA"/>
    <w:rsid w:val="4D4F971A"/>
    <w:rsid w:val="4D508C70"/>
    <w:rsid w:val="4D525023"/>
    <w:rsid w:val="4D5335CE"/>
    <w:rsid w:val="4D549B0B"/>
    <w:rsid w:val="4D54FBE4"/>
    <w:rsid w:val="4D55D0BE"/>
    <w:rsid w:val="4D561EFB"/>
    <w:rsid w:val="4D565FAD"/>
    <w:rsid w:val="4D58236E"/>
    <w:rsid w:val="4D58C121"/>
    <w:rsid w:val="4D59231C"/>
    <w:rsid w:val="4D5A9816"/>
    <w:rsid w:val="4D5AA9E1"/>
    <w:rsid w:val="4D5B6AFB"/>
    <w:rsid w:val="4D5CA1CD"/>
    <w:rsid w:val="4D606602"/>
    <w:rsid w:val="4D6153F7"/>
    <w:rsid w:val="4D62816C"/>
    <w:rsid w:val="4D628CB8"/>
    <w:rsid w:val="4D62C775"/>
    <w:rsid w:val="4D651CB5"/>
    <w:rsid w:val="4D6639D7"/>
    <w:rsid w:val="4D666DAF"/>
    <w:rsid w:val="4D67C8C4"/>
    <w:rsid w:val="4D67FB6A"/>
    <w:rsid w:val="4D68B8EE"/>
    <w:rsid w:val="4D69D19C"/>
    <w:rsid w:val="4D69D33E"/>
    <w:rsid w:val="4D6B202C"/>
    <w:rsid w:val="4D6C6BE7"/>
    <w:rsid w:val="4D6C947C"/>
    <w:rsid w:val="4D6CE2FB"/>
    <w:rsid w:val="4D6FD2C8"/>
    <w:rsid w:val="4D7076A5"/>
    <w:rsid w:val="4D70EB45"/>
    <w:rsid w:val="4D70F699"/>
    <w:rsid w:val="4D76C96D"/>
    <w:rsid w:val="4D779B0C"/>
    <w:rsid w:val="4D7ADFD4"/>
    <w:rsid w:val="4D7CC67F"/>
    <w:rsid w:val="4D7E66F1"/>
    <w:rsid w:val="4D7FB2E3"/>
    <w:rsid w:val="4D813A38"/>
    <w:rsid w:val="4D8501E5"/>
    <w:rsid w:val="4D857690"/>
    <w:rsid w:val="4D860F19"/>
    <w:rsid w:val="4D87B59E"/>
    <w:rsid w:val="4D894437"/>
    <w:rsid w:val="4D89716A"/>
    <w:rsid w:val="4D8B1140"/>
    <w:rsid w:val="4D8BFE89"/>
    <w:rsid w:val="4D8D21B6"/>
    <w:rsid w:val="4D8D28E6"/>
    <w:rsid w:val="4D8E5899"/>
    <w:rsid w:val="4D8F64BC"/>
    <w:rsid w:val="4D92FBE4"/>
    <w:rsid w:val="4D94886F"/>
    <w:rsid w:val="4D9630CE"/>
    <w:rsid w:val="4D96C1DC"/>
    <w:rsid w:val="4D96C8C9"/>
    <w:rsid w:val="4D97637B"/>
    <w:rsid w:val="4D97BE96"/>
    <w:rsid w:val="4D996E23"/>
    <w:rsid w:val="4D9A97F9"/>
    <w:rsid w:val="4D9AB4D5"/>
    <w:rsid w:val="4D9B4EE6"/>
    <w:rsid w:val="4D9C6353"/>
    <w:rsid w:val="4D9CDF77"/>
    <w:rsid w:val="4D9CEBE1"/>
    <w:rsid w:val="4D9FD766"/>
    <w:rsid w:val="4D9FF3FB"/>
    <w:rsid w:val="4DA0210A"/>
    <w:rsid w:val="4DA089B5"/>
    <w:rsid w:val="4DA0D86B"/>
    <w:rsid w:val="4DA2E65E"/>
    <w:rsid w:val="4DA4C03F"/>
    <w:rsid w:val="4DA90E66"/>
    <w:rsid w:val="4DA951EF"/>
    <w:rsid w:val="4DAAA44A"/>
    <w:rsid w:val="4DAAEF71"/>
    <w:rsid w:val="4DAC1E18"/>
    <w:rsid w:val="4DAEA4B3"/>
    <w:rsid w:val="4DAF9005"/>
    <w:rsid w:val="4DB0E0FD"/>
    <w:rsid w:val="4DB0EBC0"/>
    <w:rsid w:val="4DB299B4"/>
    <w:rsid w:val="4DB2C249"/>
    <w:rsid w:val="4DB368A1"/>
    <w:rsid w:val="4DB3C88D"/>
    <w:rsid w:val="4DB3E6D4"/>
    <w:rsid w:val="4DB4F8FA"/>
    <w:rsid w:val="4DB5518C"/>
    <w:rsid w:val="4DB58D13"/>
    <w:rsid w:val="4DB89528"/>
    <w:rsid w:val="4DB8C017"/>
    <w:rsid w:val="4DB8DB7F"/>
    <w:rsid w:val="4DBA7B93"/>
    <w:rsid w:val="4DBAD8D5"/>
    <w:rsid w:val="4DBCC2EC"/>
    <w:rsid w:val="4DBE316A"/>
    <w:rsid w:val="4DC0CE40"/>
    <w:rsid w:val="4DC0E397"/>
    <w:rsid w:val="4DC118EC"/>
    <w:rsid w:val="4DC3B7A5"/>
    <w:rsid w:val="4DC819D7"/>
    <w:rsid w:val="4DC893D3"/>
    <w:rsid w:val="4DCA2929"/>
    <w:rsid w:val="4DCB6BA4"/>
    <w:rsid w:val="4DCC7231"/>
    <w:rsid w:val="4DCC7691"/>
    <w:rsid w:val="4DCCE5A9"/>
    <w:rsid w:val="4DCF648C"/>
    <w:rsid w:val="4DCF67A2"/>
    <w:rsid w:val="4DCF9033"/>
    <w:rsid w:val="4DD0BDF5"/>
    <w:rsid w:val="4DD16541"/>
    <w:rsid w:val="4DD3055E"/>
    <w:rsid w:val="4DD33448"/>
    <w:rsid w:val="4DD339D9"/>
    <w:rsid w:val="4DD4334B"/>
    <w:rsid w:val="4DD5BE7E"/>
    <w:rsid w:val="4DD5F16A"/>
    <w:rsid w:val="4DD6B0B3"/>
    <w:rsid w:val="4DD900B0"/>
    <w:rsid w:val="4DDAB0D9"/>
    <w:rsid w:val="4DDB84D9"/>
    <w:rsid w:val="4DDC13B6"/>
    <w:rsid w:val="4DDDDDC1"/>
    <w:rsid w:val="4DDF911C"/>
    <w:rsid w:val="4DE05653"/>
    <w:rsid w:val="4DE0BF30"/>
    <w:rsid w:val="4DE1CF63"/>
    <w:rsid w:val="4DE47908"/>
    <w:rsid w:val="4DE49075"/>
    <w:rsid w:val="4DE4ADA2"/>
    <w:rsid w:val="4DE53F4B"/>
    <w:rsid w:val="4DE59BBB"/>
    <w:rsid w:val="4DE8318B"/>
    <w:rsid w:val="4DEA0A17"/>
    <w:rsid w:val="4DEA5A69"/>
    <w:rsid w:val="4DEAAD95"/>
    <w:rsid w:val="4DEEC430"/>
    <w:rsid w:val="4DEF0AAF"/>
    <w:rsid w:val="4DF3707F"/>
    <w:rsid w:val="4DF44DBF"/>
    <w:rsid w:val="4DF5A258"/>
    <w:rsid w:val="4DF7146E"/>
    <w:rsid w:val="4DF7A439"/>
    <w:rsid w:val="4DF979C0"/>
    <w:rsid w:val="4DF98DD8"/>
    <w:rsid w:val="4DFA5E63"/>
    <w:rsid w:val="4DFB0E22"/>
    <w:rsid w:val="4DFB3F88"/>
    <w:rsid w:val="4DFDF515"/>
    <w:rsid w:val="4DFF21C7"/>
    <w:rsid w:val="4DFF2855"/>
    <w:rsid w:val="4E01D122"/>
    <w:rsid w:val="4E04F422"/>
    <w:rsid w:val="4E063260"/>
    <w:rsid w:val="4E0836CD"/>
    <w:rsid w:val="4E0A6E21"/>
    <w:rsid w:val="4E0B34C6"/>
    <w:rsid w:val="4E0B437F"/>
    <w:rsid w:val="4E0B667F"/>
    <w:rsid w:val="4E0C0220"/>
    <w:rsid w:val="4E0CADB5"/>
    <w:rsid w:val="4E0D63F8"/>
    <w:rsid w:val="4E0F351F"/>
    <w:rsid w:val="4E0F5A10"/>
    <w:rsid w:val="4E110A6F"/>
    <w:rsid w:val="4E11BEE3"/>
    <w:rsid w:val="4E11CC10"/>
    <w:rsid w:val="4E13DAFC"/>
    <w:rsid w:val="4E14028A"/>
    <w:rsid w:val="4E140CAD"/>
    <w:rsid w:val="4E1502B1"/>
    <w:rsid w:val="4E15E184"/>
    <w:rsid w:val="4E16396E"/>
    <w:rsid w:val="4E16D6D1"/>
    <w:rsid w:val="4E17B07E"/>
    <w:rsid w:val="4E186649"/>
    <w:rsid w:val="4E18E080"/>
    <w:rsid w:val="4E19A085"/>
    <w:rsid w:val="4E1A0634"/>
    <w:rsid w:val="4E1A54D6"/>
    <w:rsid w:val="4E1B7E1C"/>
    <w:rsid w:val="4E1C83AB"/>
    <w:rsid w:val="4E1E2C92"/>
    <w:rsid w:val="4E1F6A93"/>
    <w:rsid w:val="4E1F7F11"/>
    <w:rsid w:val="4E241905"/>
    <w:rsid w:val="4E24EDDF"/>
    <w:rsid w:val="4E24F442"/>
    <w:rsid w:val="4E253482"/>
    <w:rsid w:val="4E25A42B"/>
    <w:rsid w:val="4E25B513"/>
    <w:rsid w:val="4E25EC1E"/>
    <w:rsid w:val="4E2887E1"/>
    <w:rsid w:val="4E2951B4"/>
    <w:rsid w:val="4E2F3F5D"/>
    <w:rsid w:val="4E2F43E7"/>
    <w:rsid w:val="4E30475D"/>
    <w:rsid w:val="4E3AF1EF"/>
    <w:rsid w:val="4E3BA442"/>
    <w:rsid w:val="4E3C2257"/>
    <w:rsid w:val="4E4039CB"/>
    <w:rsid w:val="4E418250"/>
    <w:rsid w:val="4E425C71"/>
    <w:rsid w:val="4E45DC0B"/>
    <w:rsid w:val="4E46810F"/>
    <w:rsid w:val="4E46E3DB"/>
    <w:rsid w:val="4E472B22"/>
    <w:rsid w:val="4E47B0EE"/>
    <w:rsid w:val="4E4BC99B"/>
    <w:rsid w:val="4E4D68AB"/>
    <w:rsid w:val="4E4D9CBD"/>
    <w:rsid w:val="4E4DB02D"/>
    <w:rsid w:val="4E4DD30F"/>
    <w:rsid w:val="4E50B2E6"/>
    <w:rsid w:val="4E50B432"/>
    <w:rsid w:val="4E51A16B"/>
    <w:rsid w:val="4E51B69C"/>
    <w:rsid w:val="4E51C995"/>
    <w:rsid w:val="4E53DC2D"/>
    <w:rsid w:val="4E542D0E"/>
    <w:rsid w:val="4E5477D2"/>
    <w:rsid w:val="4E54E8C2"/>
    <w:rsid w:val="4E59198B"/>
    <w:rsid w:val="4E5B36F8"/>
    <w:rsid w:val="4E5C1CB9"/>
    <w:rsid w:val="4E5CE58B"/>
    <w:rsid w:val="4E5D5A0D"/>
    <w:rsid w:val="4E5F0DCB"/>
    <w:rsid w:val="4E60610F"/>
    <w:rsid w:val="4E60EACA"/>
    <w:rsid w:val="4E615255"/>
    <w:rsid w:val="4E61D911"/>
    <w:rsid w:val="4E6303A6"/>
    <w:rsid w:val="4E63827D"/>
    <w:rsid w:val="4E6417A7"/>
    <w:rsid w:val="4E649181"/>
    <w:rsid w:val="4E66CF9F"/>
    <w:rsid w:val="4E684EA3"/>
    <w:rsid w:val="4E69AF71"/>
    <w:rsid w:val="4E6A5E3A"/>
    <w:rsid w:val="4E6C8807"/>
    <w:rsid w:val="4E6D0B0C"/>
    <w:rsid w:val="4E705998"/>
    <w:rsid w:val="4E715AC6"/>
    <w:rsid w:val="4E735FD7"/>
    <w:rsid w:val="4E744DB2"/>
    <w:rsid w:val="4E75444A"/>
    <w:rsid w:val="4E768166"/>
    <w:rsid w:val="4E77CD8A"/>
    <w:rsid w:val="4E7807D1"/>
    <w:rsid w:val="4E78AE35"/>
    <w:rsid w:val="4E790757"/>
    <w:rsid w:val="4E7AE5A5"/>
    <w:rsid w:val="4E7CCABD"/>
    <w:rsid w:val="4E7D834A"/>
    <w:rsid w:val="4E7F5F80"/>
    <w:rsid w:val="4E80C8FF"/>
    <w:rsid w:val="4E81AD19"/>
    <w:rsid w:val="4E825D29"/>
    <w:rsid w:val="4E826A77"/>
    <w:rsid w:val="4E833A77"/>
    <w:rsid w:val="4E83487E"/>
    <w:rsid w:val="4E856697"/>
    <w:rsid w:val="4E875419"/>
    <w:rsid w:val="4E87729A"/>
    <w:rsid w:val="4E89D315"/>
    <w:rsid w:val="4E8ADBBD"/>
    <w:rsid w:val="4E8CE420"/>
    <w:rsid w:val="4E8DE86F"/>
    <w:rsid w:val="4E8E3313"/>
    <w:rsid w:val="4E8EB57C"/>
    <w:rsid w:val="4E8EBC0F"/>
    <w:rsid w:val="4E8F1FE2"/>
    <w:rsid w:val="4E8FFB1D"/>
    <w:rsid w:val="4E90E96D"/>
    <w:rsid w:val="4E92E667"/>
    <w:rsid w:val="4E941B8E"/>
    <w:rsid w:val="4E944C5B"/>
    <w:rsid w:val="4E95E01F"/>
    <w:rsid w:val="4E961195"/>
    <w:rsid w:val="4E9644FF"/>
    <w:rsid w:val="4E967C99"/>
    <w:rsid w:val="4E97CB45"/>
    <w:rsid w:val="4E99ABC3"/>
    <w:rsid w:val="4E99CAD8"/>
    <w:rsid w:val="4E9A986D"/>
    <w:rsid w:val="4E9C3FE6"/>
    <w:rsid w:val="4E9C44C9"/>
    <w:rsid w:val="4E9C62AA"/>
    <w:rsid w:val="4E9ED5DD"/>
    <w:rsid w:val="4EA064AA"/>
    <w:rsid w:val="4EA1ABBC"/>
    <w:rsid w:val="4EA1CAB3"/>
    <w:rsid w:val="4EA2E738"/>
    <w:rsid w:val="4EA3A5BD"/>
    <w:rsid w:val="4EA3C8E9"/>
    <w:rsid w:val="4EA62F8C"/>
    <w:rsid w:val="4EA8791B"/>
    <w:rsid w:val="4EAA0FA1"/>
    <w:rsid w:val="4EACF206"/>
    <w:rsid w:val="4EAE48CC"/>
    <w:rsid w:val="4EAE934A"/>
    <w:rsid w:val="4EAEB5AB"/>
    <w:rsid w:val="4EAF6826"/>
    <w:rsid w:val="4EAF9D24"/>
    <w:rsid w:val="4EB02B78"/>
    <w:rsid w:val="4EB087F5"/>
    <w:rsid w:val="4EB1B8C8"/>
    <w:rsid w:val="4EB2FC7E"/>
    <w:rsid w:val="4EB3AFFA"/>
    <w:rsid w:val="4EB4EBE6"/>
    <w:rsid w:val="4EB6C304"/>
    <w:rsid w:val="4EBC9BB4"/>
    <w:rsid w:val="4EC1C155"/>
    <w:rsid w:val="4EC3B4E3"/>
    <w:rsid w:val="4EC4DE45"/>
    <w:rsid w:val="4EC55DD8"/>
    <w:rsid w:val="4EC71961"/>
    <w:rsid w:val="4EC75C27"/>
    <w:rsid w:val="4EC87F89"/>
    <w:rsid w:val="4ECA624A"/>
    <w:rsid w:val="4ECCC05C"/>
    <w:rsid w:val="4ECEEF40"/>
    <w:rsid w:val="4ECF1B08"/>
    <w:rsid w:val="4ED0E454"/>
    <w:rsid w:val="4ED10721"/>
    <w:rsid w:val="4ED22FF8"/>
    <w:rsid w:val="4ED26695"/>
    <w:rsid w:val="4ED29CA0"/>
    <w:rsid w:val="4ED2EC46"/>
    <w:rsid w:val="4ED65F30"/>
    <w:rsid w:val="4ED71908"/>
    <w:rsid w:val="4ED74D38"/>
    <w:rsid w:val="4ED80EFE"/>
    <w:rsid w:val="4ED84727"/>
    <w:rsid w:val="4ED99813"/>
    <w:rsid w:val="4EDAB140"/>
    <w:rsid w:val="4EDB144A"/>
    <w:rsid w:val="4EDBF5E1"/>
    <w:rsid w:val="4EDC8E68"/>
    <w:rsid w:val="4EDD5D11"/>
    <w:rsid w:val="4EDF057E"/>
    <w:rsid w:val="4EE174FB"/>
    <w:rsid w:val="4EE2D972"/>
    <w:rsid w:val="4EE3E8C1"/>
    <w:rsid w:val="4EE490A7"/>
    <w:rsid w:val="4EE4DEAA"/>
    <w:rsid w:val="4EE516BA"/>
    <w:rsid w:val="4EE6627A"/>
    <w:rsid w:val="4EE7A75B"/>
    <w:rsid w:val="4EE854DE"/>
    <w:rsid w:val="4EE8EA1A"/>
    <w:rsid w:val="4EE964D2"/>
    <w:rsid w:val="4EE9F23F"/>
    <w:rsid w:val="4EEA147C"/>
    <w:rsid w:val="4EEA8EC2"/>
    <w:rsid w:val="4EEBF039"/>
    <w:rsid w:val="4EED1255"/>
    <w:rsid w:val="4EEE5728"/>
    <w:rsid w:val="4EEEBF10"/>
    <w:rsid w:val="4EEFCFD2"/>
    <w:rsid w:val="4EF043CC"/>
    <w:rsid w:val="4EF139E9"/>
    <w:rsid w:val="4EF1E3CD"/>
    <w:rsid w:val="4EF5E829"/>
    <w:rsid w:val="4EF5F29F"/>
    <w:rsid w:val="4EF69976"/>
    <w:rsid w:val="4EF71104"/>
    <w:rsid w:val="4EF7CD70"/>
    <w:rsid w:val="4EF9D854"/>
    <w:rsid w:val="4EFA5962"/>
    <w:rsid w:val="4EFC033D"/>
    <w:rsid w:val="4EFC8B0C"/>
    <w:rsid w:val="4EFF9C6D"/>
    <w:rsid w:val="4F020633"/>
    <w:rsid w:val="4F023139"/>
    <w:rsid w:val="4F02677F"/>
    <w:rsid w:val="4F054847"/>
    <w:rsid w:val="4F06783F"/>
    <w:rsid w:val="4F07A72C"/>
    <w:rsid w:val="4F0B9251"/>
    <w:rsid w:val="4F0C0B57"/>
    <w:rsid w:val="4F0C3867"/>
    <w:rsid w:val="4F0CAAE7"/>
    <w:rsid w:val="4F0CE4CD"/>
    <w:rsid w:val="4F0E46DC"/>
    <w:rsid w:val="4F0E5D92"/>
    <w:rsid w:val="4F1350B6"/>
    <w:rsid w:val="4F139C61"/>
    <w:rsid w:val="4F1413F7"/>
    <w:rsid w:val="4F16EDFF"/>
    <w:rsid w:val="4F17A5F6"/>
    <w:rsid w:val="4F1941C8"/>
    <w:rsid w:val="4F199129"/>
    <w:rsid w:val="4F1A368A"/>
    <w:rsid w:val="4F1C2F3D"/>
    <w:rsid w:val="4F1EEC46"/>
    <w:rsid w:val="4F1F4327"/>
    <w:rsid w:val="4F1F6367"/>
    <w:rsid w:val="4F2077EB"/>
    <w:rsid w:val="4F20A741"/>
    <w:rsid w:val="4F20E209"/>
    <w:rsid w:val="4F22D6B3"/>
    <w:rsid w:val="4F236120"/>
    <w:rsid w:val="4F24D296"/>
    <w:rsid w:val="4F251AA1"/>
    <w:rsid w:val="4F258765"/>
    <w:rsid w:val="4F27297C"/>
    <w:rsid w:val="4F277596"/>
    <w:rsid w:val="4F2868E3"/>
    <w:rsid w:val="4F28D8C1"/>
    <w:rsid w:val="4F29053D"/>
    <w:rsid w:val="4F294498"/>
    <w:rsid w:val="4F2C8FA1"/>
    <w:rsid w:val="4F2DD153"/>
    <w:rsid w:val="4F2EEDB4"/>
    <w:rsid w:val="4F2FE8AE"/>
    <w:rsid w:val="4F2FF570"/>
    <w:rsid w:val="4F38165C"/>
    <w:rsid w:val="4F38AAEA"/>
    <w:rsid w:val="4F3A9042"/>
    <w:rsid w:val="4F3AF9B0"/>
    <w:rsid w:val="4F3B2138"/>
    <w:rsid w:val="4F3BE44F"/>
    <w:rsid w:val="4F3EAC1D"/>
    <w:rsid w:val="4F4022F9"/>
    <w:rsid w:val="4F402AA0"/>
    <w:rsid w:val="4F404904"/>
    <w:rsid w:val="4F40A99C"/>
    <w:rsid w:val="4F42F502"/>
    <w:rsid w:val="4F442526"/>
    <w:rsid w:val="4F47FD13"/>
    <w:rsid w:val="4F487398"/>
    <w:rsid w:val="4F4A0E94"/>
    <w:rsid w:val="4F4AA150"/>
    <w:rsid w:val="4F4CF414"/>
    <w:rsid w:val="4F4DB48B"/>
    <w:rsid w:val="4F4E9253"/>
    <w:rsid w:val="4F4EA549"/>
    <w:rsid w:val="4F4FE055"/>
    <w:rsid w:val="4F50E4CB"/>
    <w:rsid w:val="4F516F6D"/>
    <w:rsid w:val="4F51B49C"/>
    <w:rsid w:val="4F51BF30"/>
    <w:rsid w:val="4F52565E"/>
    <w:rsid w:val="4F536E0E"/>
    <w:rsid w:val="4F56EFF3"/>
    <w:rsid w:val="4F57FA22"/>
    <w:rsid w:val="4F5D6786"/>
    <w:rsid w:val="4F5E5E72"/>
    <w:rsid w:val="4F5F5CA4"/>
    <w:rsid w:val="4F61D224"/>
    <w:rsid w:val="4F647A20"/>
    <w:rsid w:val="4F65AF3A"/>
    <w:rsid w:val="4F6666A9"/>
    <w:rsid w:val="4F66C66E"/>
    <w:rsid w:val="4F67C7EA"/>
    <w:rsid w:val="4F680E32"/>
    <w:rsid w:val="4F68E2DF"/>
    <w:rsid w:val="4F6969E5"/>
    <w:rsid w:val="4F6CC435"/>
    <w:rsid w:val="4F6CC74F"/>
    <w:rsid w:val="4F6D0EE3"/>
    <w:rsid w:val="4F6F9864"/>
    <w:rsid w:val="4F6FC2E7"/>
    <w:rsid w:val="4F71EA7C"/>
    <w:rsid w:val="4F71F348"/>
    <w:rsid w:val="4F7237E5"/>
    <w:rsid w:val="4F72B15B"/>
    <w:rsid w:val="4F7488FD"/>
    <w:rsid w:val="4F78A5F7"/>
    <w:rsid w:val="4F7B28A7"/>
    <w:rsid w:val="4F7C7D10"/>
    <w:rsid w:val="4F7D4A37"/>
    <w:rsid w:val="4F7FF90B"/>
    <w:rsid w:val="4F80E507"/>
    <w:rsid w:val="4F81D032"/>
    <w:rsid w:val="4F8269F2"/>
    <w:rsid w:val="4F82B8C1"/>
    <w:rsid w:val="4F834F8A"/>
    <w:rsid w:val="4F8740C2"/>
    <w:rsid w:val="4F8788C1"/>
    <w:rsid w:val="4F87E8C3"/>
    <w:rsid w:val="4F88F736"/>
    <w:rsid w:val="4F8A078C"/>
    <w:rsid w:val="4F8A3E93"/>
    <w:rsid w:val="4F8B2DDE"/>
    <w:rsid w:val="4F8B4700"/>
    <w:rsid w:val="4F8C02C8"/>
    <w:rsid w:val="4F8CD7C9"/>
    <w:rsid w:val="4F8D3FFF"/>
    <w:rsid w:val="4F8D9B07"/>
    <w:rsid w:val="4F8EEED8"/>
    <w:rsid w:val="4F8F94DB"/>
    <w:rsid w:val="4F8FC641"/>
    <w:rsid w:val="4F92A01B"/>
    <w:rsid w:val="4F92A5FB"/>
    <w:rsid w:val="4F97B68E"/>
    <w:rsid w:val="4F993BC6"/>
    <w:rsid w:val="4F9BD2F6"/>
    <w:rsid w:val="4F9E993E"/>
    <w:rsid w:val="4F9EC06B"/>
    <w:rsid w:val="4F9EFBF9"/>
    <w:rsid w:val="4FA08986"/>
    <w:rsid w:val="4FA14BB7"/>
    <w:rsid w:val="4FA1CEF7"/>
    <w:rsid w:val="4FA35D8F"/>
    <w:rsid w:val="4FA600A2"/>
    <w:rsid w:val="4FA6CABF"/>
    <w:rsid w:val="4FA89AB7"/>
    <w:rsid w:val="4FA9BBAE"/>
    <w:rsid w:val="4FA9FC27"/>
    <w:rsid w:val="4FAA48B4"/>
    <w:rsid w:val="4FAA8E56"/>
    <w:rsid w:val="4FAAD700"/>
    <w:rsid w:val="4FACAB28"/>
    <w:rsid w:val="4FB01664"/>
    <w:rsid w:val="4FB0E1F4"/>
    <w:rsid w:val="4FB1F719"/>
    <w:rsid w:val="4FB31FCE"/>
    <w:rsid w:val="4FB418AF"/>
    <w:rsid w:val="4FB63927"/>
    <w:rsid w:val="4FB69A14"/>
    <w:rsid w:val="4FB69ADD"/>
    <w:rsid w:val="4FB91643"/>
    <w:rsid w:val="4FBB6485"/>
    <w:rsid w:val="4FBBB74F"/>
    <w:rsid w:val="4FBC15C5"/>
    <w:rsid w:val="4FBD7180"/>
    <w:rsid w:val="4FC03AC4"/>
    <w:rsid w:val="4FC0BAD6"/>
    <w:rsid w:val="4FC144CC"/>
    <w:rsid w:val="4FC1834A"/>
    <w:rsid w:val="4FC1A52B"/>
    <w:rsid w:val="4FC23FFF"/>
    <w:rsid w:val="4FC3B15B"/>
    <w:rsid w:val="4FC75679"/>
    <w:rsid w:val="4FC7B0F1"/>
    <w:rsid w:val="4FC9CE54"/>
    <w:rsid w:val="4FCA1BA6"/>
    <w:rsid w:val="4FCE8D5B"/>
    <w:rsid w:val="4FD01B38"/>
    <w:rsid w:val="4FD400C8"/>
    <w:rsid w:val="4FDA253B"/>
    <w:rsid w:val="4FDA447F"/>
    <w:rsid w:val="4FDB1919"/>
    <w:rsid w:val="4FDD5CF5"/>
    <w:rsid w:val="4FDD5EDB"/>
    <w:rsid w:val="4FDDEAC0"/>
    <w:rsid w:val="4FDE7E7D"/>
    <w:rsid w:val="4FDE8093"/>
    <w:rsid w:val="4FE0496E"/>
    <w:rsid w:val="4FE070CB"/>
    <w:rsid w:val="4FE09085"/>
    <w:rsid w:val="4FE42543"/>
    <w:rsid w:val="4FE64CE1"/>
    <w:rsid w:val="4FE740B0"/>
    <w:rsid w:val="4FE94103"/>
    <w:rsid w:val="4FE9893C"/>
    <w:rsid w:val="4FEBC73C"/>
    <w:rsid w:val="4FEC4F99"/>
    <w:rsid w:val="4FECEAA2"/>
    <w:rsid w:val="4FED3723"/>
    <w:rsid w:val="4FEFCA7D"/>
    <w:rsid w:val="4FF18CB7"/>
    <w:rsid w:val="4FF2217D"/>
    <w:rsid w:val="4FF38440"/>
    <w:rsid w:val="4FF70E3B"/>
    <w:rsid w:val="4FF85291"/>
    <w:rsid w:val="4FF8669B"/>
    <w:rsid w:val="4FF9B5A7"/>
    <w:rsid w:val="4FF9E05E"/>
    <w:rsid w:val="4FFA4654"/>
    <w:rsid w:val="4FFBF81D"/>
    <w:rsid w:val="4FFC1A51"/>
    <w:rsid w:val="4FFC32F0"/>
    <w:rsid w:val="4FFD5A77"/>
    <w:rsid w:val="4FFECC98"/>
    <w:rsid w:val="4FFF34BB"/>
    <w:rsid w:val="4FFF86AE"/>
    <w:rsid w:val="50012E70"/>
    <w:rsid w:val="50031D71"/>
    <w:rsid w:val="5004223F"/>
    <w:rsid w:val="50081ED4"/>
    <w:rsid w:val="5008C28A"/>
    <w:rsid w:val="5009313F"/>
    <w:rsid w:val="500AAAB3"/>
    <w:rsid w:val="500B274B"/>
    <w:rsid w:val="500CF652"/>
    <w:rsid w:val="500D1DEB"/>
    <w:rsid w:val="500EA3F9"/>
    <w:rsid w:val="500EB5BE"/>
    <w:rsid w:val="500F495B"/>
    <w:rsid w:val="500F7CBE"/>
    <w:rsid w:val="50116A2F"/>
    <w:rsid w:val="5011803C"/>
    <w:rsid w:val="5013425B"/>
    <w:rsid w:val="50144303"/>
    <w:rsid w:val="50156C1F"/>
    <w:rsid w:val="5015BA7D"/>
    <w:rsid w:val="501742D2"/>
    <w:rsid w:val="501C4C3D"/>
    <w:rsid w:val="501CF8E0"/>
    <w:rsid w:val="501D21A9"/>
    <w:rsid w:val="501DDA7A"/>
    <w:rsid w:val="501DF763"/>
    <w:rsid w:val="5020A617"/>
    <w:rsid w:val="5020AB7A"/>
    <w:rsid w:val="50213116"/>
    <w:rsid w:val="502193E4"/>
    <w:rsid w:val="5021A963"/>
    <w:rsid w:val="5021ED55"/>
    <w:rsid w:val="502244F9"/>
    <w:rsid w:val="502550C6"/>
    <w:rsid w:val="5028020B"/>
    <w:rsid w:val="50298A0A"/>
    <w:rsid w:val="502B6B9B"/>
    <w:rsid w:val="502BC284"/>
    <w:rsid w:val="502BE359"/>
    <w:rsid w:val="502FEA0E"/>
    <w:rsid w:val="50308B91"/>
    <w:rsid w:val="5031357D"/>
    <w:rsid w:val="5031EFF3"/>
    <w:rsid w:val="5036B456"/>
    <w:rsid w:val="5037D25B"/>
    <w:rsid w:val="5038AA33"/>
    <w:rsid w:val="5039CDB0"/>
    <w:rsid w:val="503AC4B3"/>
    <w:rsid w:val="503BE56A"/>
    <w:rsid w:val="503C4CED"/>
    <w:rsid w:val="503D0D08"/>
    <w:rsid w:val="503DB87B"/>
    <w:rsid w:val="503E25E3"/>
    <w:rsid w:val="504099C2"/>
    <w:rsid w:val="5040CAE3"/>
    <w:rsid w:val="5040D8A9"/>
    <w:rsid w:val="504275FF"/>
    <w:rsid w:val="5043DB3C"/>
    <w:rsid w:val="50463C5C"/>
    <w:rsid w:val="50467B00"/>
    <w:rsid w:val="50489FB6"/>
    <w:rsid w:val="504928ED"/>
    <w:rsid w:val="504A1DAE"/>
    <w:rsid w:val="504B1A6F"/>
    <w:rsid w:val="504C29A7"/>
    <w:rsid w:val="504CDE07"/>
    <w:rsid w:val="504EC703"/>
    <w:rsid w:val="504EE194"/>
    <w:rsid w:val="504EE271"/>
    <w:rsid w:val="504F56B2"/>
    <w:rsid w:val="504FF7C3"/>
    <w:rsid w:val="50500746"/>
    <w:rsid w:val="50508730"/>
    <w:rsid w:val="5054AFD4"/>
    <w:rsid w:val="5055DC9D"/>
    <w:rsid w:val="505759F5"/>
    <w:rsid w:val="5057D1EA"/>
    <w:rsid w:val="5058DD49"/>
    <w:rsid w:val="505DB80E"/>
    <w:rsid w:val="505E61E7"/>
    <w:rsid w:val="505F1AEB"/>
    <w:rsid w:val="50600F72"/>
    <w:rsid w:val="50654128"/>
    <w:rsid w:val="50666F35"/>
    <w:rsid w:val="506851E9"/>
    <w:rsid w:val="5069113A"/>
    <w:rsid w:val="506CCE07"/>
    <w:rsid w:val="506F1E95"/>
    <w:rsid w:val="506FB693"/>
    <w:rsid w:val="5070E260"/>
    <w:rsid w:val="5074AAAA"/>
    <w:rsid w:val="50751C84"/>
    <w:rsid w:val="5076E2AC"/>
    <w:rsid w:val="5078E13C"/>
    <w:rsid w:val="507AD91D"/>
    <w:rsid w:val="507AE10D"/>
    <w:rsid w:val="507D7C0E"/>
    <w:rsid w:val="507E446F"/>
    <w:rsid w:val="507E6E77"/>
    <w:rsid w:val="507E729D"/>
    <w:rsid w:val="50803A72"/>
    <w:rsid w:val="508155A0"/>
    <w:rsid w:val="5081718D"/>
    <w:rsid w:val="50842AA9"/>
    <w:rsid w:val="5084E832"/>
    <w:rsid w:val="50850B50"/>
    <w:rsid w:val="5088CBAE"/>
    <w:rsid w:val="50892141"/>
    <w:rsid w:val="508A7D48"/>
    <w:rsid w:val="508AC176"/>
    <w:rsid w:val="508DB845"/>
    <w:rsid w:val="508E138F"/>
    <w:rsid w:val="50903791"/>
    <w:rsid w:val="50904314"/>
    <w:rsid w:val="50926E05"/>
    <w:rsid w:val="50937252"/>
    <w:rsid w:val="50939911"/>
    <w:rsid w:val="50946937"/>
    <w:rsid w:val="50960828"/>
    <w:rsid w:val="50962966"/>
    <w:rsid w:val="50971303"/>
    <w:rsid w:val="5099D380"/>
    <w:rsid w:val="509A1778"/>
    <w:rsid w:val="509A5225"/>
    <w:rsid w:val="509B03FD"/>
    <w:rsid w:val="509B1124"/>
    <w:rsid w:val="509CBEF0"/>
    <w:rsid w:val="509D3307"/>
    <w:rsid w:val="509F2F8E"/>
    <w:rsid w:val="509F952B"/>
    <w:rsid w:val="50A01D24"/>
    <w:rsid w:val="50A2F0E0"/>
    <w:rsid w:val="50A39C20"/>
    <w:rsid w:val="50A46C6F"/>
    <w:rsid w:val="50A70C24"/>
    <w:rsid w:val="50A714EE"/>
    <w:rsid w:val="50A82FED"/>
    <w:rsid w:val="50A8A9ED"/>
    <w:rsid w:val="50AA2FA9"/>
    <w:rsid w:val="50ABCF70"/>
    <w:rsid w:val="50AEBE1C"/>
    <w:rsid w:val="50AFBA2F"/>
    <w:rsid w:val="50AFE4B6"/>
    <w:rsid w:val="50B0B64D"/>
    <w:rsid w:val="50B17A19"/>
    <w:rsid w:val="50B5A143"/>
    <w:rsid w:val="50B79DC7"/>
    <w:rsid w:val="50B7FF51"/>
    <w:rsid w:val="50B8894F"/>
    <w:rsid w:val="50BB673C"/>
    <w:rsid w:val="50BCB9B4"/>
    <w:rsid w:val="50BE1FF5"/>
    <w:rsid w:val="50BE86B5"/>
    <w:rsid w:val="50BF3089"/>
    <w:rsid w:val="50BFA5AA"/>
    <w:rsid w:val="50C0FBA5"/>
    <w:rsid w:val="50C2166E"/>
    <w:rsid w:val="50C44548"/>
    <w:rsid w:val="50C62E2C"/>
    <w:rsid w:val="50C7F25D"/>
    <w:rsid w:val="50C88FDF"/>
    <w:rsid w:val="50C91161"/>
    <w:rsid w:val="50CC4F24"/>
    <w:rsid w:val="50CE7DE4"/>
    <w:rsid w:val="50CE8839"/>
    <w:rsid w:val="50CE8E33"/>
    <w:rsid w:val="50D12822"/>
    <w:rsid w:val="50D2B929"/>
    <w:rsid w:val="50D2CD55"/>
    <w:rsid w:val="50D35DD7"/>
    <w:rsid w:val="50D485BA"/>
    <w:rsid w:val="50D5EEBA"/>
    <w:rsid w:val="50D843FA"/>
    <w:rsid w:val="50D89AE2"/>
    <w:rsid w:val="50D9170F"/>
    <w:rsid w:val="50DB5B61"/>
    <w:rsid w:val="50DBAD5B"/>
    <w:rsid w:val="50DCE7C5"/>
    <w:rsid w:val="50DDF769"/>
    <w:rsid w:val="50DF4FB7"/>
    <w:rsid w:val="50DF8093"/>
    <w:rsid w:val="50E568CF"/>
    <w:rsid w:val="50E60126"/>
    <w:rsid w:val="50E6F69D"/>
    <w:rsid w:val="50E6FA88"/>
    <w:rsid w:val="50E8B4B4"/>
    <w:rsid w:val="50E94ED4"/>
    <w:rsid w:val="50E95493"/>
    <w:rsid w:val="50EAB358"/>
    <w:rsid w:val="50EC0DA0"/>
    <w:rsid w:val="50EC2B6E"/>
    <w:rsid w:val="50F002CB"/>
    <w:rsid w:val="50F07AEA"/>
    <w:rsid w:val="50F2C502"/>
    <w:rsid w:val="50F401D6"/>
    <w:rsid w:val="50F4B949"/>
    <w:rsid w:val="50F6FB70"/>
    <w:rsid w:val="50F76757"/>
    <w:rsid w:val="50F7B763"/>
    <w:rsid w:val="50F7C715"/>
    <w:rsid w:val="50F83FFC"/>
    <w:rsid w:val="50F8DAF0"/>
    <w:rsid w:val="50F8E063"/>
    <w:rsid w:val="50F9F2AF"/>
    <w:rsid w:val="50FBBC3C"/>
    <w:rsid w:val="50FC1714"/>
    <w:rsid w:val="50FDB463"/>
    <w:rsid w:val="50FE186E"/>
    <w:rsid w:val="510262B6"/>
    <w:rsid w:val="5102D028"/>
    <w:rsid w:val="51030D37"/>
    <w:rsid w:val="510371D9"/>
    <w:rsid w:val="5104255E"/>
    <w:rsid w:val="5106CB97"/>
    <w:rsid w:val="5107081C"/>
    <w:rsid w:val="51071EA7"/>
    <w:rsid w:val="51095F0C"/>
    <w:rsid w:val="510C21E8"/>
    <w:rsid w:val="510C9C1F"/>
    <w:rsid w:val="510CE80C"/>
    <w:rsid w:val="510D8D4E"/>
    <w:rsid w:val="510EB6A0"/>
    <w:rsid w:val="510EBE58"/>
    <w:rsid w:val="510EE849"/>
    <w:rsid w:val="510F51DA"/>
    <w:rsid w:val="511149D7"/>
    <w:rsid w:val="5114E42E"/>
    <w:rsid w:val="51193D75"/>
    <w:rsid w:val="511BF324"/>
    <w:rsid w:val="511E888C"/>
    <w:rsid w:val="5121320F"/>
    <w:rsid w:val="512359EC"/>
    <w:rsid w:val="5123AD5F"/>
    <w:rsid w:val="5123B547"/>
    <w:rsid w:val="5123B584"/>
    <w:rsid w:val="5123D978"/>
    <w:rsid w:val="5123DBB1"/>
    <w:rsid w:val="51248F72"/>
    <w:rsid w:val="5127C324"/>
    <w:rsid w:val="512A1D39"/>
    <w:rsid w:val="512BCC7D"/>
    <w:rsid w:val="512BD909"/>
    <w:rsid w:val="512C666F"/>
    <w:rsid w:val="512E34B2"/>
    <w:rsid w:val="512EE06A"/>
    <w:rsid w:val="51304D1A"/>
    <w:rsid w:val="513279B6"/>
    <w:rsid w:val="5132FC03"/>
    <w:rsid w:val="51340ED0"/>
    <w:rsid w:val="51346C85"/>
    <w:rsid w:val="513602A8"/>
    <w:rsid w:val="51364DF7"/>
    <w:rsid w:val="51365431"/>
    <w:rsid w:val="513989DC"/>
    <w:rsid w:val="5139B4B8"/>
    <w:rsid w:val="513A1FD2"/>
    <w:rsid w:val="513ACC5A"/>
    <w:rsid w:val="513ADF2C"/>
    <w:rsid w:val="513AEF4A"/>
    <w:rsid w:val="513AFDB6"/>
    <w:rsid w:val="513B3643"/>
    <w:rsid w:val="513B7ED5"/>
    <w:rsid w:val="513BFC42"/>
    <w:rsid w:val="513C584E"/>
    <w:rsid w:val="513D2CFC"/>
    <w:rsid w:val="513E4A67"/>
    <w:rsid w:val="513F71D6"/>
    <w:rsid w:val="513F882E"/>
    <w:rsid w:val="5140F7BF"/>
    <w:rsid w:val="51417790"/>
    <w:rsid w:val="51418751"/>
    <w:rsid w:val="5141EBF0"/>
    <w:rsid w:val="51423028"/>
    <w:rsid w:val="5147A22E"/>
    <w:rsid w:val="514CC499"/>
    <w:rsid w:val="514D6A51"/>
    <w:rsid w:val="514DADB7"/>
    <w:rsid w:val="514DBAEC"/>
    <w:rsid w:val="514F9FC7"/>
    <w:rsid w:val="51505910"/>
    <w:rsid w:val="515060A2"/>
    <w:rsid w:val="5156DC11"/>
    <w:rsid w:val="515E918C"/>
    <w:rsid w:val="515EEDB6"/>
    <w:rsid w:val="515F8D81"/>
    <w:rsid w:val="515F97A6"/>
    <w:rsid w:val="515FF568"/>
    <w:rsid w:val="51605F11"/>
    <w:rsid w:val="51607EA7"/>
    <w:rsid w:val="516095D5"/>
    <w:rsid w:val="5161C826"/>
    <w:rsid w:val="51629A53"/>
    <w:rsid w:val="51660794"/>
    <w:rsid w:val="5166A81D"/>
    <w:rsid w:val="5166F325"/>
    <w:rsid w:val="516757F7"/>
    <w:rsid w:val="5167839E"/>
    <w:rsid w:val="5167D5EF"/>
    <w:rsid w:val="5167E859"/>
    <w:rsid w:val="51684C5D"/>
    <w:rsid w:val="51688DAB"/>
    <w:rsid w:val="5168ECD5"/>
    <w:rsid w:val="516AE04E"/>
    <w:rsid w:val="516B2A24"/>
    <w:rsid w:val="516C32C0"/>
    <w:rsid w:val="516C55ED"/>
    <w:rsid w:val="516C848F"/>
    <w:rsid w:val="5170B72D"/>
    <w:rsid w:val="517145A0"/>
    <w:rsid w:val="51714BA7"/>
    <w:rsid w:val="51717415"/>
    <w:rsid w:val="51721F69"/>
    <w:rsid w:val="517299DB"/>
    <w:rsid w:val="5172B1D1"/>
    <w:rsid w:val="51738543"/>
    <w:rsid w:val="517512A6"/>
    <w:rsid w:val="51763B7B"/>
    <w:rsid w:val="5176F6E7"/>
    <w:rsid w:val="5177A564"/>
    <w:rsid w:val="517971D2"/>
    <w:rsid w:val="51797F38"/>
    <w:rsid w:val="5179B91E"/>
    <w:rsid w:val="517B05DF"/>
    <w:rsid w:val="517B4291"/>
    <w:rsid w:val="517C2C27"/>
    <w:rsid w:val="517DC097"/>
    <w:rsid w:val="517F42D2"/>
    <w:rsid w:val="5180A170"/>
    <w:rsid w:val="518114D3"/>
    <w:rsid w:val="5181E401"/>
    <w:rsid w:val="51829155"/>
    <w:rsid w:val="5183475B"/>
    <w:rsid w:val="51834C69"/>
    <w:rsid w:val="51838B26"/>
    <w:rsid w:val="51852E0D"/>
    <w:rsid w:val="51881814"/>
    <w:rsid w:val="518C72AC"/>
    <w:rsid w:val="518D35F2"/>
    <w:rsid w:val="518DDD6F"/>
    <w:rsid w:val="51901A18"/>
    <w:rsid w:val="51902EA6"/>
    <w:rsid w:val="5190B02C"/>
    <w:rsid w:val="5192349A"/>
    <w:rsid w:val="51958F17"/>
    <w:rsid w:val="5195EC16"/>
    <w:rsid w:val="51968F64"/>
    <w:rsid w:val="51984EAB"/>
    <w:rsid w:val="5199B8A2"/>
    <w:rsid w:val="519ADFBC"/>
    <w:rsid w:val="519AE81E"/>
    <w:rsid w:val="519B1B74"/>
    <w:rsid w:val="519BF17C"/>
    <w:rsid w:val="519C2A13"/>
    <w:rsid w:val="519C2FFB"/>
    <w:rsid w:val="519D58C2"/>
    <w:rsid w:val="519DF5BB"/>
    <w:rsid w:val="519E2D36"/>
    <w:rsid w:val="519E5CB8"/>
    <w:rsid w:val="519E8D6C"/>
    <w:rsid w:val="51A02923"/>
    <w:rsid w:val="51A0EAE4"/>
    <w:rsid w:val="51A17ECB"/>
    <w:rsid w:val="51A1BD1C"/>
    <w:rsid w:val="51A5ABF2"/>
    <w:rsid w:val="51A5DA70"/>
    <w:rsid w:val="51A633A7"/>
    <w:rsid w:val="51A6400E"/>
    <w:rsid w:val="51A6EB55"/>
    <w:rsid w:val="51A85337"/>
    <w:rsid w:val="51A9D975"/>
    <w:rsid w:val="51AA5521"/>
    <w:rsid w:val="51ABF346"/>
    <w:rsid w:val="51AC03AA"/>
    <w:rsid w:val="51AF17D9"/>
    <w:rsid w:val="51AF848B"/>
    <w:rsid w:val="51AFDA2A"/>
    <w:rsid w:val="51B1372B"/>
    <w:rsid w:val="51B13EB7"/>
    <w:rsid w:val="51B4F295"/>
    <w:rsid w:val="51B542DE"/>
    <w:rsid w:val="51B7BF25"/>
    <w:rsid w:val="51B9682C"/>
    <w:rsid w:val="51BABE36"/>
    <w:rsid w:val="51BD8320"/>
    <w:rsid w:val="51BFFA07"/>
    <w:rsid w:val="51C1CC9E"/>
    <w:rsid w:val="51C21178"/>
    <w:rsid w:val="51C54406"/>
    <w:rsid w:val="51C705E6"/>
    <w:rsid w:val="51C72A8D"/>
    <w:rsid w:val="51C9D1EE"/>
    <w:rsid w:val="51CB3902"/>
    <w:rsid w:val="51CBBA7D"/>
    <w:rsid w:val="51CC37A3"/>
    <w:rsid w:val="51CDDFC8"/>
    <w:rsid w:val="51CF77D4"/>
    <w:rsid w:val="51CFF575"/>
    <w:rsid w:val="51D0283D"/>
    <w:rsid w:val="51D56EAB"/>
    <w:rsid w:val="51D60010"/>
    <w:rsid w:val="51D6F968"/>
    <w:rsid w:val="51D82E44"/>
    <w:rsid w:val="51D8885D"/>
    <w:rsid w:val="51DAE6D3"/>
    <w:rsid w:val="51DE283A"/>
    <w:rsid w:val="51DFF949"/>
    <w:rsid w:val="51E0BACE"/>
    <w:rsid w:val="51E1E9B0"/>
    <w:rsid w:val="51E3C4FE"/>
    <w:rsid w:val="51E49130"/>
    <w:rsid w:val="51E497FE"/>
    <w:rsid w:val="51E4D031"/>
    <w:rsid w:val="51E65D77"/>
    <w:rsid w:val="51E7E7C5"/>
    <w:rsid w:val="51E803A6"/>
    <w:rsid w:val="51EAECE1"/>
    <w:rsid w:val="51EBAA14"/>
    <w:rsid w:val="51EC0CB6"/>
    <w:rsid w:val="51EC88AE"/>
    <w:rsid w:val="51ECD4F1"/>
    <w:rsid w:val="51EE7764"/>
    <w:rsid w:val="51EFB300"/>
    <w:rsid w:val="51F0C932"/>
    <w:rsid w:val="51F265DF"/>
    <w:rsid w:val="51F40B8C"/>
    <w:rsid w:val="51F4D113"/>
    <w:rsid w:val="51F5763C"/>
    <w:rsid w:val="51F625EE"/>
    <w:rsid w:val="51F6777B"/>
    <w:rsid w:val="51F91141"/>
    <w:rsid w:val="51FC125C"/>
    <w:rsid w:val="51FDC0DD"/>
    <w:rsid w:val="51FE4489"/>
    <w:rsid w:val="5200B656"/>
    <w:rsid w:val="52013A2E"/>
    <w:rsid w:val="5201C692"/>
    <w:rsid w:val="52026AAE"/>
    <w:rsid w:val="52029DBB"/>
    <w:rsid w:val="5202D063"/>
    <w:rsid w:val="52041D1B"/>
    <w:rsid w:val="520515C2"/>
    <w:rsid w:val="5206163B"/>
    <w:rsid w:val="52074054"/>
    <w:rsid w:val="52086A5E"/>
    <w:rsid w:val="520D30B9"/>
    <w:rsid w:val="520D3674"/>
    <w:rsid w:val="520F84DE"/>
    <w:rsid w:val="520FF523"/>
    <w:rsid w:val="5210F7CB"/>
    <w:rsid w:val="52140F01"/>
    <w:rsid w:val="5214A26F"/>
    <w:rsid w:val="52151081"/>
    <w:rsid w:val="521576C4"/>
    <w:rsid w:val="5216A97E"/>
    <w:rsid w:val="521A2B7C"/>
    <w:rsid w:val="521C8333"/>
    <w:rsid w:val="521D072A"/>
    <w:rsid w:val="521DA749"/>
    <w:rsid w:val="521EE29C"/>
    <w:rsid w:val="521F3B7A"/>
    <w:rsid w:val="52200605"/>
    <w:rsid w:val="52255A5A"/>
    <w:rsid w:val="5226057C"/>
    <w:rsid w:val="5226BC3D"/>
    <w:rsid w:val="522826F3"/>
    <w:rsid w:val="52283EB7"/>
    <w:rsid w:val="52285CAC"/>
    <w:rsid w:val="5228A38A"/>
    <w:rsid w:val="52293CC0"/>
    <w:rsid w:val="52293F67"/>
    <w:rsid w:val="522D43B7"/>
    <w:rsid w:val="522DF5BB"/>
    <w:rsid w:val="522EB937"/>
    <w:rsid w:val="52306E79"/>
    <w:rsid w:val="52311C20"/>
    <w:rsid w:val="523123C2"/>
    <w:rsid w:val="52357F0A"/>
    <w:rsid w:val="523738A8"/>
    <w:rsid w:val="52373F34"/>
    <w:rsid w:val="52393E15"/>
    <w:rsid w:val="52399778"/>
    <w:rsid w:val="523AC8BC"/>
    <w:rsid w:val="523CA4E1"/>
    <w:rsid w:val="52401CBD"/>
    <w:rsid w:val="52434A18"/>
    <w:rsid w:val="5246DB53"/>
    <w:rsid w:val="52479853"/>
    <w:rsid w:val="52484B9B"/>
    <w:rsid w:val="5249BA4E"/>
    <w:rsid w:val="5249BADB"/>
    <w:rsid w:val="524A8223"/>
    <w:rsid w:val="524B7426"/>
    <w:rsid w:val="524C46F5"/>
    <w:rsid w:val="524F4F36"/>
    <w:rsid w:val="524F6F09"/>
    <w:rsid w:val="5250246C"/>
    <w:rsid w:val="52517A48"/>
    <w:rsid w:val="5251BF2B"/>
    <w:rsid w:val="52525DF4"/>
    <w:rsid w:val="52547483"/>
    <w:rsid w:val="5258BB21"/>
    <w:rsid w:val="5258D941"/>
    <w:rsid w:val="525951CA"/>
    <w:rsid w:val="525B07DE"/>
    <w:rsid w:val="525C6645"/>
    <w:rsid w:val="525DE2AE"/>
    <w:rsid w:val="52616A38"/>
    <w:rsid w:val="526191BF"/>
    <w:rsid w:val="5261C7B0"/>
    <w:rsid w:val="52630BDB"/>
    <w:rsid w:val="526441DE"/>
    <w:rsid w:val="52646D3C"/>
    <w:rsid w:val="52664E7B"/>
    <w:rsid w:val="526697C3"/>
    <w:rsid w:val="526734F4"/>
    <w:rsid w:val="52675BFC"/>
    <w:rsid w:val="5268CED5"/>
    <w:rsid w:val="526944FA"/>
    <w:rsid w:val="526B5473"/>
    <w:rsid w:val="526D1665"/>
    <w:rsid w:val="526DDDC3"/>
    <w:rsid w:val="526E4734"/>
    <w:rsid w:val="52737418"/>
    <w:rsid w:val="52737B13"/>
    <w:rsid w:val="52739874"/>
    <w:rsid w:val="5274CC2B"/>
    <w:rsid w:val="5275D7D1"/>
    <w:rsid w:val="527914EE"/>
    <w:rsid w:val="527E5FDC"/>
    <w:rsid w:val="527F2B77"/>
    <w:rsid w:val="5280BC3C"/>
    <w:rsid w:val="5281A5A0"/>
    <w:rsid w:val="5281B23F"/>
    <w:rsid w:val="5281EDFD"/>
    <w:rsid w:val="528215A9"/>
    <w:rsid w:val="528269DE"/>
    <w:rsid w:val="52837546"/>
    <w:rsid w:val="5283B44A"/>
    <w:rsid w:val="5284EC3A"/>
    <w:rsid w:val="5286DC2B"/>
    <w:rsid w:val="5287A120"/>
    <w:rsid w:val="528D1ABC"/>
    <w:rsid w:val="528D257F"/>
    <w:rsid w:val="528DF0F0"/>
    <w:rsid w:val="528F3E85"/>
    <w:rsid w:val="528FC3E3"/>
    <w:rsid w:val="5291CC34"/>
    <w:rsid w:val="5291F0CA"/>
    <w:rsid w:val="52944625"/>
    <w:rsid w:val="52960E8C"/>
    <w:rsid w:val="52984BCA"/>
    <w:rsid w:val="529B3F6A"/>
    <w:rsid w:val="529BBB13"/>
    <w:rsid w:val="529E6E25"/>
    <w:rsid w:val="529F3E6B"/>
    <w:rsid w:val="529FA206"/>
    <w:rsid w:val="52A12834"/>
    <w:rsid w:val="52A25789"/>
    <w:rsid w:val="52A305DF"/>
    <w:rsid w:val="52A377EC"/>
    <w:rsid w:val="52A41F49"/>
    <w:rsid w:val="52A49FF2"/>
    <w:rsid w:val="52A4DAD0"/>
    <w:rsid w:val="52A58B76"/>
    <w:rsid w:val="52A76D56"/>
    <w:rsid w:val="52AB8C3D"/>
    <w:rsid w:val="52ABD932"/>
    <w:rsid w:val="52ACD886"/>
    <w:rsid w:val="52ADCBAA"/>
    <w:rsid w:val="52ADF0C0"/>
    <w:rsid w:val="52AE9D45"/>
    <w:rsid w:val="52AEA8E7"/>
    <w:rsid w:val="52AF5168"/>
    <w:rsid w:val="52B0E416"/>
    <w:rsid w:val="52B1AFD1"/>
    <w:rsid w:val="52B25ED0"/>
    <w:rsid w:val="52B665FD"/>
    <w:rsid w:val="52B6D634"/>
    <w:rsid w:val="52B7545B"/>
    <w:rsid w:val="52BCA087"/>
    <w:rsid w:val="52BDA1CC"/>
    <w:rsid w:val="52BE2F62"/>
    <w:rsid w:val="52BE667B"/>
    <w:rsid w:val="52C256A7"/>
    <w:rsid w:val="52C2D2B0"/>
    <w:rsid w:val="52C2D95E"/>
    <w:rsid w:val="52C3A636"/>
    <w:rsid w:val="52C4B877"/>
    <w:rsid w:val="52C50DB4"/>
    <w:rsid w:val="52C5FAA8"/>
    <w:rsid w:val="52C8E051"/>
    <w:rsid w:val="52C9CA1B"/>
    <w:rsid w:val="52CA6EB1"/>
    <w:rsid w:val="52CA96B7"/>
    <w:rsid w:val="52CD91FA"/>
    <w:rsid w:val="52CFBFA8"/>
    <w:rsid w:val="52D12433"/>
    <w:rsid w:val="52D3A23B"/>
    <w:rsid w:val="52D40D1E"/>
    <w:rsid w:val="52D4485E"/>
    <w:rsid w:val="52D4713D"/>
    <w:rsid w:val="52D6C4F3"/>
    <w:rsid w:val="52D7B0F0"/>
    <w:rsid w:val="52DBAAB8"/>
    <w:rsid w:val="52DC4C92"/>
    <w:rsid w:val="52DDAE57"/>
    <w:rsid w:val="52E2A429"/>
    <w:rsid w:val="52E2CCBB"/>
    <w:rsid w:val="52E35659"/>
    <w:rsid w:val="52E3DE2F"/>
    <w:rsid w:val="52E595E5"/>
    <w:rsid w:val="52E5E4EC"/>
    <w:rsid w:val="52E7E907"/>
    <w:rsid w:val="52E888CC"/>
    <w:rsid w:val="52E910A7"/>
    <w:rsid w:val="52E980A9"/>
    <w:rsid w:val="52EA1069"/>
    <w:rsid w:val="52ECCBF7"/>
    <w:rsid w:val="52ED1929"/>
    <w:rsid w:val="52EDEE7C"/>
    <w:rsid w:val="52EF6A84"/>
    <w:rsid w:val="52F04B9C"/>
    <w:rsid w:val="52F09241"/>
    <w:rsid w:val="52F12A3B"/>
    <w:rsid w:val="52F34D11"/>
    <w:rsid w:val="52F46211"/>
    <w:rsid w:val="52F590C5"/>
    <w:rsid w:val="52F7D2F8"/>
    <w:rsid w:val="52F9FB11"/>
    <w:rsid w:val="52FBCD23"/>
    <w:rsid w:val="52FC04E4"/>
    <w:rsid w:val="52FDB8FB"/>
    <w:rsid w:val="52FE516B"/>
    <w:rsid w:val="52FFC60B"/>
    <w:rsid w:val="530168E6"/>
    <w:rsid w:val="53024DEB"/>
    <w:rsid w:val="5302E4CD"/>
    <w:rsid w:val="5302F140"/>
    <w:rsid w:val="53044097"/>
    <w:rsid w:val="5307233D"/>
    <w:rsid w:val="5308C1B6"/>
    <w:rsid w:val="530A0888"/>
    <w:rsid w:val="530A8FD9"/>
    <w:rsid w:val="530C2FF2"/>
    <w:rsid w:val="530C48EB"/>
    <w:rsid w:val="531108CE"/>
    <w:rsid w:val="53118C59"/>
    <w:rsid w:val="531395DD"/>
    <w:rsid w:val="53146508"/>
    <w:rsid w:val="53150D68"/>
    <w:rsid w:val="5316FECF"/>
    <w:rsid w:val="5317B498"/>
    <w:rsid w:val="531A7B5B"/>
    <w:rsid w:val="531AACC7"/>
    <w:rsid w:val="531ADF0B"/>
    <w:rsid w:val="531C4C57"/>
    <w:rsid w:val="531C8D33"/>
    <w:rsid w:val="531FC473"/>
    <w:rsid w:val="53209E2A"/>
    <w:rsid w:val="5321B8FA"/>
    <w:rsid w:val="5322D1FC"/>
    <w:rsid w:val="5324E101"/>
    <w:rsid w:val="5327A2A0"/>
    <w:rsid w:val="532AF629"/>
    <w:rsid w:val="532BA727"/>
    <w:rsid w:val="532D21FC"/>
    <w:rsid w:val="532D2B35"/>
    <w:rsid w:val="532E9894"/>
    <w:rsid w:val="532EE85C"/>
    <w:rsid w:val="532FD82A"/>
    <w:rsid w:val="53301263"/>
    <w:rsid w:val="53302CEA"/>
    <w:rsid w:val="53315970"/>
    <w:rsid w:val="53332799"/>
    <w:rsid w:val="5333A389"/>
    <w:rsid w:val="5334F841"/>
    <w:rsid w:val="53354898"/>
    <w:rsid w:val="53379E56"/>
    <w:rsid w:val="5337F386"/>
    <w:rsid w:val="533889B5"/>
    <w:rsid w:val="533B5921"/>
    <w:rsid w:val="533B8CDD"/>
    <w:rsid w:val="533CD1CE"/>
    <w:rsid w:val="533F77BC"/>
    <w:rsid w:val="53404CC1"/>
    <w:rsid w:val="53427822"/>
    <w:rsid w:val="53437575"/>
    <w:rsid w:val="53440F0D"/>
    <w:rsid w:val="53461E3C"/>
    <w:rsid w:val="534808F2"/>
    <w:rsid w:val="53498015"/>
    <w:rsid w:val="534B449E"/>
    <w:rsid w:val="534C0CF5"/>
    <w:rsid w:val="534C1AA3"/>
    <w:rsid w:val="534F941E"/>
    <w:rsid w:val="535222E8"/>
    <w:rsid w:val="53522EC0"/>
    <w:rsid w:val="535642A5"/>
    <w:rsid w:val="5356F5C6"/>
    <w:rsid w:val="53577847"/>
    <w:rsid w:val="5358844E"/>
    <w:rsid w:val="5359FEEB"/>
    <w:rsid w:val="535B5103"/>
    <w:rsid w:val="535C42ED"/>
    <w:rsid w:val="535C4748"/>
    <w:rsid w:val="535EF9FF"/>
    <w:rsid w:val="5360CE52"/>
    <w:rsid w:val="5361AE48"/>
    <w:rsid w:val="5363577F"/>
    <w:rsid w:val="5363A852"/>
    <w:rsid w:val="536A3132"/>
    <w:rsid w:val="536A77EF"/>
    <w:rsid w:val="536B0449"/>
    <w:rsid w:val="536FC034"/>
    <w:rsid w:val="5370B4C9"/>
    <w:rsid w:val="5371E0C2"/>
    <w:rsid w:val="53733726"/>
    <w:rsid w:val="53738F9D"/>
    <w:rsid w:val="53753CF6"/>
    <w:rsid w:val="5375B9D0"/>
    <w:rsid w:val="53770024"/>
    <w:rsid w:val="5379D936"/>
    <w:rsid w:val="537AA246"/>
    <w:rsid w:val="537C46D7"/>
    <w:rsid w:val="537C85BF"/>
    <w:rsid w:val="537DEB17"/>
    <w:rsid w:val="537E4D0C"/>
    <w:rsid w:val="537EE842"/>
    <w:rsid w:val="537F62BD"/>
    <w:rsid w:val="53822F7B"/>
    <w:rsid w:val="53825362"/>
    <w:rsid w:val="5384AE19"/>
    <w:rsid w:val="5385A653"/>
    <w:rsid w:val="53897EBC"/>
    <w:rsid w:val="538C4860"/>
    <w:rsid w:val="538F4145"/>
    <w:rsid w:val="538F6806"/>
    <w:rsid w:val="538F8EAB"/>
    <w:rsid w:val="53902B8D"/>
    <w:rsid w:val="53907190"/>
    <w:rsid w:val="5390A3FC"/>
    <w:rsid w:val="5391D6AD"/>
    <w:rsid w:val="53921650"/>
    <w:rsid w:val="5392E7AE"/>
    <w:rsid w:val="53935219"/>
    <w:rsid w:val="539485A9"/>
    <w:rsid w:val="539546FA"/>
    <w:rsid w:val="5395F0EB"/>
    <w:rsid w:val="53976D52"/>
    <w:rsid w:val="539B56D3"/>
    <w:rsid w:val="539FA475"/>
    <w:rsid w:val="539FEDBE"/>
    <w:rsid w:val="53A00E29"/>
    <w:rsid w:val="53A12500"/>
    <w:rsid w:val="53A25C4A"/>
    <w:rsid w:val="53A28484"/>
    <w:rsid w:val="53A357CD"/>
    <w:rsid w:val="53A3B2D3"/>
    <w:rsid w:val="53A557B7"/>
    <w:rsid w:val="53A6BA4F"/>
    <w:rsid w:val="53A6C8E5"/>
    <w:rsid w:val="53A8C4CD"/>
    <w:rsid w:val="53AB4595"/>
    <w:rsid w:val="53ABCFF2"/>
    <w:rsid w:val="53AEE49A"/>
    <w:rsid w:val="53AF2254"/>
    <w:rsid w:val="53AF6D8E"/>
    <w:rsid w:val="53B0C716"/>
    <w:rsid w:val="53B279DF"/>
    <w:rsid w:val="53B2F1F6"/>
    <w:rsid w:val="53B3814C"/>
    <w:rsid w:val="53B38397"/>
    <w:rsid w:val="53B3EA26"/>
    <w:rsid w:val="53B492F0"/>
    <w:rsid w:val="53B5A472"/>
    <w:rsid w:val="53B71074"/>
    <w:rsid w:val="53B76188"/>
    <w:rsid w:val="53B7C493"/>
    <w:rsid w:val="53B991A5"/>
    <w:rsid w:val="53BA229C"/>
    <w:rsid w:val="53BA528A"/>
    <w:rsid w:val="53BA8895"/>
    <w:rsid w:val="53BE7228"/>
    <w:rsid w:val="53BF48BC"/>
    <w:rsid w:val="53C47BE3"/>
    <w:rsid w:val="53C4FE93"/>
    <w:rsid w:val="53C51853"/>
    <w:rsid w:val="53C6955E"/>
    <w:rsid w:val="53C915AD"/>
    <w:rsid w:val="53C9568D"/>
    <w:rsid w:val="53C9583F"/>
    <w:rsid w:val="53CAE078"/>
    <w:rsid w:val="53CC6C12"/>
    <w:rsid w:val="53CD2F7E"/>
    <w:rsid w:val="53CD7E84"/>
    <w:rsid w:val="53D2E98A"/>
    <w:rsid w:val="53D41E34"/>
    <w:rsid w:val="53D442A2"/>
    <w:rsid w:val="53D45E4A"/>
    <w:rsid w:val="53D4648A"/>
    <w:rsid w:val="53D535E6"/>
    <w:rsid w:val="53D76FF2"/>
    <w:rsid w:val="53D78C3B"/>
    <w:rsid w:val="53D88AA5"/>
    <w:rsid w:val="53DBAF0F"/>
    <w:rsid w:val="53DC381F"/>
    <w:rsid w:val="53DC9FAA"/>
    <w:rsid w:val="53DE6AFD"/>
    <w:rsid w:val="53E107FD"/>
    <w:rsid w:val="53E19F84"/>
    <w:rsid w:val="53E45770"/>
    <w:rsid w:val="53E58EF3"/>
    <w:rsid w:val="53E5931F"/>
    <w:rsid w:val="53E641E1"/>
    <w:rsid w:val="53E6505F"/>
    <w:rsid w:val="53EA07B9"/>
    <w:rsid w:val="53EB3308"/>
    <w:rsid w:val="53EBF4A9"/>
    <w:rsid w:val="53EC7567"/>
    <w:rsid w:val="53ECD3F1"/>
    <w:rsid w:val="53EEB1A7"/>
    <w:rsid w:val="53EEB887"/>
    <w:rsid w:val="53F12C6D"/>
    <w:rsid w:val="53F1D5F9"/>
    <w:rsid w:val="53F31DBF"/>
    <w:rsid w:val="53F3BBDA"/>
    <w:rsid w:val="53F5A2CB"/>
    <w:rsid w:val="53F6A145"/>
    <w:rsid w:val="53F6A18B"/>
    <w:rsid w:val="53F7F736"/>
    <w:rsid w:val="53F8CB80"/>
    <w:rsid w:val="53F95783"/>
    <w:rsid w:val="53FB3E64"/>
    <w:rsid w:val="53FC5685"/>
    <w:rsid w:val="53FD674F"/>
    <w:rsid w:val="540121A2"/>
    <w:rsid w:val="54013F66"/>
    <w:rsid w:val="54021006"/>
    <w:rsid w:val="54035DDD"/>
    <w:rsid w:val="5403C7AF"/>
    <w:rsid w:val="5403EB03"/>
    <w:rsid w:val="5406535D"/>
    <w:rsid w:val="54067506"/>
    <w:rsid w:val="54068FDF"/>
    <w:rsid w:val="5407DF34"/>
    <w:rsid w:val="54095588"/>
    <w:rsid w:val="54099857"/>
    <w:rsid w:val="540AF0B4"/>
    <w:rsid w:val="540D7B3E"/>
    <w:rsid w:val="540E18D3"/>
    <w:rsid w:val="540E3B8B"/>
    <w:rsid w:val="540F4ACE"/>
    <w:rsid w:val="5410C35D"/>
    <w:rsid w:val="5410E333"/>
    <w:rsid w:val="5413213F"/>
    <w:rsid w:val="5414F59E"/>
    <w:rsid w:val="541610F4"/>
    <w:rsid w:val="5417558C"/>
    <w:rsid w:val="54178083"/>
    <w:rsid w:val="541A7EED"/>
    <w:rsid w:val="541E1CCD"/>
    <w:rsid w:val="541F9F4E"/>
    <w:rsid w:val="54217926"/>
    <w:rsid w:val="54257F02"/>
    <w:rsid w:val="54260BC1"/>
    <w:rsid w:val="54275F5A"/>
    <w:rsid w:val="542A87E3"/>
    <w:rsid w:val="542CEA36"/>
    <w:rsid w:val="542D53B4"/>
    <w:rsid w:val="542D831D"/>
    <w:rsid w:val="542DFE6E"/>
    <w:rsid w:val="542E2C74"/>
    <w:rsid w:val="542E4C95"/>
    <w:rsid w:val="543029F7"/>
    <w:rsid w:val="54310162"/>
    <w:rsid w:val="5435AEAE"/>
    <w:rsid w:val="5435EA19"/>
    <w:rsid w:val="54360E4C"/>
    <w:rsid w:val="54374093"/>
    <w:rsid w:val="543818FC"/>
    <w:rsid w:val="5438D895"/>
    <w:rsid w:val="5438E30A"/>
    <w:rsid w:val="543ECAEA"/>
    <w:rsid w:val="543FE8A8"/>
    <w:rsid w:val="543FF79E"/>
    <w:rsid w:val="54462389"/>
    <w:rsid w:val="5446452C"/>
    <w:rsid w:val="544998A6"/>
    <w:rsid w:val="544A097B"/>
    <w:rsid w:val="544A9655"/>
    <w:rsid w:val="544D0402"/>
    <w:rsid w:val="544DDD05"/>
    <w:rsid w:val="5452A761"/>
    <w:rsid w:val="54538A17"/>
    <w:rsid w:val="54545F9B"/>
    <w:rsid w:val="5457CAC0"/>
    <w:rsid w:val="545976ED"/>
    <w:rsid w:val="545AA31E"/>
    <w:rsid w:val="545BB0A2"/>
    <w:rsid w:val="545D0D04"/>
    <w:rsid w:val="545D76C3"/>
    <w:rsid w:val="545D7FA7"/>
    <w:rsid w:val="545F15DD"/>
    <w:rsid w:val="545FF51F"/>
    <w:rsid w:val="5460FD0F"/>
    <w:rsid w:val="5461E72F"/>
    <w:rsid w:val="5464F184"/>
    <w:rsid w:val="5465AD91"/>
    <w:rsid w:val="5467B75A"/>
    <w:rsid w:val="5468F92C"/>
    <w:rsid w:val="546A24CD"/>
    <w:rsid w:val="546A91F2"/>
    <w:rsid w:val="546AF1EE"/>
    <w:rsid w:val="546C1614"/>
    <w:rsid w:val="546D6173"/>
    <w:rsid w:val="546D9482"/>
    <w:rsid w:val="546DE52D"/>
    <w:rsid w:val="546EFC98"/>
    <w:rsid w:val="546F8E2D"/>
    <w:rsid w:val="54722BAF"/>
    <w:rsid w:val="5472C474"/>
    <w:rsid w:val="547880DA"/>
    <w:rsid w:val="5478F8C0"/>
    <w:rsid w:val="54791442"/>
    <w:rsid w:val="5479D15F"/>
    <w:rsid w:val="547AC62A"/>
    <w:rsid w:val="547D0C3E"/>
    <w:rsid w:val="547D2189"/>
    <w:rsid w:val="547E3717"/>
    <w:rsid w:val="547EB55C"/>
    <w:rsid w:val="547F71FC"/>
    <w:rsid w:val="54804C59"/>
    <w:rsid w:val="54805507"/>
    <w:rsid w:val="5480D90A"/>
    <w:rsid w:val="548185A7"/>
    <w:rsid w:val="5481AC79"/>
    <w:rsid w:val="5483FE84"/>
    <w:rsid w:val="54841034"/>
    <w:rsid w:val="5484D756"/>
    <w:rsid w:val="548626E4"/>
    <w:rsid w:val="5487B683"/>
    <w:rsid w:val="5487DC56"/>
    <w:rsid w:val="5488C209"/>
    <w:rsid w:val="548A8AC2"/>
    <w:rsid w:val="548B9E94"/>
    <w:rsid w:val="548BC7C4"/>
    <w:rsid w:val="548C3063"/>
    <w:rsid w:val="548D216D"/>
    <w:rsid w:val="548DB43A"/>
    <w:rsid w:val="54923E55"/>
    <w:rsid w:val="54929051"/>
    <w:rsid w:val="549318C9"/>
    <w:rsid w:val="5495011F"/>
    <w:rsid w:val="549510D8"/>
    <w:rsid w:val="54978C69"/>
    <w:rsid w:val="5498FBC6"/>
    <w:rsid w:val="5499B2EA"/>
    <w:rsid w:val="5499B4F7"/>
    <w:rsid w:val="5499BD7A"/>
    <w:rsid w:val="549B9CE9"/>
    <w:rsid w:val="549E8E48"/>
    <w:rsid w:val="54A0F12E"/>
    <w:rsid w:val="54A21BD6"/>
    <w:rsid w:val="54A4D0BD"/>
    <w:rsid w:val="54AA3651"/>
    <w:rsid w:val="54AB3695"/>
    <w:rsid w:val="54AB4021"/>
    <w:rsid w:val="54AB6811"/>
    <w:rsid w:val="54AD59CF"/>
    <w:rsid w:val="54ADD32F"/>
    <w:rsid w:val="54AEC7B4"/>
    <w:rsid w:val="54B40223"/>
    <w:rsid w:val="54B44ADB"/>
    <w:rsid w:val="54B45BF5"/>
    <w:rsid w:val="54B60166"/>
    <w:rsid w:val="54B7FE27"/>
    <w:rsid w:val="54B8F98E"/>
    <w:rsid w:val="54BB6A9F"/>
    <w:rsid w:val="54BB9450"/>
    <w:rsid w:val="54BC0067"/>
    <w:rsid w:val="54BD687D"/>
    <w:rsid w:val="54BD7009"/>
    <w:rsid w:val="54BE06D9"/>
    <w:rsid w:val="54BED69A"/>
    <w:rsid w:val="54BF5985"/>
    <w:rsid w:val="54BFF316"/>
    <w:rsid w:val="54BFF693"/>
    <w:rsid w:val="54C1648D"/>
    <w:rsid w:val="54C22958"/>
    <w:rsid w:val="54C2FC16"/>
    <w:rsid w:val="54C3ADB3"/>
    <w:rsid w:val="54C4357B"/>
    <w:rsid w:val="54C7E58A"/>
    <w:rsid w:val="54C885B7"/>
    <w:rsid w:val="54C9ED9D"/>
    <w:rsid w:val="54CA2402"/>
    <w:rsid w:val="54CE5C23"/>
    <w:rsid w:val="54CF1152"/>
    <w:rsid w:val="54D0D66B"/>
    <w:rsid w:val="54D11F3D"/>
    <w:rsid w:val="54D217BC"/>
    <w:rsid w:val="54D3E3B3"/>
    <w:rsid w:val="54D60BDF"/>
    <w:rsid w:val="54D6C34C"/>
    <w:rsid w:val="54D6CF8F"/>
    <w:rsid w:val="54D6D42F"/>
    <w:rsid w:val="54D7E23C"/>
    <w:rsid w:val="54D93765"/>
    <w:rsid w:val="54DCE5C0"/>
    <w:rsid w:val="54DFDFA3"/>
    <w:rsid w:val="54E12583"/>
    <w:rsid w:val="54E19455"/>
    <w:rsid w:val="54E413C8"/>
    <w:rsid w:val="54E7668D"/>
    <w:rsid w:val="54E922AA"/>
    <w:rsid w:val="54EA2004"/>
    <w:rsid w:val="54EADBCA"/>
    <w:rsid w:val="54ED24ED"/>
    <w:rsid w:val="54F04E85"/>
    <w:rsid w:val="54F0F01E"/>
    <w:rsid w:val="54F12066"/>
    <w:rsid w:val="54F41915"/>
    <w:rsid w:val="54F46EE4"/>
    <w:rsid w:val="54F486F0"/>
    <w:rsid w:val="54F57C26"/>
    <w:rsid w:val="54F7B51A"/>
    <w:rsid w:val="54FA8419"/>
    <w:rsid w:val="54FBFF15"/>
    <w:rsid w:val="54FF33A7"/>
    <w:rsid w:val="54FF3C1E"/>
    <w:rsid w:val="55021CCD"/>
    <w:rsid w:val="5505558A"/>
    <w:rsid w:val="5507CEF2"/>
    <w:rsid w:val="550978F2"/>
    <w:rsid w:val="5509B05D"/>
    <w:rsid w:val="550AF05B"/>
    <w:rsid w:val="550D46D6"/>
    <w:rsid w:val="55107FFA"/>
    <w:rsid w:val="55109339"/>
    <w:rsid w:val="5512A9F4"/>
    <w:rsid w:val="5512CDF8"/>
    <w:rsid w:val="55150ECE"/>
    <w:rsid w:val="5518584B"/>
    <w:rsid w:val="551891DD"/>
    <w:rsid w:val="5518A25A"/>
    <w:rsid w:val="551A24A8"/>
    <w:rsid w:val="551BCCA6"/>
    <w:rsid w:val="551C327C"/>
    <w:rsid w:val="551C65F3"/>
    <w:rsid w:val="551D2281"/>
    <w:rsid w:val="551D9C42"/>
    <w:rsid w:val="551E59DB"/>
    <w:rsid w:val="5521E040"/>
    <w:rsid w:val="5523CADB"/>
    <w:rsid w:val="552410C8"/>
    <w:rsid w:val="55244D05"/>
    <w:rsid w:val="5524CFF7"/>
    <w:rsid w:val="55254004"/>
    <w:rsid w:val="5526F861"/>
    <w:rsid w:val="5527C287"/>
    <w:rsid w:val="5528AAD0"/>
    <w:rsid w:val="552ABF42"/>
    <w:rsid w:val="552D0024"/>
    <w:rsid w:val="552F720A"/>
    <w:rsid w:val="552FCE61"/>
    <w:rsid w:val="55305A74"/>
    <w:rsid w:val="55319541"/>
    <w:rsid w:val="5531E280"/>
    <w:rsid w:val="5533C82E"/>
    <w:rsid w:val="5534250F"/>
    <w:rsid w:val="55356A3D"/>
    <w:rsid w:val="55357E33"/>
    <w:rsid w:val="5535A561"/>
    <w:rsid w:val="5535AC3A"/>
    <w:rsid w:val="55381000"/>
    <w:rsid w:val="55388B25"/>
    <w:rsid w:val="5538A598"/>
    <w:rsid w:val="5538EF69"/>
    <w:rsid w:val="553A2399"/>
    <w:rsid w:val="553A3709"/>
    <w:rsid w:val="553A397F"/>
    <w:rsid w:val="553B32C2"/>
    <w:rsid w:val="553B706C"/>
    <w:rsid w:val="553C300D"/>
    <w:rsid w:val="553E40A3"/>
    <w:rsid w:val="553FF9ED"/>
    <w:rsid w:val="55423648"/>
    <w:rsid w:val="55449895"/>
    <w:rsid w:val="5545F518"/>
    <w:rsid w:val="5545FB29"/>
    <w:rsid w:val="55472FB2"/>
    <w:rsid w:val="554962D0"/>
    <w:rsid w:val="554B28F0"/>
    <w:rsid w:val="554B542B"/>
    <w:rsid w:val="554CAE13"/>
    <w:rsid w:val="554D07B2"/>
    <w:rsid w:val="5550FA1D"/>
    <w:rsid w:val="5551FB6A"/>
    <w:rsid w:val="5552A3F7"/>
    <w:rsid w:val="555347D0"/>
    <w:rsid w:val="55535463"/>
    <w:rsid w:val="555376A3"/>
    <w:rsid w:val="5554C153"/>
    <w:rsid w:val="5557176A"/>
    <w:rsid w:val="55584D9D"/>
    <w:rsid w:val="55591A2B"/>
    <w:rsid w:val="555AFB44"/>
    <w:rsid w:val="555CC3BF"/>
    <w:rsid w:val="555D5AA7"/>
    <w:rsid w:val="555DA229"/>
    <w:rsid w:val="555ECC99"/>
    <w:rsid w:val="555F00CC"/>
    <w:rsid w:val="55608714"/>
    <w:rsid w:val="5560BB88"/>
    <w:rsid w:val="55614746"/>
    <w:rsid w:val="5561D063"/>
    <w:rsid w:val="5561DA04"/>
    <w:rsid w:val="5562B105"/>
    <w:rsid w:val="55637B0E"/>
    <w:rsid w:val="5565E401"/>
    <w:rsid w:val="556622F9"/>
    <w:rsid w:val="55693B51"/>
    <w:rsid w:val="5569A084"/>
    <w:rsid w:val="5569B9BB"/>
    <w:rsid w:val="556A71CD"/>
    <w:rsid w:val="556A77B6"/>
    <w:rsid w:val="556B1EC8"/>
    <w:rsid w:val="556E67A6"/>
    <w:rsid w:val="556EBB6B"/>
    <w:rsid w:val="556F5E96"/>
    <w:rsid w:val="556F99AA"/>
    <w:rsid w:val="557092E8"/>
    <w:rsid w:val="5570DA8C"/>
    <w:rsid w:val="5572A875"/>
    <w:rsid w:val="5572BED9"/>
    <w:rsid w:val="557799C1"/>
    <w:rsid w:val="5577ADA0"/>
    <w:rsid w:val="557BC9D5"/>
    <w:rsid w:val="557D5E94"/>
    <w:rsid w:val="557DB847"/>
    <w:rsid w:val="55804B4F"/>
    <w:rsid w:val="5580D208"/>
    <w:rsid w:val="5583167C"/>
    <w:rsid w:val="55843FAF"/>
    <w:rsid w:val="55860FAF"/>
    <w:rsid w:val="558B275E"/>
    <w:rsid w:val="558E7F77"/>
    <w:rsid w:val="558EA752"/>
    <w:rsid w:val="558EB438"/>
    <w:rsid w:val="558F7686"/>
    <w:rsid w:val="559100C2"/>
    <w:rsid w:val="559296DB"/>
    <w:rsid w:val="5592B752"/>
    <w:rsid w:val="55948E04"/>
    <w:rsid w:val="559542B8"/>
    <w:rsid w:val="55957A86"/>
    <w:rsid w:val="5595D463"/>
    <w:rsid w:val="559659FF"/>
    <w:rsid w:val="559669AA"/>
    <w:rsid w:val="5596AAC5"/>
    <w:rsid w:val="55974B5F"/>
    <w:rsid w:val="5598232C"/>
    <w:rsid w:val="559A135B"/>
    <w:rsid w:val="559A6766"/>
    <w:rsid w:val="559A8880"/>
    <w:rsid w:val="559D0D4E"/>
    <w:rsid w:val="559D2278"/>
    <w:rsid w:val="559F125E"/>
    <w:rsid w:val="55A199B4"/>
    <w:rsid w:val="55A21B8D"/>
    <w:rsid w:val="55A2C966"/>
    <w:rsid w:val="55A2F5F9"/>
    <w:rsid w:val="55A466B6"/>
    <w:rsid w:val="55A51D64"/>
    <w:rsid w:val="55A5A4F6"/>
    <w:rsid w:val="55A5A6F2"/>
    <w:rsid w:val="55A5C082"/>
    <w:rsid w:val="55A60A3B"/>
    <w:rsid w:val="55A71F03"/>
    <w:rsid w:val="55A77FF7"/>
    <w:rsid w:val="55A8546F"/>
    <w:rsid w:val="55A86847"/>
    <w:rsid w:val="55A8B00F"/>
    <w:rsid w:val="55A90ACD"/>
    <w:rsid w:val="55A9972C"/>
    <w:rsid w:val="55AD9221"/>
    <w:rsid w:val="55AF68FD"/>
    <w:rsid w:val="55B05C95"/>
    <w:rsid w:val="55B3207F"/>
    <w:rsid w:val="55B361F8"/>
    <w:rsid w:val="55B3A08C"/>
    <w:rsid w:val="55B5D936"/>
    <w:rsid w:val="55B9BE7F"/>
    <w:rsid w:val="55BB8BD2"/>
    <w:rsid w:val="55BBD4D9"/>
    <w:rsid w:val="55C02760"/>
    <w:rsid w:val="55C297B1"/>
    <w:rsid w:val="55C53704"/>
    <w:rsid w:val="55C59567"/>
    <w:rsid w:val="55C77818"/>
    <w:rsid w:val="55C7BE92"/>
    <w:rsid w:val="55C7C7A3"/>
    <w:rsid w:val="55C7E1C6"/>
    <w:rsid w:val="55C843EC"/>
    <w:rsid w:val="55C90A18"/>
    <w:rsid w:val="55C9995A"/>
    <w:rsid w:val="55CB04EC"/>
    <w:rsid w:val="55CCA620"/>
    <w:rsid w:val="55CDCB4A"/>
    <w:rsid w:val="55CE0F14"/>
    <w:rsid w:val="55CF9AF1"/>
    <w:rsid w:val="55CFFB11"/>
    <w:rsid w:val="55D0FC10"/>
    <w:rsid w:val="55D1AA75"/>
    <w:rsid w:val="55D2889E"/>
    <w:rsid w:val="55D2F066"/>
    <w:rsid w:val="55D303CA"/>
    <w:rsid w:val="55D67865"/>
    <w:rsid w:val="55D6CF48"/>
    <w:rsid w:val="55D71430"/>
    <w:rsid w:val="55D7E224"/>
    <w:rsid w:val="55D8F4C2"/>
    <w:rsid w:val="55D8F73F"/>
    <w:rsid w:val="55D967E5"/>
    <w:rsid w:val="55DA7671"/>
    <w:rsid w:val="55DC35B2"/>
    <w:rsid w:val="55DC4784"/>
    <w:rsid w:val="55DEDC80"/>
    <w:rsid w:val="55E01D09"/>
    <w:rsid w:val="55E1281B"/>
    <w:rsid w:val="55E1DAD6"/>
    <w:rsid w:val="55E343DF"/>
    <w:rsid w:val="55E55745"/>
    <w:rsid w:val="55E58426"/>
    <w:rsid w:val="55E5F688"/>
    <w:rsid w:val="55E68328"/>
    <w:rsid w:val="55E6D23B"/>
    <w:rsid w:val="55E792D4"/>
    <w:rsid w:val="55E7BD03"/>
    <w:rsid w:val="55E7DD00"/>
    <w:rsid w:val="55E88ABA"/>
    <w:rsid w:val="55EB736F"/>
    <w:rsid w:val="55EBBB37"/>
    <w:rsid w:val="55ED2E04"/>
    <w:rsid w:val="55F00ED9"/>
    <w:rsid w:val="55F0B039"/>
    <w:rsid w:val="55F0FA68"/>
    <w:rsid w:val="55F18D25"/>
    <w:rsid w:val="55F43E59"/>
    <w:rsid w:val="55F5ABA5"/>
    <w:rsid w:val="55F7B89A"/>
    <w:rsid w:val="55F99C8B"/>
    <w:rsid w:val="55F9C7A6"/>
    <w:rsid w:val="55FC9FC5"/>
    <w:rsid w:val="55FD2711"/>
    <w:rsid w:val="55FDFE53"/>
    <w:rsid w:val="55FE21F5"/>
    <w:rsid w:val="55FF6141"/>
    <w:rsid w:val="5601957B"/>
    <w:rsid w:val="56019F32"/>
    <w:rsid w:val="56036079"/>
    <w:rsid w:val="5603FFD3"/>
    <w:rsid w:val="56047AA2"/>
    <w:rsid w:val="5604C80F"/>
    <w:rsid w:val="5605FFE7"/>
    <w:rsid w:val="56066FAA"/>
    <w:rsid w:val="5606DC40"/>
    <w:rsid w:val="56086EB9"/>
    <w:rsid w:val="5609777E"/>
    <w:rsid w:val="5609D5B0"/>
    <w:rsid w:val="560B14AF"/>
    <w:rsid w:val="560B750C"/>
    <w:rsid w:val="560D4B9C"/>
    <w:rsid w:val="560E0168"/>
    <w:rsid w:val="5612C16C"/>
    <w:rsid w:val="5612C17E"/>
    <w:rsid w:val="56135D1A"/>
    <w:rsid w:val="561607FC"/>
    <w:rsid w:val="5616B129"/>
    <w:rsid w:val="561892FC"/>
    <w:rsid w:val="561B06FD"/>
    <w:rsid w:val="561BDB7E"/>
    <w:rsid w:val="561E56EC"/>
    <w:rsid w:val="561E5CE2"/>
    <w:rsid w:val="561E8385"/>
    <w:rsid w:val="561EA4C6"/>
    <w:rsid w:val="5621B8AB"/>
    <w:rsid w:val="562245F0"/>
    <w:rsid w:val="562254FE"/>
    <w:rsid w:val="56225A68"/>
    <w:rsid w:val="5622B925"/>
    <w:rsid w:val="56237685"/>
    <w:rsid w:val="562417B1"/>
    <w:rsid w:val="56257603"/>
    <w:rsid w:val="5626AC41"/>
    <w:rsid w:val="5626C32C"/>
    <w:rsid w:val="5626F49A"/>
    <w:rsid w:val="562709DD"/>
    <w:rsid w:val="5629578A"/>
    <w:rsid w:val="562AB799"/>
    <w:rsid w:val="562B8D5A"/>
    <w:rsid w:val="562C2492"/>
    <w:rsid w:val="562CC28D"/>
    <w:rsid w:val="562D0FE3"/>
    <w:rsid w:val="562D3B19"/>
    <w:rsid w:val="562E5DAC"/>
    <w:rsid w:val="562E87CB"/>
    <w:rsid w:val="56316FDE"/>
    <w:rsid w:val="5632B38A"/>
    <w:rsid w:val="563466E0"/>
    <w:rsid w:val="56346A04"/>
    <w:rsid w:val="56379792"/>
    <w:rsid w:val="56382F6B"/>
    <w:rsid w:val="5638811E"/>
    <w:rsid w:val="5638B955"/>
    <w:rsid w:val="56397844"/>
    <w:rsid w:val="5639F920"/>
    <w:rsid w:val="563ABDAB"/>
    <w:rsid w:val="563B1E43"/>
    <w:rsid w:val="563DB7BF"/>
    <w:rsid w:val="563ED7F8"/>
    <w:rsid w:val="563EE6A1"/>
    <w:rsid w:val="563F9630"/>
    <w:rsid w:val="56415CAE"/>
    <w:rsid w:val="56429712"/>
    <w:rsid w:val="56480230"/>
    <w:rsid w:val="56495A29"/>
    <w:rsid w:val="564BAA3A"/>
    <w:rsid w:val="564E0798"/>
    <w:rsid w:val="56508C72"/>
    <w:rsid w:val="5650AC4B"/>
    <w:rsid w:val="5656B387"/>
    <w:rsid w:val="56577388"/>
    <w:rsid w:val="5658B4DD"/>
    <w:rsid w:val="565A369B"/>
    <w:rsid w:val="565B0A99"/>
    <w:rsid w:val="565BF7EF"/>
    <w:rsid w:val="565D84B3"/>
    <w:rsid w:val="565ED5B8"/>
    <w:rsid w:val="565FA361"/>
    <w:rsid w:val="5660C017"/>
    <w:rsid w:val="566165CA"/>
    <w:rsid w:val="5661A31A"/>
    <w:rsid w:val="56626506"/>
    <w:rsid w:val="5663B951"/>
    <w:rsid w:val="56643641"/>
    <w:rsid w:val="5664DFBB"/>
    <w:rsid w:val="56676001"/>
    <w:rsid w:val="5667B7E2"/>
    <w:rsid w:val="5667D9B5"/>
    <w:rsid w:val="5669EB49"/>
    <w:rsid w:val="566A7433"/>
    <w:rsid w:val="566BE026"/>
    <w:rsid w:val="566E05E0"/>
    <w:rsid w:val="566FC8C9"/>
    <w:rsid w:val="56701BC8"/>
    <w:rsid w:val="56704CE9"/>
    <w:rsid w:val="5670B41C"/>
    <w:rsid w:val="5670B9BE"/>
    <w:rsid w:val="5670D677"/>
    <w:rsid w:val="5671439F"/>
    <w:rsid w:val="5671C5A7"/>
    <w:rsid w:val="567262F8"/>
    <w:rsid w:val="567455E9"/>
    <w:rsid w:val="56753886"/>
    <w:rsid w:val="5677EEDF"/>
    <w:rsid w:val="56784D1F"/>
    <w:rsid w:val="56789B7C"/>
    <w:rsid w:val="5678A701"/>
    <w:rsid w:val="5678E677"/>
    <w:rsid w:val="567A4B7F"/>
    <w:rsid w:val="567AFAFE"/>
    <w:rsid w:val="567B6FA5"/>
    <w:rsid w:val="567ED733"/>
    <w:rsid w:val="567FAFA9"/>
    <w:rsid w:val="56805C97"/>
    <w:rsid w:val="5680B64C"/>
    <w:rsid w:val="5681911F"/>
    <w:rsid w:val="5682B7FC"/>
    <w:rsid w:val="56861A3B"/>
    <w:rsid w:val="56866298"/>
    <w:rsid w:val="5687607D"/>
    <w:rsid w:val="568790DA"/>
    <w:rsid w:val="568B0212"/>
    <w:rsid w:val="568B96D9"/>
    <w:rsid w:val="568F5AC0"/>
    <w:rsid w:val="5691DABF"/>
    <w:rsid w:val="5691F15E"/>
    <w:rsid w:val="5692BE8F"/>
    <w:rsid w:val="56933DAF"/>
    <w:rsid w:val="5693FF37"/>
    <w:rsid w:val="56957400"/>
    <w:rsid w:val="56965453"/>
    <w:rsid w:val="569776BF"/>
    <w:rsid w:val="5698E68D"/>
    <w:rsid w:val="56990FE4"/>
    <w:rsid w:val="56999E13"/>
    <w:rsid w:val="569B0408"/>
    <w:rsid w:val="569BEA70"/>
    <w:rsid w:val="569C7755"/>
    <w:rsid w:val="569E643F"/>
    <w:rsid w:val="56A034E7"/>
    <w:rsid w:val="56A073E1"/>
    <w:rsid w:val="56A084A1"/>
    <w:rsid w:val="56A1BC20"/>
    <w:rsid w:val="56A554CF"/>
    <w:rsid w:val="56A58D5D"/>
    <w:rsid w:val="56A60CE8"/>
    <w:rsid w:val="56A68845"/>
    <w:rsid w:val="56AA28AB"/>
    <w:rsid w:val="56AA564E"/>
    <w:rsid w:val="56AB1C23"/>
    <w:rsid w:val="56AE4932"/>
    <w:rsid w:val="56AF247D"/>
    <w:rsid w:val="56B326DA"/>
    <w:rsid w:val="56B3969E"/>
    <w:rsid w:val="56B42C65"/>
    <w:rsid w:val="56B44561"/>
    <w:rsid w:val="56B566DA"/>
    <w:rsid w:val="56B7C87C"/>
    <w:rsid w:val="56B7FD8A"/>
    <w:rsid w:val="56B8B1DC"/>
    <w:rsid w:val="56B96756"/>
    <w:rsid w:val="56BD0AD8"/>
    <w:rsid w:val="56BDDCFD"/>
    <w:rsid w:val="56BF1E0C"/>
    <w:rsid w:val="56BF9329"/>
    <w:rsid w:val="56C07517"/>
    <w:rsid w:val="56C1B417"/>
    <w:rsid w:val="56C1C1E5"/>
    <w:rsid w:val="56C3C3E4"/>
    <w:rsid w:val="56C4975F"/>
    <w:rsid w:val="56C53F74"/>
    <w:rsid w:val="56C6486E"/>
    <w:rsid w:val="56C6827F"/>
    <w:rsid w:val="56C6D8BE"/>
    <w:rsid w:val="56C71D28"/>
    <w:rsid w:val="56CA040C"/>
    <w:rsid w:val="56CA639E"/>
    <w:rsid w:val="56CA6546"/>
    <w:rsid w:val="56CB48CB"/>
    <w:rsid w:val="56CB77D9"/>
    <w:rsid w:val="56CD13BD"/>
    <w:rsid w:val="56CDCDE6"/>
    <w:rsid w:val="56D029A4"/>
    <w:rsid w:val="56D39C71"/>
    <w:rsid w:val="56D51A3C"/>
    <w:rsid w:val="56D57289"/>
    <w:rsid w:val="56D6B105"/>
    <w:rsid w:val="56D6E267"/>
    <w:rsid w:val="56D80F26"/>
    <w:rsid w:val="56DB727A"/>
    <w:rsid w:val="56DBF441"/>
    <w:rsid w:val="56DD706A"/>
    <w:rsid w:val="56DDF038"/>
    <w:rsid w:val="56DE45EB"/>
    <w:rsid w:val="56DF8B41"/>
    <w:rsid w:val="56DFAC58"/>
    <w:rsid w:val="56E11A25"/>
    <w:rsid w:val="56E1CA34"/>
    <w:rsid w:val="56E21EBF"/>
    <w:rsid w:val="56E3436C"/>
    <w:rsid w:val="56E48639"/>
    <w:rsid w:val="56E4B4BB"/>
    <w:rsid w:val="56E4D103"/>
    <w:rsid w:val="56E52055"/>
    <w:rsid w:val="56E5CD2F"/>
    <w:rsid w:val="56E89BBB"/>
    <w:rsid w:val="56E8E283"/>
    <w:rsid w:val="56EC2DEA"/>
    <w:rsid w:val="56EC53AA"/>
    <w:rsid w:val="56EC596F"/>
    <w:rsid w:val="56ECFB62"/>
    <w:rsid w:val="56ED09EC"/>
    <w:rsid w:val="56EF1B05"/>
    <w:rsid w:val="56EFC1CE"/>
    <w:rsid w:val="56F00BC1"/>
    <w:rsid w:val="56F2ABEE"/>
    <w:rsid w:val="56F2D0AE"/>
    <w:rsid w:val="56F2F414"/>
    <w:rsid w:val="56F62DF9"/>
    <w:rsid w:val="56F8288E"/>
    <w:rsid w:val="56F8615B"/>
    <w:rsid w:val="56F8DA15"/>
    <w:rsid w:val="56FA160F"/>
    <w:rsid w:val="56FA4144"/>
    <w:rsid w:val="56FBB724"/>
    <w:rsid w:val="56FBB7AB"/>
    <w:rsid w:val="56FC1543"/>
    <w:rsid w:val="56FC1BEE"/>
    <w:rsid w:val="56FCB144"/>
    <w:rsid w:val="56FD8072"/>
    <w:rsid w:val="5702A953"/>
    <w:rsid w:val="5702B069"/>
    <w:rsid w:val="5702FDB2"/>
    <w:rsid w:val="5703EB19"/>
    <w:rsid w:val="5704B2D6"/>
    <w:rsid w:val="57055D05"/>
    <w:rsid w:val="5706E2A7"/>
    <w:rsid w:val="5707AE8C"/>
    <w:rsid w:val="57092F26"/>
    <w:rsid w:val="570B3418"/>
    <w:rsid w:val="570C1BE7"/>
    <w:rsid w:val="570CA4A2"/>
    <w:rsid w:val="570DCC17"/>
    <w:rsid w:val="570F0FA0"/>
    <w:rsid w:val="571152C9"/>
    <w:rsid w:val="571367C0"/>
    <w:rsid w:val="5714CC0E"/>
    <w:rsid w:val="57187741"/>
    <w:rsid w:val="57194B11"/>
    <w:rsid w:val="5719D3BC"/>
    <w:rsid w:val="571A4649"/>
    <w:rsid w:val="571B1EA0"/>
    <w:rsid w:val="571B77DB"/>
    <w:rsid w:val="571DD00F"/>
    <w:rsid w:val="571E8443"/>
    <w:rsid w:val="571FF839"/>
    <w:rsid w:val="5721D4F1"/>
    <w:rsid w:val="572214EF"/>
    <w:rsid w:val="5722EC66"/>
    <w:rsid w:val="57237572"/>
    <w:rsid w:val="5724A669"/>
    <w:rsid w:val="572541D5"/>
    <w:rsid w:val="57257B43"/>
    <w:rsid w:val="5727946A"/>
    <w:rsid w:val="5728B4A6"/>
    <w:rsid w:val="572A0EF1"/>
    <w:rsid w:val="572A5407"/>
    <w:rsid w:val="572A72E8"/>
    <w:rsid w:val="572D7D26"/>
    <w:rsid w:val="572D9632"/>
    <w:rsid w:val="572DABC6"/>
    <w:rsid w:val="572E0A48"/>
    <w:rsid w:val="5730938E"/>
    <w:rsid w:val="5730C3A4"/>
    <w:rsid w:val="5731AF0B"/>
    <w:rsid w:val="57329AD1"/>
    <w:rsid w:val="5732AA3D"/>
    <w:rsid w:val="5734A2A2"/>
    <w:rsid w:val="5734B1D9"/>
    <w:rsid w:val="57350811"/>
    <w:rsid w:val="57353BBC"/>
    <w:rsid w:val="573675E6"/>
    <w:rsid w:val="57376159"/>
    <w:rsid w:val="573988C9"/>
    <w:rsid w:val="573A4B24"/>
    <w:rsid w:val="573ABFFE"/>
    <w:rsid w:val="573C0358"/>
    <w:rsid w:val="573DE2B6"/>
    <w:rsid w:val="573F3C8E"/>
    <w:rsid w:val="574063E4"/>
    <w:rsid w:val="5740E0E4"/>
    <w:rsid w:val="5740EAB2"/>
    <w:rsid w:val="57437037"/>
    <w:rsid w:val="57456F4A"/>
    <w:rsid w:val="5745AEB0"/>
    <w:rsid w:val="574626DB"/>
    <w:rsid w:val="57475E70"/>
    <w:rsid w:val="5747A988"/>
    <w:rsid w:val="5748DE33"/>
    <w:rsid w:val="574DF9B1"/>
    <w:rsid w:val="574EA4EB"/>
    <w:rsid w:val="574FE0C0"/>
    <w:rsid w:val="5750749A"/>
    <w:rsid w:val="575075EC"/>
    <w:rsid w:val="5750B67A"/>
    <w:rsid w:val="57516FA2"/>
    <w:rsid w:val="5751E177"/>
    <w:rsid w:val="5752582A"/>
    <w:rsid w:val="5752B862"/>
    <w:rsid w:val="5754183F"/>
    <w:rsid w:val="5754E233"/>
    <w:rsid w:val="5755C058"/>
    <w:rsid w:val="5756D242"/>
    <w:rsid w:val="575755DC"/>
    <w:rsid w:val="5757BAF0"/>
    <w:rsid w:val="5757DF7A"/>
    <w:rsid w:val="575960E5"/>
    <w:rsid w:val="575BA132"/>
    <w:rsid w:val="575C6ED0"/>
    <w:rsid w:val="575D4228"/>
    <w:rsid w:val="57600265"/>
    <w:rsid w:val="5761A708"/>
    <w:rsid w:val="57635748"/>
    <w:rsid w:val="5763BD15"/>
    <w:rsid w:val="576544AB"/>
    <w:rsid w:val="5766B80A"/>
    <w:rsid w:val="576840BE"/>
    <w:rsid w:val="5768AB6C"/>
    <w:rsid w:val="5768DA8B"/>
    <w:rsid w:val="576AE3A2"/>
    <w:rsid w:val="576CEFBC"/>
    <w:rsid w:val="576D2408"/>
    <w:rsid w:val="576DE15F"/>
    <w:rsid w:val="576F2082"/>
    <w:rsid w:val="576F419A"/>
    <w:rsid w:val="576F9FB4"/>
    <w:rsid w:val="5771F9B6"/>
    <w:rsid w:val="5772A3BA"/>
    <w:rsid w:val="5774CA36"/>
    <w:rsid w:val="57766C85"/>
    <w:rsid w:val="5777519C"/>
    <w:rsid w:val="577871DE"/>
    <w:rsid w:val="5779FA5C"/>
    <w:rsid w:val="577ABF02"/>
    <w:rsid w:val="577BA125"/>
    <w:rsid w:val="577BC076"/>
    <w:rsid w:val="577DB9F4"/>
    <w:rsid w:val="57819AEA"/>
    <w:rsid w:val="57834C51"/>
    <w:rsid w:val="5784793D"/>
    <w:rsid w:val="578479FC"/>
    <w:rsid w:val="57852769"/>
    <w:rsid w:val="5785C970"/>
    <w:rsid w:val="57860E22"/>
    <w:rsid w:val="5788BBAF"/>
    <w:rsid w:val="578B40D8"/>
    <w:rsid w:val="578C4C00"/>
    <w:rsid w:val="578CDA1F"/>
    <w:rsid w:val="578D3A86"/>
    <w:rsid w:val="578F77C1"/>
    <w:rsid w:val="57903916"/>
    <w:rsid w:val="57914909"/>
    <w:rsid w:val="57919324"/>
    <w:rsid w:val="5791AC9A"/>
    <w:rsid w:val="57926B9F"/>
    <w:rsid w:val="57954B4B"/>
    <w:rsid w:val="579665DB"/>
    <w:rsid w:val="57984DEB"/>
    <w:rsid w:val="57992F9F"/>
    <w:rsid w:val="579A39DE"/>
    <w:rsid w:val="579B107B"/>
    <w:rsid w:val="57A27EE2"/>
    <w:rsid w:val="57A32851"/>
    <w:rsid w:val="57A33537"/>
    <w:rsid w:val="57A6B0D7"/>
    <w:rsid w:val="57A74872"/>
    <w:rsid w:val="57A9480A"/>
    <w:rsid w:val="57A9DDCB"/>
    <w:rsid w:val="57AA4508"/>
    <w:rsid w:val="57AB5E47"/>
    <w:rsid w:val="57AB7BD9"/>
    <w:rsid w:val="57AC8DE3"/>
    <w:rsid w:val="57AF2BE2"/>
    <w:rsid w:val="57B15A4E"/>
    <w:rsid w:val="57B2CAE4"/>
    <w:rsid w:val="57B34D6D"/>
    <w:rsid w:val="57B35A44"/>
    <w:rsid w:val="57B412D3"/>
    <w:rsid w:val="57B93373"/>
    <w:rsid w:val="57B988BA"/>
    <w:rsid w:val="57BDB249"/>
    <w:rsid w:val="57BECE7C"/>
    <w:rsid w:val="57BF36FB"/>
    <w:rsid w:val="57C16FEE"/>
    <w:rsid w:val="57C23B2E"/>
    <w:rsid w:val="57C23FCE"/>
    <w:rsid w:val="57C2E29A"/>
    <w:rsid w:val="57C41FA4"/>
    <w:rsid w:val="57C5063F"/>
    <w:rsid w:val="57C5817C"/>
    <w:rsid w:val="57C5F933"/>
    <w:rsid w:val="57C8B023"/>
    <w:rsid w:val="57C8CF28"/>
    <w:rsid w:val="57C9DA71"/>
    <w:rsid w:val="57CBDE52"/>
    <w:rsid w:val="57CC3BF5"/>
    <w:rsid w:val="57CC9A10"/>
    <w:rsid w:val="57CE14A8"/>
    <w:rsid w:val="57CE7422"/>
    <w:rsid w:val="57D1570F"/>
    <w:rsid w:val="57D1BF1D"/>
    <w:rsid w:val="57D38A49"/>
    <w:rsid w:val="57D472F2"/>
    <w:rsid w:val="57D7D38E"/>
    <w:rsid w:val="57D870BB"/>
    <w:rsid w:val="57D98179"/>
    <w:rsid w:val="57D9EFF8"/>
    <w:rsid w:val="57DB2C27"/>
    <w:rsid w:val="57DB42D0"/>
    <w:rsid w:val="57DC1679"/>
    <w:rsid w:val="57DCDACF"/>
    <w:rsid w:val="57DF2DF7"/>
    <w:rsid w:val="57E01573"/>
    <w:rsid w:val="57E02E5E"/>
    <w:rsid w:val="57E07F8C"/>
    <w:rsid w:val="57E3D7BF"/>
    <w:rsid w:val="57E41CF4"/>
    <w:rsid w:val="57E53D18"/>
    <w:rsid w:val="57E578FC"/>
    <w:rsid w:val="57E5AA23"/>
    <w:rsid w:val="57E5CA98"/>
    <w:rsid w:val="57E6D2F3"/>
    <w:rsid w:val="57E87FA9"/>
    <w:rsid w:val="57E9E7C9"/>
    <w:rsid w:val="57EA46A7"/>
    <w:rsid w:val="57EB2A4E"/>
    <w:rsid w:val="57EEB7D4"/>
    <w:rsid w:val="57EF51DE"/>
    <w:rsid w:val="57EFCD4F"/>
    <w:rsid w:val="57F048BB"/>
    <w:rsid w:val="57F051A8"/>
    <w:rsid w:val="57F0F686"/>
    <w:rsid w:val="57F34BCC"/>
    <w:rsid w:val="57F44E0A"/>
    <w:rsid w:val="57F5F725"/>
    <w:rsid w:val="57F6752A"/>
    <w:rsid w:val="57F6D0C2"/>
    <w:rsid w:val="57F996F1"/>
    <w:rsid w:val="57FAAD56"/>
    <w:rsid w:val="57FB98AA"/>
    <w:rsid w:val="57FDC17B"/>
    <w:rsid w:val="57FF8575"/>
    <w:rsid w:val="57FFB4DE"/>
    <w:rsid w:val="58024FCA"/>
    <w:rsid w:val="5803B4DE"/>
    <w:rsid w:val="5804C2A0"/>
    <w:rsid w:val="580720EB"/>
    <w:rsid w:val="580727A1"/>
    <w:rsid w:val="580876D1"/>
    <w:rsid w:val="58095BB2"/>
    <w:rsid w:val="580AA7AB"/>
    <w:rsid w:val="580AC3F5"/>
    <w:rsid w:val="580C0E48"/>
    <w:rsid w:val="580D6B0B"/>
    <w:rsid w:val="580DC46C"/>
    <w:rsid w:val="5810F26F"/>
    <w:rsid w:val="5813223C"/>
    <w:rsid w:val="5814256C"/>
    <w:rsid w:val="5815A75B"/>
    <w:rsid w:val="58180ECE"/>
    <w:rsid w:val="581971AA"/>
    <w:rsid w:val="581BC49C"/>
    <w:rsid w:val="581E10D0"/>
    <w:rsid w:val="581E15A3"/>
    <w:rsid w:val="581E999B"/>
    <w:rsid w:val="581FB9C1"/>
    <w:rsid w:val="581FC3EB"/>
    <w:rsid w:val="58200927"/>
    <w:rsid w:val="5820C550"/>
    <w:rsid w:val="58234A96"/>
    <w:rsid w:val="582450B8"/>
    <w:rsid w:val="582528A5"/>
    <w:rsid w:val="5827406E"/>
    <w:rsid w:val="5827537C"/>
    <w:rsid w:val="5827ED50"/>
    <w:rsid w:val="58287DA1"/>
    <w:rsid w:val="582A3711"/>
    <w:rsid w:val="582A3F41"/>
    <w:rsid w:val="582C5048"/>
    <w:rsid w:val="582C85E9"/>
    <w:rsid w:val="582E02AA"/>
    <w:rsid w:val="582F4A75"/>
    <w:rsid w:val="582FB288"/>
    <w:rsid w:val="582FD5B8"/>
    <w:rsid w:val="58308FF6"/>
    <w:rsid w:val="583242CE"/>
    <w:rsid w:val="583359EF"/>
    <w:rsid w:val="58369389"/>
    <w:rsid w:val="5837F9C1"/>
    <w:rsid w:val="5838912C"/>
    <w:rsid w:val="5838B3E9"/>
    <w:rsid w:val="5839B53D"/>
    <w:rsid w:val="583DE6A5"/>
    <w:rsid w:val="5841F082"/>
    <w:rsid w:val="58448398"/>
    <w:rsid w:val="5845607D"/>
    <w:rsid w:val="5847531E"/>
    <w:rsid w:val="58477836"/>
    <w:rsid w:val="5847C8D0"/>
    <w:rsid w:val="584934B4"/>
    <w:rsid w:val="5849DC7F"/>
    <w:rsid w:val="584BC342"/>
    <w:rsid w:val="585002A2"/>
    <w:rsid w:val="58508A1D"/>
    <w:rsid w:val="5851BAD2"/>
    <w:rsid w:val="58537C23"/>
    <w:rsid w:val="585431A5"/>
    <w:rsid w:val="5855B559"/>
    <w:rsid w:val="5855D3B1"/>
    <w:rsid w:val="5859DA10"/>
    <w:rsid w:val="585ADF75"/>
    <w:rsid w:val="585E2A3B"/>
    <w:rsid w:val="585F7282"/>
    <w:rsid w:val="58640D59"/>
    <w:rsid w:val="58652FF4"/>
    <w:rsid w:val="5867505D"/>
    <w:rsid w:val="5868551C"/>
    <w:rsid w:val="58693A80"/>
    <w:rsid w:val="586A8E18"/>
    <w:rsid w:val="586B083E"/>
    <w:rsid w:val="586D3307"/>
    <w:rsid w:val="586DE819"/>
    <w:rsid w:val="5870891D"/>
    <w:rsid w:val="58710032"/>
    <w:rsid w:val="58729945"/>
    <w:rsid w:val="5872D82C"/>
    <w:rsid w:val="5873844A"/>
    <w:rsid w:val="58764393"/>
    <w:rsid w:val="587685BE"/>
    <w:rsid w:val="5878C658"/>
    <w:rsid w:val="5879D546"/>
    <w:rsid w:val="5879DC9A"/>
    <w:rsid w:val="587A62D2"/>
    <w:rsid w:val="587AA2D1"/>
    <w:rsid w:val="587CC498"/>
    <w:rsid w:val="587E49E5"/>
    <w:rsid w:val="587EC482"/>
    <w:rsid w:val="587ECDA3"/>
    <w:rsid w:val="587ED557"/>
    <w:rsid w:val="587F5873"/>
    <w:rsid w:val="5880A418"/>
    <w:rsid w:val="58822B03"/>
    <w:rsid w:val="5882E64B"/>
    <w:rsid w:val="588530F3"/>
    <w:rsid w:val="5886328F"/>
    <w:rsid w:val="5889518E"/>
    <w:rsid w:val="5889C3B0"/>
    <w:rsid w:val="588A47CE"/>
    <w:rsid w:val="588BF5D6"/>
    <w:rsid w:val="588CB9BE"/>
    <w:rsid w:val="588EBEAA"/>
    <w:rsid w:val="5890233D"/>
    <w:rsid w:val="5893703C"/>
    <w:rsid w:val="589494DD"/>
    <w:rsid w:val="58952AA0"/>
    <w:rsid w:val="58966A61"/>
    <w:rsid w:val="589703C9"/>
    <w:rsid w:val="5899B23B"/>
    <w:rsid w:val="5899C4B9"/>
    <w:rsid w:val="589BFB41"/>
    <w:rsid w:val="589DF5EB"/>
    <w:rsid w:val="589E1BA1"/>
    <w:rsid w:val="58A03526"/>
    <w:rsid w:val="58A0898C"/>
    <w:rsid w:val="58A09C00"/>
    <w:rsid w:val="58A0D87D"/>
    <w:rsid w:val="58A1458E"/>
    <w:rsid w:val="58A1DA1F"/>
    <w:rsid w:val="58A49030"/>
    <w:rsid w:val="58A66D8E"/>
    <w:rsid w:val="58A72B9E"/>
    <w:rsid w:val="58A91AF4"/>
    <w:rsid w:val="58A983BB"/>
    <w:rsid w:val="58AA00B0"/>
    <w:rsid w:val="58AA9761"/>
    <w:rsid w:val="58AACE00"/>
    <w:rsid w:val="58AB4BD7"/>
    <w:rsid w:val="58AD816A"/>
    <w:rsid w:val="58AD81BF"/>
    <w:rsid w:val="58ADEC8D"/>
    <w:rsid w:val="58AE2C8D"/>
    <w:rsid w:val="58AEC531"/>
    <w:rsid w:val="58B35FD5"/>
    <w:rsid w:val="58B53BD1"/>
    <w:rsid w:val="58B5CCD8"/>
    <w:rsid w:val="58B9EBE0"/>
    <w:rsid w:val="58BA078A"/>
    <w:rsid w:val="58BB967A"/>
    <w:rsid w:val="58BB9EF9"/>
    <w:rsid w:val="58BBE053"/>
    <w:rsid w:val="58BC366D"/>
    <w:rsid w:val="58BD039E"/>
    <w:rsid w:val="58BD1584"/>
    <w:rsid w:val="58BD2689"/>
    <w:rsid w:val="58BEBED2"/>
    <w:rsid w:val="58BF1253"/>
    <w:rsid w:val="58BF6D31"/>
    <w:rsid w:val="58C1474C"/>
    <w:rsid w:val="58C1A042"/>
    <w:rsid w:val="58C2BE35"/>
    <w:rsid w:val="58C3EFBA"/>
    <w:rsid w:val="58C4A082"/>
    <w:rsid w:val="58C511B9"/>
    <w:rsid w:val="58C551F3"/>
    <w:rsid w:val="58C56ECD"/>
    <w:rsid w:val="58C5F301"/>
    <w:rsid w:val="58C76904"/>
    <w:rsid w:val="58C8C171"/>
    <w:rsid w:val="58CA2E60"/>
    <w:rsid w:val="58CA56A9"/>
    <w:rsid w:val="58CD473E"/>
    <w:rsid w:val="58CDB9CD"/>
    <w:rsid w:val="58CFFF34"/>
    <w:rsid w:val="58D02442"/>
    <w:rsid w:val="58D1EE33"/>
    <w:rsid w:val="58D2383F"/>
    <w:rsid w:val="58D2F4F0"/>
    <w:rsid w:val="58D4EF40"/>
    <w:rsid w:val="58D5876C"/>
    <w:rsid w:val="58D65E7D"/>
    <w:rsid w:val="58DA3C10"/>
    <w:rsid w:val="58DB1DC5"/>
    <w:rsid w:val="58DCCB40"/>
    <w:rsid w:val="58DD87CF"/>
    <w:rsid w:val="58DDFB22"/>
    <w:rsid w:val="58E25562"/>
    <w:rsid w:val="58E497AB"/>
    <w:rsid w:val="58E85DD2"/>
    <w:rsid w:val="58EA70D3"/>
    <w:rsid w:val="58EA853F"/>
    <w:rsid w:val="58EC304C"/>
    <w:rsid w:val="58ED1C1C"/>
    <w:rsid w:val="58EE610D"/>
    <w:rsid w:val="58F266B5"/>
    <w:rsid w:val="58F277AA"/>
    <w:rsid w:val="58F3E1B3"/>
    <w:rsid w:val="58F5B5C3"/>
    <w:rsid w:val="58F77200"/>
    <w:rsid w:val="58F80372"/>
    <w:rsid w:val="58F81211"/>
    <w:rsid w:val="58F8C90C"/>
    <w:rsid w:val="58F98FDB"/>
    <w:rsid w:val="58FC32AC"/>
    <w:rsid w:val="58FD9D5E"/>
    <w:rsid w:val="58FE385A"/>
    <w:rsid w:val="59008680"/>
    <w:rsid w:val="59009EFA"/>
    <w:rsid w:val="59029386"/>
    <w:rsid w:val="59043FE6"/>
    <w:rsid w:val="59051598"/>
    <w:rsid w:val="5905A258"/>
    <w:rsid w:val="59074C82"/>
    <w:rsid w:val="5907E96E"/>
    <w:rsid w:val="5907EDDE"/>
    <w:rsid w:val="5908AE04"/>
    <w:rsid w:val="590B853B"/>
    <w:rsid w:val="590C342B"/>
    <w:rsid w:val="590E163C"/>
    <w:rsid w:val="590EEF8D"/>
    <w:rsid w:val="5910AC92"/>
    <w:rsid w:val="591119FC"/>
    <w:rsid w:val="59121733"/>
    <w:rsid w:val="59130FFC"/>
    <w:rsid w:val="591312AE"/>
    <w:rsid w:val="59144FDF"/>
    <w:rsid w:val="5914A042"/>
    <w:rsid w:val="5917C690"/>
    <w:rsid w:val="59186BFD"/>
    <w:rsid w:val="5918E5A4"/>
    <w:rsid w:val="591BF055"/>
    <w:rsid w:val="591C05C1"/>
    <w:rsid w:val="591C55F7"/>
    <w:rsid w:val="591D4650"/>
    <w:rsid w:val="591EDE68"/>
    <w:rsid w:val="59213B54"/>
    <w:rsid w:val="5925A02A"/>
    <w:rsid w:val="5927EFDB"/>
    <w:rsid w:val="592871A4"/>
    <w:rsid w:val="5929AC93"/>
    <w:rsid w:val="592BB1FB"/>
    <w:rsid w:val="592D5BF5"/>
    <w:rsid w:val="592E5899"/>
    <w:rsid w:val="5930BA2B"/>
    <w:rsid w:val="59317809"/>
    <w:rsid w:val="5935C1C9"/>
    <w:rsid w:val="5935D3EA"/>
    <w:rsid w:val="5935F7B0"/>
    <w:rsid w:val="5936CD2D"/>
    <w:rsid w:val="5937AF36"/>
    <w:rsid w:val="5939625C"/>
    <w:rsid w:val="5939ECDD"/>
    <w:rsid w:val="5939FDDF"/>
    <w:rsid w:val="593A9304"/>
    <w:rsid w:val="593AD9FE"/>
    <w:rsid w:val="593D3E89"/>
    <w:rsid w:val="59409DBB"/>
    <w:rsid w:val="5940AC5D"/>
    <w:rsid w:val="5941C114"/>
    <w:rsid w:val="5941E313"/>
    <w:rsid w:val="59422350"/>
    <w:rsid w:val="5942BBA9"/>
    <w:rsid w:val="5942C1D7"/>
    <w:rsid w:val="594314FA"/>
    <w:rsid w:val="594413CA"/>
    <w:rsid w:val="5947006C"/>
    <w:rsid w:val="5947E37A"/>
    <w:rsid w:val="5948B814"/>
    <w:rsid w:val="594932E1"/>
    <w:rsid w:val="594944AF"/>
    <w:rsid w:val="594A96A3"/>
    <w:rsid w:val="594C140A"/>
    <w:rsid w:val="594D19ED"/>
    <w:rsid w:val="594E2CA4"/>
    <w:rsid w:val="594E816D"/>
    <w:rsid w:val="594EF80B"/>
    <w:rsid w:val="594F5375"/>
    <w:rsid w:val="594FB9C2"/>
    <w:rsid w:val="59519A16"/>
    <w:rsid w:val="5951A0A7"/>
    <w:rsid w:val="59541D7F"/>
    <w:rsid w:val="59546950"/>
    <w:rsid w:val="59554A28"/>
    <w:rsid w:val="595644D5"/>
    <w:rsid w:val="5956777F"/>
    <w:rsid w:val="5958AB1B"/>
    <w:rsid w:val="5959C7D0"/>
    <w:rsid w:val="595E8465"/>
    <w:rsid w:val="595EA822"/>
    <w:rsid w:val="59607D6E"/>
    <w:rsid w:val="5960A942"/>
    <w:rsid w:val="59619F3A"/>
    <w:rsid w:val="5965331A"/>
    <w:rsid w:val="59691D9A"/>
    <w:rsid w:val="596954A1"/>
    <w:rsid w:val="596B7260"/>
    <w:rsid w:val="596DA300"/>
    <w:rsid w:val="596E504F"/>
    <w:rsid w:val="596F8126"/>
    <w:rsid w:val="596F8B64"/>
    <w:rsid w:val="59705795"/>
    <w:rsid w:val="59708505"/>
    <w:rsid w:val="5970E4FD"/>
    <w:rsid w:val="59717C9D"/>
    <w:rsid w:val="597363B6"/>
    <w:rsid w:val="5974CAEA"/>
    <w:rsid w:val="5978AEEF"/>
    <w:rsid w:val="597A97AB"/>
    <w:rsid w:val="597D5130"/>
    <w:rsid w:val="597D8F9F"/>
    <w:rsid w:val="597D99E2"/>
    <w:rsid w:val="5980BA35"/>
    <w:rsid w:val="59812FC7"/>
    <w:rsid w:val="598214FF"/>
    <w:rsid w:val="59829807"/>
    <w:rsid w:val="5982A1D0"/>
    <w:rsid w:val="5983315A"/>
    <w:rsid w:val="59853065"/>
    <w:rsid w:val="5985A1A0"/>
    <w:rsid w:val="5986E0EC"/>
    <w:rsid w:val="59875D94"/>
    <w:rsid w:val="5987690A"/>
    <w:rsid w:val="5987F1D0"/>
    <w:rsid w:val="5988053D"/>
    <w:rsid w:val="59880869"/>
    <w:rsid w:val="59884E29"/>
    <w:rsid w:val="598922EB"/>
    <w:rsid w:val="598A088A"/>
    <w:rsid w:val="598A85BF"/>
    <w:rsid w:val="598AC828"/>
    <w:rsid w:val="598B6747"/>
    <w:rsid w:val="598C9B24"/>
    <w:rsid w:val="598CD711"/>
    <w:rsid w:val="598EEAF7"/>
    <w:rsid w:val="5990E8EC"/>
    <w:rsid w:val="59927CB9"/>
    <w:rsid w:val="59933C4B"/>
    <w:rsid w:val="5994B9B6"/>
    <w:rsid w:val="59959EDF"/>
    <w:rsid w:val="59993248"/>
    <w:rsid w:val="599B574A"/>
    <w:rsid w:val="599B6C0F"/>
    <w:rsid w:val="599B9717"/>
    <w:rsid w:val="599BDD79"/>
    <w:rsid w:val="599C7848"/>
    <w:rsid w:val="599DDCDE"/>
    <w:rsid w:val="599DFF6E"/>
    <w:rsid w:val="59A1BC98"/>
    <w:rsid w:val="59A207E9"/>
    <w:rsid w:val="59A2E897"/>
    <w:rsid w:val="59A595CF"/>
    <w:rsid w:val="59A6B638"/>
    <w:rsid w:val="59A74FAF"/>
    <w:rsid w:val="59A8C0ED"/>
    <w:rsid w:val="59A9B615"/>
    <w:rsid w:val="59A9F3E5"/>
    <w:rsid w:val="59AA7469"/>
    <w:rsid w:val="59AAC6C6"/>
    <w:rsid w:val="59ABFAA2"/>
    <w:rsid w:val="59AE2DA0"/>
    <w:rsid w:val="59AE7D1D"/>
    <w:rsid w:val="59AF0F47"/>
    <w:rsid w:val="59B027F2"/>
    <w:rsid w:val="59B02835"/>
    <w:rsid w:val="59B27FA3"/>
    <w:rsid w:val="59B4CCFB"/>
    <w:rsid w:val="59B6E0F7"/>
    <w:rsid w:val="59B7966A"/>
    <w:rsid w:val="59B79E9A"/>
    <w:rsid w:val="59B88D1B"/>
    <w:rsid w:val="59B975F0"/>
    <w:rsid w:val="59BCC5F2"/>
    <w:rsid w:val="59BE80CD"/>
    <w:rsid w:val="59BF0480"/>
    <w:rsid w:val="59BF98C3"/>
    <w:rsid w:val="59BFABE5"/>
    <w:rsid w:val="59C01DD3"/>
    <w:rsid w:val="59C1A9B3"/>
    <w:rsid w:val="59C31AE0"/>
    <w:rsid w:val="59C3D2FB"/>
    <w:rsid w:val="59C5502D"/>
    <w:rsid w:val="59C6D510"/>
    <w:rsid w:val="59C70C05"/>
    <w:rsid w:val="59C834FB"/>
    <w:rsid w:val="59C8EF83"/>
    <w:rsid w:val="59C9A473"/>
    <w:rsid w:val="59C9F9B6"/>
    <w:rsid w:val="59CA1DD2"/>
    <w:rsid w:val="59CB2A3A"/>
    <w:rsid w:val="59CB62AE"/>
    <w:rsid w:val="59CDA590"/>
    <w:rsid w:val="59CEA4FF"/>
    <w:rsid w:val="59CFFE7C"/>
    <w:rsid w:val="59D2D4CB"/>
    <w:rsid w:val="59D44F9B"/>
    <w:rsid w:val="59D612D5"/>
    <w:rsid w:val="59D70F68"/>
    <w:rsid w:val="59D7E0C9"/>
    <w:rsid w:val="59D94DB8"/>
    <w:rsid w:val="59DB4615"/>
    <w:rsid w:val="59DB5CD7"/>
    <w:rsid w:val="59DD3FA1"/>
    <w:rsid w:val="59DD5E91"/>
    <w:rsid w:val="59DDD461"/>
    <w:rsid w:val="59DE788D"/>
    <w:rsid w:val="59DF0983"/>
    <w:rsid w:val="59E19A6A"/>
    <w:rsid w:val="59E20B4D"/>
    <w:rsid w:val="59E223F6"/>
    <w:rsid w:val="59E25BCD"/>
    <w:rsid w:val="59E27F0E"/>
    <w:rsid w:val="59E77E38"/>
    <w:rsid w:val="59E9C86A"/>
    <w:rsid w:val="59EBA29C"/>
    <w:rsid w:val="59EC4F25"/>
    <w:rsid w:val="59EE0140"/>
    <w:rsid w:val="59EE809F"/>
    <w:rsid w:val="59EECE50"/>
    <w:rsid w:val="59F13BD8"/>
    <w:rsid w:val="59F29756"/>
    <w:rsid w:val="59F2DACB"/>
    <w:rsid w:val="59F2FD5E"/>
    <w:rsid w:val="59F6B9CF"/>
    <w:rsid w:val="59F6C3DB"/>
    <w:rsid w:val="59F7AB25"/>
    <w:rsid w:val="59FBA500"/>
    <w:rsid w:val="59FCDF2B"/>
    <w:rsid w:val="59FF0C4E"/>
    <w:rsid w:val="59FF3754"/>
    <w:rsid w:val="59FF5334"/>
    <w:rsid w:val="5A01FA92"/>
    <w:rsid w:val="5A025316"/>
    <w:rsid w:val="5A02926E"/>
    <w:rsid w:val="5A03A2E6"/>
    <w:rsid w:val="5A03B513"/>
    <w:rsid w:val="5A04DCEA"/>
    <w:rsid w:val="5A0619CE"/>
    <w:rsid w:val="5A07A1DD"/>
    <w:rsid w:val="5A09E86D"/>
    <w:rsid w:val="5A09F03B"/>
    <w:rsid w:val="5A0B5AC9"/>
    <w:rsid w:val="5A0BEE45"/>
    <w:rsid w:val="5A0E095A"/>
    <w:rsid w:val="5A0F740A"/>
    <w:rsid w:val="5A103981"/>
    <w:rsid w:val="5A1374E9"/>
    <w:rsid w:val="5A15FE8B"/>
    <w:rsid w:val="5A16FD91"/>
    <w:rsid w:val="5A17B1F9"/>
    <w:rsid w:val="5A17FA70"/>
    <w:rsid w:val="5A1925DA"/>
    <w:rsid w:val="5A19F5F8"/>
    <w:rsid w:val="5A1E16DB"/>
    <w:rsid w:val="5A1EED82"/>
    <w:rsid w:val="5A21F6CE"/>
    <w:rsid w:val="5A2242F9"/>
    <w:rsid w:val="5A22B4E4"/>
    <w:rsid w:val="5A23239F"/>
    <w:rsid w:val="5A2453C4"/>
    <w:rsid w:val="5A257956"/>
    <w:rsid w:val="5A271EAC"/>
    <w:rsid w:val="5A29B139"/>
    <w:rsid w:val="5A29BF32"/>
    <w:rsid w:val="5A2A0DD0"/>
    <w:rsid w:val="5A2A8161"/>
    <w:rsid w:val="5A2BCDA7"/>
    <w:rsid w:val="5A2BFAB1"/>
    <w:rsid w:val="5A2C74EA"/>
    <w:rsid w:val="5A2EAE42"/>
    <w:rsid w:val="5A30410B"/>
    <w:rsid w:val="5A316B52"/>
    <w:rsid w:val="5A333F04"/>
    <w:rsid w:val="5A335E61"/>
    <w:rsid w:val="5A35DC20"/>
    <w:rsid w:val="5A36D97F"/>
    <w:rsid w:val="5A370414"/>
    <w:rsid w:val="5A388789"/>
    <w:rsid w:val="5A3A618A"/>
    <w:rsid w:val="5A3C334E"/>
    <w:rsid w:val="5A3C61B9"/>
    <w:rsid w:val="5A3D5F10"/>
    <w:rsid w:val="5A3D8D3D"/>
    <w:rsid w:val="5A3E0E71"/>
    <w:rsid w:val="5A3FC626"/>
    <w:rsid w:val="5A40F923"/>
    <w:rsid w:val="5A41496E"/>
    <w:rsid w:val="5A41E80F"/>
    <w:rsid w:val="5A429EF1"/>
    <w:rsid w:val="5A436090"/>
    <w:rsid w:val="5A4365C2"/>
    <w:rsid w:val="5A441A26"/>
    <w:rsid w:val="5A446387"/>
    <w:rsid w:val="5A477118"/>
    <w:rsid w:val="5A4973B4"/>
    <w:rsid w:val="5A49780F"/>
    <w:rsid w:val="5A49A89D"/>
    <w:rsid w:val="5A49C216"/>
    <w:rsid w:val="5A4A032D"/>
    <w:rsid w:val="5A4AD317"/>
    <w:rsid w:val="5A4B4A59"/>
    <w:rsid w:val="5A4CF728"/>
    <w:rsid w:val="5A4D3284"/>
    <w:rsid w:val="5A4E6B61"/>
    <w:rsid w:val="5A5020D6"/>
    <w:rsid w:val="5A51680B"/>
    <w:rsid w:val="5A51A759"/>
    <w:rsid w:val="5A5346C0"/>
    <w:rsid w:val="5A559771"/>
    <w:rsid w:val="5A561974"/>
    <w:rsid w:val="5A5627AA"/>
    <w:rsid w:val="5A568CE1"/>
    <w:rsid w:val="5A56AE91"/>
    <w:rsid w:val="5A56EDD3"/>
    <w:rsid w:val="5A580875"/>
    <w:rsid w:val="5A5879A9"/>
    <w:rsid w:val="5A58D26D"/>
    <w:rsid w:val="5A5A77CB"/>
    <w:rsid w:val="5A5C967F"/>
    <w:rsid w:val="5A5E7912"/>
    <w:rsid w:val="5A6058F8"/>
    <w:rsid w:val="5A62AD1D"/>
    <w:rsid w:val="5A66B35D"/>
    <w:rsid w:val="5A66EB80"/>
    <w:rsid w:val="5A675AC0"/>
    <w:rsid w:val="5A68ED47"/>
    <w:rsid w:val="5A68F2E3"/>
    <w:rsid w:val="5A694978"/>
    <w:rsid w:val="5A6AE247"/>
    <w:rsid w:val="5A6B33A3"/>
    <w:rsid w:val="5A6CDDE9"/>
    <w:rsid w:val="5A6E1CDC"/>
    <w:rsid w:val="5A6F807D"/>
    <w:rsid w:val="5A706656"/>
    <w:rsid w:val="5A718925"/>
    <w:rsid w:val="5A74D1A8"/>
    <w:rsid w:val="5A7542C1"/>
    <w:rsid w:val="5A769B3A"/>
    <w:rsid w:val="5A76B920"/>
    <w:rsid w:val="5A782558"/>
    <w:rsid w:val="5A7C3E1B"/>
    <w:rsid w:val="5A7C5539"/>
    <w:rsid w:val="5A7D45CE"/>
    <w:rsid w:val="5A7D7612"/>
    <w:rsid w:val="5A7E1B30"/>
    <w:rsid w:val="5A7EF192"/>
    <w:rsid w:val="5A7EF9AA"/>
    <w:rsid w:val="5A7F13FD"/>
    <w:rsid w:val="5A80732C"/>
    <w:rsid w:val="5A828BDE"/>
    <w:rsid w:val="5A829A39"/>
    <w:rsid w:val="5A836D9B"/>
    <w:rsid w:val="5A866962"/>
    <w:rsid w:val="5A868717"/>
    <w:rsid w:val="5A86C7CB"/>
    <w:rsid w:val="5A883A7A"/>
    <w:rsid w:val="5A885F6A"/>
    <w:rsid w:val="5A8DBAB8"/>
    <w:rsid w:val="5A8DD52A"/>
    <w:rsid w:val="5A924371"/>
    <w:rsid w:val="5A94FEA7"/>
    <w:rsid w:val="5A95C320"/>
    <w:rsid w:val="5A95FC33"/>
    <w:rsid w:val="5A96B665"/>
    <w:rsid w:val="5A98993C"/>
    <w:rsid w:val="5A995495"/>
    <w:rsid w:val="5A99ACE1"/>
    <w:rsid w:val="5A9B63E6"/>
    <w:rsid w:val="5A9C0748"/>
    <w:rsid w:val="5A9EA154"/>
    <w:rsid w:val="5AA098F2"/>
    <w:rsid w:val="5AA1B426"/>
    <w:rsid w:val="5AA1CA45"/>
    <w:rsid w:val="5AA1E20D"/>
    <w:rsid w:val="5AA2ABDB"/>
    <w:rsid w:val="5AA3674F"/>
    <w:rsid w:val="5AA7363A"/>
    <w:rsid w:val="5AA998A0"/>
    <w:rsid w:val="5AAA776D"/>
    <w:rsid w:val="5AAC9368"/>
    <w:rsid w:val="5AACF3DE"/>
    <w:rsid w:val="5AADAA97"/>
    <w:rsid w:val="5AB18E8F"/>
    <w:rsid w:val="5AB380D7"/>
    <w:rsid w:val="5AB3CA9C"/>
    <w:rsid w:val="5AB56AF2"/>
    <w:rsid w:val="5AB57C3A"/>
    <w:rsid w:val="5AB66FF7"/>
    <w:rsid w:val="5AB67030"/>
    <w:rsid w:val="5AB68B45"/>
    <w:rsid w:val="5AB70E8C"/>
    <w:rsid w:val="5AB72978"/>
    <w:rsid w:val="5AB92CA4"/>
    <w:rsid w:val="5ABBF3D6"/>
    <w:rsid w:val="5ABCB1C5"/>
    <w:rsid w:val="5ABEA72F"/>
    <w:rsid w:val="5ABEFD29"/>
    <w:rsid w:val="5ABF0E0E"/>
    <w:rsid w:val="5AC09E66"/>
    <w:rsid w:val="5AC1A75E"/>
    <w:rsid w:val="5AC3003B"/>
    <w:rsid w:val="5AC308AE"/>
    <w:rsid w:val="5AC43614"/>
    <w:rsid w:val="5AC45603"/>
    <w:rsid w:val="5AC5DBB2"/>
    <w:rsid w:val="5AC5E59F"/>
    <w:rsid w:val="5AC60682"/>
    <w:rsid w:val="5AC83EAE"/>
    <w:rsid w:val="5AC9523A"/>
    <w:rsid w:val="5ACA5C19"/>
    <w:rsid w:val="5ACCAF86"/>
    <w:rsid w:val="5ACE5AF4"/>
    <w:rsid w:val="5AD1E939"/>
    <w:rsid w:val="5AD30104"/>
    <w:rsid w:val="5AD54133"/>
    <w:rsid w:val="5AD66536"/>
    <w:rsid w:val="5AD86452"/>
    <w:rsid w:val="5AD98ED2"/>
    <w:rsid w:val="5ADA6D32"/>
    <w:rsid w:val="5ADD9175"/>
    <w:rsid w:val="5AE1DB2D"/>
    <w:rsid w:val="5AE1F27A"/>
    <w:rsid w:val="5AE1F390"/>
    <w:rsid w:val="5AE6D2A9"/>
    <w:rsid w:val="5AE72D8A"/>
    <w:rsid w:val="5AE76595"/>
    <w:rsid w:val="5AE94972"/>
    <w:rsid w:val="5AEC762E"/>
    <w:rsid w:val="5AEE9D39"/>
    <w:rsid w:val="5AEEBC4F"/>
    <w:rsid w:val="5AEF5AC7"/>
    <w:rsid w:val="5AF1C636"/>
    <w:rsid w:val="5AF33C8A"/>
    <w:rsid w:val="5AF393DF"/>
    <w:rsid w:val="5AF5CA58"/>
    <w:rsid w:val="5AFA426C"/>
    <w:rsid w:val="5AFA4783"/>
    <w:rsid w:val="5AFB5138"/>
    <w:rsid w:val="5AFB8914"/>
    <w:rsid w:val="5AFCA310"/>
    <w:rsid w:val="5AFF5BE6"/>
    <w:rsid w:val="5AFF890D"/>
    <w:rsid w:val="5AFFD098"/>
    <w:rsid w:val="5B018203"/>
    <w:rsid w:val="5B0292CB"/>
    <w:rsid w:val="5B03FCA7"/>
    <w:rsid w:val="5B0474DC"/>
    <w:rsid w:val="5B059479"/>
    <w:rsid w:val="5B0787BA"/>
    <w:rsid w:val="5B084AF4"/>
    <w:rsid w:val="5B0B32EF"/>
    <w:rsid w:val="5B0BFA96"/>
    <w:rsid w:val="5B0CDA54"/>
    <w:rsid w:val="5B0D4FFB"/>
    <w:rsid w:val="5B0F45C3"/>
    <w:rsid w:val="5B0F7D3C"/>
    <w:rsid w:val="5B13A27B"/>
    <w:rsid w:val="5B13B7BE"/>
    <w:rsid w:val="5B14023F"/>
    <w:rsid w:val="5B17769C"/>
    <w:rsid w:val="5B17E948"/>
    <w:rsid w:val="5B18717A"/>
    <w:rsid w:val="5B189858"/>
    <w:rsid w:val="5B18CBEC"/>
    <w:rsid w:val="5B18F37A"/>
    <w:rsid w:val="5B199AA2"/>
    <w:rsid w:val="5B1AD847"/>
    <w:rsid w:val="5B1B0262"/>
    <w:rsid w:val="5B1C4A33"/>
    <w:rsid w:val="5B1DA0CE"/>
    <w:rsid w:val="5B1E6E33"/>
    <w:rsid w:val="5B1E962E"/>
    <w:rsid w:val="5B1ED305"/>
    <w:rsid w:val="5B1F5CFA"/>
    <w:rsid w:val="5B1FBA70"/>
    <w:rsid w:val="5B1FD195"/>
    <w:rsid w:val="5B208599"/>
    <w:rsid w:val="5B20F76A"/>
    <w:rsid w:val="5B224B5E"/>
    <w:rsid w:val="5B225319"/>
    <w:rsid w:val="5B227A3E"/>
    <w:rsid w:val="5B25190D"/>
    <w:rsid w:val="5B2525F6"/>
    <w:rsid w:val="5B26DEC5"/>
    <w:rsid w:val="5B295CC6"/>
    <w:rsid w:val="5B297345"/>
    <w:rsid w:val="5B29EE94"/>
    <w:rsid w:val="5B2C6D9E"/>
    <w:rsid w:val="5B2CE1F2"/>
    <w:rsid w:val="5B2DB773"/>
    <w:rsid w:val="5B2E3C9E"/>
    <w:rsid w:val="5B2EB33D"/>
    <w:rsid w:val="5B2EED2E"/>
    <w:rsid w:val="5B2F1C2A"/>
    <w:rsid w:val="5B2F7507"/>
    <w:rsid w:val="5B30556E"/>
    <w:rsid w:val="5B30B47A"/>
    <w:rsid w:val="5B32DB11"/>
    <w:rsid w:val="5B32FD3A"/>
    <w:rsid w:val="5B3385BF"/>
    <w:rsid w:val="5B352BDD"/>
    <w:rsid w:val="5B37ABCF"/>
    <w:rsid w:val="5B380B9D"/>
    <w:rsid w:val="5B383CED"/>
    <w:rsid w:val="5B3A8B91"/>
    <w:rsid w:val="5B3AC481"/>
    <w:rsid w:val="5B3B1A7F"/>
    <w:rsid w:val="5B3B4345"/>
    <w:rsid w:val="5B3C76D0"/>
    <w:rsid w:val="5B3D0D07"/>
    <w:rsid w:val="5B3E8EF9"/>
    <w:rsid w:val="5B40FCD4"/>
    <w:rsid w:val="5B415488"/>
    <w:rsid w:val="5B41FAE2"/>
    <w:rsid w:val="5B4277E8"/>
    <w:rsid w:val="5B43D7D1"/>
    <w:rsid w:val="5B43F7C5"/>
    <w:rsid w:val="5B4408FA"/>
    <w:rsid w:val="5B47306B"/>
    <w:rsid w:val="5B474D72"/>
    <w:rsid w:val="5B49DF8F"/>
    <w:rsid w:val="5B4A357B"/>
    <w:rsid w:val="5B4AF341"/>
    <w:rsid w:val="5B4B0055"/>
    <w:rsid w:val="5B4BFE5A"/>
    <w:rsid w:val="5B4E1CBE"/>
    <w:rsid w:val="5B4EA202"/>
    <w:rsid w:val="5B4FE553"/>
    <w:rsid w:val="5B502C6F"/>
    <w:rsid w:val="5B505165"/>
    <w:rsid w:val="5B512695"/>
    <w:rsid w:val="5B5226E2"/>
    <w:rsid w:val="5B52CDE1"/>
    <w:rsid w:val="5B53E62F"/>
    <w:rsid w:val="5B54078B"/>
    <w:rsid w:val="5B54DFFD"/>
    <w:rsid w:val="5B55F6B2"/>
    <w:rsid w:val="5B564327"/>
    <w:rsid w:val="5B56C5B7"/>
    <w:rsid w:val="5B56C707"/>
    <w:rsid w:val="5B56DC5B"/>
    <w:rsid w:val="5B59257A"/>
    <w:rsid w:val="5B5B21CD"/>
    <w:rsid w:val="5B5CB6B5"/>
    <w:rsid w:val="5B5D037F"/>
    <w:rsid w:val="5B5DF619"/>
    <w:rsid w:val="5B5E21DA"/>
    <w:rsid w:val="5B5E8578"/>
    <w:rsid w:val="5B6234B0"/>
    <w:rsid w:val="5B6434C1"/>
    <w:rsid w:val="5B64D627"/>
    <w:rsid w:val="5B6803D2"/>
    <w:rsid w:val="5B68E5C2"/>
    <w:rsid w:val="5B6B2606"/>
    <w:rsid w:val="5B6CA284"/>
    <w:rsid w:val="5B6D2C8F"/>
    <w:rsid w:val="5B6E293A"/>
    <w:rsid w:val="5B6FD191"/>
    <w:rsid w:val="5B71E2D5"/>
    <w:rsid w:val="5B71EAFD"/>
    <w:rsid w:val="5B72C8E9"/>
    <w:rsid w:val="5B734C1C"/>
    <w:rsid w:val="5B74F292"/>
    <w:rsid w:val="5B76D48A"/>
    <w:rsid w:val="5B793FED"/>
    <w:rsid w:val="5B7A23C1"/>
    <w:rsid w:val="5B7C1181"/>
    <w:rsid w:val="5B7CB88B"/>
    <w:rsid w:val="5B7E9935"/>
    <w:rsid w:val="5B7EF149"/>
    <w:rsid w:val="5B819209"/>
    <w:rsid w:val="5B83F93F"/>
    <w:rsid w:val="5B84126E"/>
    <w:rsid w:val="5B84A248"/>
    <w:rsid w:val="5B870392"/>
    <w:rsid w:val="5B873CFB"/>
    <w:rsid w:val="5B87E5E2"/>
    <w:rsid w:val="5B8AEFDA"/>
    <w:rsid w:val="5B8C469C"/>
    <w:rsid w:val="5B8D98DE"/>
    <w:rsid w:val="5B905BDB"/>
    <w:rsid w:val="5B941BCA"/>
    <w:rsid w:val="5B949C1C"/>
    <w:rsid w:val="5B94DE90"/>
    <w:rsid w:val="5B953C9C"/>
    <w:rsid w:val="5B97B35B"/>
    <w:rsid w:val="5B9809F9"/>
    <w:rsid w:val="5B988FFC"/>
    <w:rsid w:val="5B98C0DB"/>
    <w:rsid w:val="5B9950E9"/>
    <w:rsid w:val="5B9970D8"/>
    <w:rsid w:val="5B9A93B7"/>
    <w:rsid w:val="5B9C1250"/>
    <w:rsid w:val="5B9C3771"/>
    <w:rsid w:val="5B9F24D3"/>
    <w:rsid w:val="5BA1CF48"/>
    <w:rsid w:val="5BA20453"/>
    <w:rsid w:val="5BA32DBE"/>
    <w:rsid w:val="5BA5C9EA"/>
    <w:rsid w:val="5BA62A12"/>
    <w:rsid w:val="5BA64B5A"/>
    <w:rsid w:val="5BA73119"/>
    <w:rsid w:val="5BA742E9"/>
    <w:rsid w:val="5BA85A56"/>
    <w:rsid w:val="5BA865EF"/>
    <w:rsid w:val="5BAAB26F"/>
    <w:rsid w:val="5BAB2877"/>
    <w:rsid w:val="5BAE6DE4"/>
    <w:rsid w:val="5BAF6AD8"/>
    <w:rsid w:val="5BB080AD"/>
    <w:rsid w:val="5BB120A4"/>
    <w:rsid w:val="5BB24B72"/>
    <w:rsid w:val="5BB2A01E"/>
    <w:rsid w:val="5BB4A5AC"/>
    <w:rsid w:val="5BB8A57E"/>
    <w:rsid w:val="5BB8E8F3"/>
    <w:rsid w:val="5BBA96D6"/>
    <w:rsid w:val="5BBBBAC6"/>
    <w:rsid w:val="5BBC9FEC"/>
    <w:rsid w:val="5BBDEB27"/>
    <w:rsid w:val="5BC0F13E"/>
    <w:rsid w:val="5BC19C30"/>
    <w:rsid w:val="5BC2A340"/>
    <w:rsid w:val="5BC5771B"/>
    <w:rsid w:val="5BC64B44"/>
    <w:rsid w:val="5BC71D91"/>
    <w:rsid w:val="5BC79A9F"/>
    <w:rsid w:val="5BC7BC83"/>
    <w:rsid w:val="5BC7EEF7"/>
    <w:rsid w:val="5BC9F714"/>
    <w:rsid w:val="5BCAD9AD"/>
    <w:rsid w:val="5BCC8A57"/>
    <w:rsid w:val="5BCC9FC0"/>
    <w:rsid w:val="5BCDE16E"/>
    <w:rsid w:val="5BD123E3"/>
    <w:rsid w:val="5BD163FB"/>
    <w:rsid w:val="5BD1DEB7"/>
    <w:rsid w:val="5BD2A7F3"/>
    <w:rsid w:val="5BD4FB70"/>
    <w:rsid w:val="5BD63AD7"/>
    <w:rsid w:val="5BD7B5D7"/>
    <w:rsid w:val="5BD7DC57"/>
    <w:rsid w:val="5BD871DC"/>
    <w:rsid w:val="5BDA58BD"/>
    <w:rsid w:val="5BDAC21F"/>
    <w:rsid w:val="5BDB9E08"/>
    <w:rsid w:val="5BDBED9B"/>
    <w:rsid w:val="5BDC4686"/>
    <w:rsid w:val="5BDF6BB4"/>
    <w:rsid w:val="5BE1F6CC"/>
    <w:rsid w:val="5BE2D241"/>
    <w:rsid w:val="5BE3B69C"/>
    <w:rsid w:val="5BE5087C"/>
    <w:rsid w:val="5BE5E1F2"/>
    <w:rsid w:val="5BE896F7"/>
    <w:rsid w:val="5BE9F0A6"/>
    <w:rsid w:val="5BEA08DF"/>
    <w:rsid w:val="5BEABCA8"/>
    <w:rsid w:val="5BEB1AE6"/>
    <w:rsid w:val="5BEF6DA9"/>
    <w:rsid w:val="5BF1C36C"/>
    <w:rsid w:val="5BF33AC1"/>
    <w:rsid w:val="5BF513D7"/>
    <w:rsid w:val="5BF5784E"/>
    <w:rsid w:val="5BF634EA"/>
    <w:rsid w:val="5BFA45B8"/>
    <w:rsid w:val="5BFACDD2"/>
    <w:rsid w:val="5BFB975E"/>
    <w:rsid w:val="5BFC954F"/>
    <w:rsid w:val="5BFCDBF4"/>
    <w:rsid w:val="5BFDBFCF"/>
    <w:rsid w:val="5BFEDDDF"/>
    <w:rsid w:val="5BFF1928"/>
    <w:rsid w:val="5BFF6BA2"/>
    <w:rsid w:val="5C012666"/>
    <w:rsid w:val="5C01565F"/>
    <w:rsid w:val="5C01D54D"/>
    <w:rsid w:val="5C03EB61"/>
    <w:rsid w:val="5C065C49"/>
    <w:rsid w:val="5C088B40"/>
    <w:rsid w:val="5C08C08B"/>
    <w:rsid w:val="5C0996DC"/>
    <w:rsid w:val="5C0A0D17"/>
    <w:rsid w:val="5C0A888F"/>
    <w:rsid w:val="5C0AE034"/>
    <w:rsid w:val="5C0B63F0"/>
    <w:rsid w:val="5C0D292A"/>
    <w:rsid w:val="5C0D9546"/>
    <w:rsid w:val="5C0DBDB5"/>
    <w:rsid w:val="5C0DD68E"/>
    <w:rsid w:val="5C0EF73F"/>
    <w:rsid w:val="5C0F7108"/>
    <w:rsid w:val="5C11D87B"/>
    <w:rsid w:val="5C131593"/>
    <w:rsid w:val="5C15AE6C"/>
    <w:rsid w:val="5C177FBE"/>
    <w:rsid w:val="5C1894FB"/>
    <w:rsid w:val="5C18E35B"/>
    <w:rsid w:val="5C194B5A"/>
    <w:rsid w:val="5C1969D3"/>
    <w:rsid w:val="5C198FAE"/>
    <w:rsid w:val="5C19D098"/>
    <w:rsid w:val="5C1AB47B"/>
    <w:rsid w:val="5C1D0D2D"/>
    <w:rsid w:val="5C1F749A"/>
    <w:rsid w:val="5C1FE7F8"/>
    <w:rsid w:val="5C236406"/>
    <w:rsid w:val="5C23A7E2"/>
    <w:rsid w:val="5C25C247"/>
    <w:rsid w:val="5C2C32C4"/>
    <w:rsid w:val="5C2C3582"/>
    <w:rsid w:val="5C2CCA77"/>
    <w:rsid w:val="5C2D49E3"/>
    <w:rsid w:val="5C2E95DD"/>
    <w:rsid w:val="5C2EF6BC"/>
    <w:rsid w:val="5C2F3F4B"/>
    <w:rsid w:val="5C30D468"/>
    <w:rsid w:val="5C33803E"/>
    <w:rsid w:val="5C34A1E8"/>
    <w:rsid w:val="5C381A7B"/>
    <w:rsid w:val="5C38AA54"/>
    <w:rsid w:val="5C38F681"/>
    <w:rsid w:val="5C39B1E9"/>
    <w:rsid w:val="5C3A1C3F"/>
    <w:rsid w:val="5C3ACBF8"/>
    <w:rsid w:val="5C3B65D4"/>
    <w:rsid w:val="5C3C98CE"/>
    <w:rsid w:val="5C3DC3D4"/>
    <w:rsid w:val="5C3E6549"/>
    <w:rsid w:val="5C3FF338"/>
    <w:rsid w:val="5C400225"/>
    <w:rsid w:val="5C416448"/>
    <w:rsid w:val="5C418CE1"/>
    <w:rsid w:val="5C4200D5"/>
    <w:rsid w:val="5C42624A"/>
    <w:rsid w:val="5C433DA2"/>
    <w:rsid w:val="5C4389E7"/>
    <w:rsid w:val="5C44158E"/>
    <w:rsid w:val="5C4552F9"/>
    <w:rsid w:val="5C45EE5E"/>
    <w:rsid w:val="5C460D93"/>
    <w:rsid w:val="5C464F5D"/>
    <w:rsid w:val="5C46803F"/>
    <w:rsid w:val="5C4769C8"/>
    <w:rsid w:val="5C49B4AD"/>
    <w:rsid w:val="5C49CC69"/>
    <w:rsid w:val="5C4B6EED"/>
    <w:rsid w:val="5C4CCAE6"/>
    <w:rsid w:val="5C4E09FF"/>
    <w:rsid w:val="5C51B732"/>
    <w:rsid w:val="5C54CA0F"/>
    <w:rsid w:val="5C55296A"/>
    <w:rsid w:val="5C553472"/>
    <w:rsid w:val="5C560E55"/>
    <w:rsid w:val="5C568B58"/>
    <w:rsid w:val="5C56A95C"/>
    <w:rsid w:val="5C5844DE"/>
    <w:rsid w:val="5C58DE68"/>
    <w:rsid w:val="5C598BD6"/>
    <w:rsid w:val="5C5AEAFF"/>
    <w:rsid w:val="5C5DD24F"/>
    <w:rsid w:val="5C5E97D0"/>
    <w:rsid w:val="5C5ECC5E"/>
    <w:rsid w:val="5C5F20C6"/>
    <w:rsid w:val="5C60A54D"/>
    <w:rsid w:val="5C61E1BF"/>
    <w:rsid w:val="5C61F401"/>
    <w:rsid w:val="5C6246B4"/>
    <w:rsid w:val="5C629F0E"/>
    <w:rsid w:val="5C62B31D"/>
    <w:rsid w:val="5C63740A"/>
    <w:rsid w:val="5C63E63F"/>
    <w:rsid w:val="5C67060F"/>
    <w:rsid w:val="5C6868E1"/>
    <w:rsid w:val="5C688B07"/>
    <w:rsid w:val="5C69308B"/>
    <w:rsid w:val="5C6B8A59"/>
    <w:rsid w:val="5C6B8DDF"/>
    <w:rsid w:val="5C6D2BDD"/>
    <w:rsid w:val="5C6DA28F"/>
    <w:rsid w:val="5C6E4617"/>
    <w:rsid w:val="5C70A8E3"/>
    <w:rsid w:val="5C724CB7"/>
    <w:rsid w:val="5C73F8AF"/>
    <w:rsid w:val="5C74369B"/>
    <w:rsid w:val="5C766046"/>
    <w:rsid w:val="5C76CAA4"/>
    <w:rsid w:val="5C771F0A"/>
    <w:rsid w:val="5C782A0D"/>
    <w:rsid w:val="5C788CEA"/>
    <w:rsid w:val="5C793599"/>
    <w:rsid w:val="5C7AC868"/>
    <w:rsid w:val="5C7ADF1F"/>
    <w:rsid w:val="5C7B1C22"/>
    <w:rsid w:val="5C7C3F6B"/>
    <w:rsid w:val="5C80A757"/>
    <w:rsid w:val="5C853259"/>
    <w:rsid w:val="5C85ACA6"/>
    <w:rsid w:val="5C875E31"/>
    <w:rsid w:val="5C8808C1"/>
    <w:rsid w:val="5C88776E"/>
    <w:rsid w:val="5C88B3D0"/>
    <w:rsid w:val="5C89473F"/>
    <w:rsid w:val="5C896AF3"/>
    <w:rsid w:val="5C8A8004"/>
    <w:rsid w:val="5C8CB82F"/>
    <w:rsid w:val="5C8D0169"/>
    <w:rsid w:val="5C8DD8B4"/>
    <w:rsid w:val="5C92F3A7"/>
    <w:rsid w:val="5C949CE6"/>
    <w:rsid w:val="5C950A20"/>
    <w:rsid w:val="5C9AC6BB"/>
    <w:rsid w:val="5C9B0CA7"/>
    <w:rsid w:val="5C9B9CAF"/>
    <w:rsid w:val="5C9D4893"/>
    <w:rsid w:val="5C9FA71E"/>
    <w:rsid w:val="5CA2C7D3"/>
    <w:rsid w:val="5CA3464D"/>
    <w:rsid w:val="5CA81016"/>
    <w:rsid w:val="5CA90CCF"/>
    <w:rsid w:val="5CA9EE98"/>
    <w:rsid w:val="5CAA07E7"/>
    <w:rsid w:val="5CAC98D5"/>
    <w:rsid w:val="5CAE851A"/>
    <w:rsid w:val="5CAF0379"/>
    <w:rsid w:val="5CAF7CED"/>
    <w:rsid w:val="5CB06A1B"/>
    <w:rsid w:val="5CB0F277"/>
    <w:rsid w:val="5CB11435"/>
    <w:rsid w:val="5CB2F58A"/>
    <w:rsid w:val="5CB367C4"/>
    <w:rsid w:val="5CB5B92D"/>
    <w:rsid w:val="5CB5D43B"/>
    <w:rsid w:val="5CB6D01F"/>
    <w:rsid w:val="5CB6DD44"/>
    <w:rsid w:val="5CBA3E0E"/>
    <w:rsid w:val="5CBA88A6"/>
    <w:rsid w:val="5CBC0526"/>
    <w:rsid w:val="5CBC426E"/>
    <w:rsid w:val="5CBD1280"/>
    <w:rsid w:val="5CBEA79D"/>
    <w:rsid w:val="5CC012B3"/>
    <w:rsid w:val="5CC2139E"/>
    <w:rsid w:val="5CC21830"/>
    <w:rsid w:val="5CC3BA95"/>
    <w:rsid w:val="5CC55C4A"/>
    <w:rsid w:val="5CC842FD"/>
    <w:rsid w:val="5CCA12A3"/>
    <w:rsid w:val="5CCA1AED"/>
    <w:rsid w:val="5CCA6E5F"/>
    <w:rsid w:val="5CCAD758"/>
    <w:rsid w:val="5CCAE82B"/>
    <w:rsid w:val="5CCCDC53"/>
    <w:rsid w:val="5CCD89AB"/>
    <w:rsid w:val="5CD203DB"/>
    <w:rsid w:val="5CD33D63"/>
    <w:rsid w:val="5CD3E0B8"/>
    <w:rsid w:val="5CD5E080"/>
    <w:rsid w:val="5CD663E3"/>
    <w:rsid w:val="5CD715EA"/>
    <w:rsid w:val="5CD71B6D"/>
    <w:rsid w:val="5CD81E0D"/>
    <w:rsid w:val="5CD82396"/>
    <w:rsid w:val="5CD88C27"/>
    <w:rsid w:val="5CDA75A7"/>
    <w:rsid w:val="5CDBB9D2"/>
    <w:rsid w:val="5CDBF2EB"/>
    <w:rsid w:val="5CDD0703"/>
    <w:rsid w:val="5CDD670D"/>
    <w:rsid w:val="5CDE64DC"/>
    <w:rsid w:val="5CE07EA2"/>
    <w:rsid w:val="5CE08BFF"/>
    <w:rsid w:val="5CE0BDC5"/>
    <w:rsid w:val="5CE0E0C2"/>
    <w:rsid w:val="5CE1BA02"/>
    <w:rsid w:val="5CE1D6EA"/>
    <w:rsid w:val="5CE2119C"/>
    <w:rsid w:val="5CE27BB7"/>
    <w:rsid w:val="5CE305A0"/>
    <w:rsid w:val="5CE39857"/>
    <w:rsid w:val="5CE42EC0"/>
    <w:rsid w:val="5CE49087"/>
    <w:rsid w:val="5CE53B83"/>
    <w:rsid w:val="5CE9661A"/>
    <w:rsid w:val="5CEC0C86"/>
    <w:rsid w:val="5CF006C1"/>
    <w:rsid w:val="5CF19ACF"/>
    <w:rsid w:val="5CF25891"/>
    <w:rsid w:val="5CF5008B"/>
    <w:rsid w:val="5CF56F99"/>
    <w:rsid w:val="5CF68E78"/>
    <w:rsid w:val="5CF72198"/>
    <w:rsid w:val="5CF7444D"/>
    <w:rsid w:val="5CF8768D"/>
    <w:rsid w:val="5CF90FB1"/>
    <w:rsid w:val="5CF9311A"/>
    <w:rsid w:val="5CFBC05F"/>
    <w:rsid w:val="5CFBF7DA"/>
    <w:rsid w:val="5CFE74B3"/>
    <w:rsid w:val="5CFEFAA2"/>
    <w:rsid w:val="5CFFA493"/>
    <w:rsid w:val="5D01FA71"/>
    <w:rsid w:val="5D022A38"/>
    <w:rsid w:val="5D0786B8"/>
    <w:rsid w:val="5D09FB00"/>
    <w:rsid w:val="5D0A15EE"/>
    <w:rsid w:val="5D0A8CAC"/>
    <w:rsid w:val="5D0C7E71"/>
    <w:rsid w:val="5D0D6057"/>
    <w:rsid w:val="5D0EB5C6"/>
    <w:rsid w:val="5D10DC93"/>
    <w:rsid w:val="5D111115"/>
    <w:rsid w:val="5D1209E6"/>
    <w:rsid w:val="5D142B2D"/>
    <w:rsid w:val="5D154C72"/>
    <w:rsid w:val="5D16FD98"/>
    <w:rsid w:val="5D175698"/>
    <w:rsid w:val="5D1799F6"/>
    <w:rsid w:val="5D17A44B"/>
    <w:rsid w:val="5D18F3FD"/>
    <w:rsid w:val="5D1B1173"/>
    <w:rsid w:val="5D1D4B9C"/>
    <w:rsid w:val="5D1D6D5F"/>
    <w:rsid w:val="5D1EDE7C"/>
    <w:rsid w:val="5D1EF0C6"/>
    <w:rsid w:val="5D1FC4B7"/>
    <w:rsid w:val="5D202235"/>
    <w:rsid w:val="5D208228"/>
    <w:rsid w:val="5D21BD16"/>
    <w:rsid w:val="5D27B24C"/>
    <w:rsid w:val="5D29FD75"/>
    <w:rsid w:val="5D2B66A5"/>
    <w:rsid w:val="5D2D883F"/>
    <w:rsid w:val="5D2D9B52"/>
    <w:rsid w:val="5D2E2315"/>
    <w:rsid w:val="5D2F4584"/>
    <w:rsid w:val="5D302CCB"/>
    <w:rsid w:val="5D3332B8"/>
    <w:rsid w:val="5D34C621"/>
    <w:rsid w:val="5D35AA0B"/>
    <w:rsid w:val="5D384668"/>
    <w:rsid w:val="5D38EF74"/>
    <w:rsid w:val="5D3A2B71"/>
    <w:rsid w:val="5D3BCC17"/>
    <w:rsid w:val="5D3D7AE8"/>
    <w:rsid w:val="5D422290"/>
    <w:rsid w:val="5D42D829"/>
    <w:rsid w:val="5D436667"/>
    <w:rsid w:val="5D45DB06"/>
    <w:rsid w:val="5D487947"/>
    <w:rsid w:val="5D494A49"/>
    <w:rsid w:val="5D4A36C6"/>
    <w:rsid w:val="5D4A6BA4"/>
    <w:rsid w:val="5D4A7A75"/>
    <w:rsid w:val="5D4BA17D"/>
    <w:rsid w:val="5D4DD1DC"/>
    <w:rsid w:val="5D4EEBD6"/>
    <w:rsid w:val="5D502779"/>
    <w:rsid w:val="5D50D931"/>
    <w:rsid w:val="5D51E835"/>
    <w:rsid w:val="5D52B24B"/>
    <w:rsid w:val="5D545E6F"/>
    <w:rsid w:val="5D54A983"/>
    <w:rsid w:val="5D55A484"/>
    <w:rsid w:val="5D5720EA"/>
    <w:rsid w:val="5D581997"/>
    <w:rsid w:val="5D58A27A"/>
    <w:rsid w:val="5D594678"/>
    <w:rsid w:val="5D5A0761"/>
    <w:rsid w:val="5D5A2FEF"/>
    <w:rsid w:val="5D5C57E4"/>
    <w:rsid w:val="5D5CF9B5"/>
    <w:rsid w:val="5D5ECE23"/>
    <w:rsid w:val="5D5F0871"/>
    <w:rsid w:val="5D5FAF3B"/>
    <w:rsid w:val="5D661813"/>
    <w:rsid w:val="5D670E6F"/>
    <w:rsid w:val="5D69A18B"/>
    <w:rsid w:val="5D6A2E6B"/>
    <w:rsid w:val="5D6AA25D"/>
    <w:rsid w:val="5D6B7A38"/>
    <w:rsid w:val="5D6C2B04"/>
    <w:rsid w:val="5D6C44CA"/>
    <w:rsid w:val="5D6CC51C"/>
    <w:rsid w:val="5D6CCDDE"/>
    <w:rsid w:val="5D6DBE43"/>
    <w:rsid w:val="5D705D97"/>
    <w:rsid w:val="5D70768A"/>
    <w:rsid w:val="5D71519C"/>
    <w:rsid w:val="5D71EEAE"/>
    <w:rsid w:val="5D73EBF2"/>
    <w:rsid w:val="5D74E638"/>
    <w:rsid w:val="5D759D95"/>
    <w:rsid w:val="5D766E70"/>
    <w:rsid w:val="5D76C29A"/>
    <w:rsid w:val="5D7A36E1"/>
    <w:rsid w:val="5D7A9E4A"/>
    <w:rsid w:val="5D7B2022"/>
    <w:rsid w:val="5D7B9769"/>
    <w:rsid w:val="5D7CCD10"/>
    <w:rsid w:val="5D7DD418"/>
    <w:rsid w:val="5D7DFBD1"/>
    <w:rsid w:val="5D7E4B2F"/>
    <w:rsid w:val="5D8049E9"/>
    <w:rsid w:val="5D80F060"/>
    <w:rsid w:val="5D811313"/>
    <w:rsid w:val="5D81A358"/>
    <w:rsid w:val="5D8581D2"/>
    <w:rsid w:val="5D8A43C9"/>
    <w:rsid w:val="5D8A5024"/>
    <w:rsid w:val="5D8E535A"/>
    <w:rsid w:val="5D917A85"/>
    <w:rsid w:val="5D9290E8"/>
    <w:rsid w:val="5D930578"/>
    <w:rsid w:val="5D939DA7"/>
    <w:rsid w:val="5D940BCA"/>
    <w:rsid w:val="5D942AEB"/>
    <w:rsid w:val="5D9B1BFD"/>
    <w:rsid w:val="5D9B9D9E"/>
    <w:rsid w:val="5D9D1347"/>
    <w:rsid w:val="5D9D3E8B"/>
    <w:rsid w:val="5D9D6070"/>
    <w:rsid w:val="5D9E4A5A"/>
    <w:rsid w:val="5D9E7EEB"/>
    <w:rsid w:val="5D9F8A54"/>
    <w:rsid w:val="5DA03179"/>
    <w:rsid w:val="5DA0E80B"/>
    <w:rsid w:val="5DA342B4"/>
    <w:rsid w:val="5DA3FBF4"/>
    <w:rsid w:val="5DA43367"/>
    <w:rsid w:val="5DAB7917"/>
    <w:rsid w:val="5DACD545"/>
    <w:rsid w:val="5DAF4D1A"/>
    <w:rsid w:val="5DB25BE2"/>
    <w:rsid w:val="5DB296FA"/>
    <w:rsid w:val="5DB34033"/>
    <w:rsid w:val="5DB52A66"/>
    <w:rsid w:val="5DB9337B"/>
    <w:rsid w:val="5DBA6C53"/>
    <w:rsid w:val="5DBA7FF5"/>
    <w:rsid w:val="5DBD93AC"/>
    <w:rsid w:val="5DBDC791"/>
    <w:rsid w:val="5DBDCCC4"/>
    <w:rsid w:val="5DC0622B"/>
    <w:rsid w:val="5DC07B77"/>
    <w:rsid w:val="5DC07F72"/>
    <w:rsid w:val="5DC0A393"/>
    <w:rsid w:val="5DC149F0"/>
    <w:rsid w:val="5DC21A20"/>
    <w:rsid w:val="5DC3C9E1"/>
    <w:rsid w:val="5DC61412"/>
    <w:rsid w:val="5DC63C22"/>
    <w:rsid w:val="5DC9EE9E"/>
    <w:rsid w:val="5DCCB815"/>
    <w:rsid w:val="5DCD7EC2"/>
    <w:rsid w:val="5DD1B844"/>
    <w:rsid w:val="5DD1C2A9"/>
    <w:rsid w:val="5DD2BF46"/>
    <w:rsid w:val="5DD3BE82"/>
    <w:rsid w:val="5DD3E9C6"/>
    <w:rsid w:val="5DD50134"/>
    <w:rsid w:val="5DD668C8"/>
    <w:rsid w:val="5DD86C7E"/>
    <w:rsid w:val="5DD89D88"/>
    <w:rsid w:val="5DD8D4F2"/>
    <w:rsid w:val="5DD93789"/>
    <w:rsid w:val="5DD962B8"/>
    <w:rsid w:val="5DD96E71"/>
    <w:rsid w:val="5DDA06B3"/>
    <w:rsid w:val="5DDA811C"/>
    <w:rsid w:val="5DDA9C83"/>
    <w:rsid w:val="5DDE3357"/>
    <w:rsid w:val="5DDFEEA4"/>
    <w:rsid w:val="5DE06BA5"/>
    <w:rsid w:val="5DE313E7"/>
    <w:rsid w:val="5DE378DE"/>
    <w:rsid w:val="5DE3BF9E"/>
    <w:rsid w:val="5DE5A442"/>
    <w:rsid w:val="5DE5B62B"/>
    <w:rsid w:val="5DE5D37A"/>
    <w:rsid w:val="5DE68A83"/>
    <w:rsid w:val="5DE9505E"/>
    <w:rsid w:val="5DE9A834"/>
    <w:rsid w:val="5DEABCFC"/>
    <w:rsid w:val="5DED209A"/>
    <w:rsid w:val="5DEE4BE3"/>
    <w:rsid w:val="5DEF82E8"/>
    <w:rsid w:val="5DEF9EE1"/>
    <w:rsid w:val="5DEFD9A6"/>
    <w:rsid w:val="5DF32B55"/>
    <w:rsid w:val="5DF65433"/>
    <w:rsid w:val="5DF80AE2"/>
    <w:rsid w:val="5DF85A95"/>
    <w:rsid w:val="5DF8CEC2"/>
    <w:rsid w:val="5DF972A9"/>
    <w:rsid w:val="5DFB7CB9"/>
    <w:rsid w:val="5DFC156D"/>
    <w:rsid w:val="5DFD341C"/>
    <w:rsid w:val="5DFE3961"/>
    <w:rsid w:val="5DFE409E"/>
    <w:rsid w:val="5DFFF937"/>
    <w:rsid w:val="5E00FC21"/>
    <w:rsid w:val="5E02DB9F"/>
    <w:rsid w:val="5E05A7C7"/>
    <w:rsid w:val="5E061581"/>
    <w:rsid w:val="5E0835FA"/>
    <w:rsid w:val="5E09975A"/>
    <w:rsid w:val="5E0AE118"/>
    <w:rsid w:val="5E0C0AED"/>
    <w:rsid w:val="5E0C3349"/>
    <w:rsid w:val="5E1279B4"/>
    <w:rsid w:val="5E128A52"/>
    <w:rsid w:val="5E15FDCD"/>
    <w:rsid w:val="5E17C51B"/>
    <w:rsid w:val="5E18B424"/>
    <w:rsid w:val="5E1AF128"/>
    <w:rsid w:val="5E1DD0B8"/>
    <w:rsid w:val="5E1DFB6A"/>
    <w:rsid w:val="5E20CB16"/>
    <w:rsid w:val="5E215E26"/>
    <w:rsid w:val="5E216A33"/>
    <w:rsid w:val="5E2264F2"/>
    <w:rsid w:val="5E22E9CF"/>
    <w:rsid w:val="5E232E34"/>
    <w:rsid w:val="5E233677"/>
    <w:rsid w:val="5E23DEFF"/>
    <w:rsid w:val="5E259020"/>
    <w:rsid w:val="5E2626D6"/>
    <w:rsid w:val="5E2C3D81"/>
    <w:rsid w:val="5E2CFC7F"/>
    <w:rsid w:val="5E2D7412"/>
    <w:rsid w:val="5E309EE9"/>
    <w:rsid w:val="5E3419D2"/>
    <w:rsid w:val="5E350F1D"/>
    <w:rsid w:val="5E35C01D"/>
    <w:rsid w:val="5E38CE4B"/>
    <w:rsid w:val="5E3CA2B4"/>
    <w:rsid w:val="5E3D7107"/>
    <w:rsid w:val="5E3EFC48"/>
    <w:rsid w:val="5E3F4387"/>
    <w:rsid w:val="5E422F7E"/>
    <w:rsid w:val="5E451775"/>
    <w:rsid w:val="5E46EA4E"/>
    <w:rsid w:val="5E4A44F5"/>
    <w:rsid w:val="5E4A87B4"/>
    <w:rsid w:val="5E4C428C"/>
    <w:rsid w:val="5E4CD1BD"/>
    <w:rsid w:val="5E4D59FC"/>
    <w:rsid w:val="5E4D78E4"/>
    <w:rsid w:val="5E4FC237"/>
    <w:rsid w:val="5E5050E8"/>
    <w:rsid w:val="5E56B279"/>
    <w:rsid w:val="5E577AE5"/>
    <w:rsid w:val="5E59D425"/>
    <w:rsid w:val="5E5A8BAD"/>
    <w:rsid w:val="5E5E4E95"/>
    <w:rsid w:val="5E5E96EF"/>
    <w:rsid w:val="5E5ED9E9"/>
    <w:rsid w:val="5E5F9855"/>
    <w:rsid w:val="5E5FEA8B"/>
    <w:rsid w:val="5E605E86"/>
    <w:rsid w:val="5E6136D5"/>
    <w:rsid w:val="5E63225F"/>
    <w:rsid w:val="5E642E9B"/>
    <w:rsid w:val="5E65741D"/>
    <w:rsid w:val="5E65ECFC"/>
    <w:rsid w:val="5E6624C3"/>
    <w:rsid w:val="5E67E254"/>
    <w:rsid w:val="5E6A9BE5"/>
    <w:rsid w:val="5E6AEB1B"/>
    <w:rsid w:val="5E6CA28E"/>
    <w:rsid w:val="5E6CA6FA"/>
    <w:rsid w:val="5E6D3E00"/>
    <w:rsid w:val="5E6EB620"/>
    <w:rsid w:val="5E700AE4"/>
    <w:rsid w:val="5E708743"/>
    <w:rsid w:val="5E718DD9"/>
    <w:rsid w:val="5E7216FB"/>
    <w:rsid w:val="5E722662"/>
    <w:rsid w:val="5E724E9D"/>
    <w:rsid w:val="5E727EC1"/>
    <w:rsid w:val="5E75FB65"/>
    <w:rsid w:val="5E76E91B"/>
    <w:rsid w:val="5E76FEDE"/>
    <w:rsid w:val="5E776D1F"/>
    <w:rsid w:val="5E77C0D0"/>
    <w:rsid w:val="5E77DADB"/>
    <w:rsid w:val="5E79F3D1"/>
    <w:rsid w:val="5E7B6C84"/>
    <w:rsid w:val="5E7DC1CE"/>
    <w:rsid w:val="5E8002C3"/>
    <w:rsid w:val="5E814A6F"/>
    <w:rsid w:val="5E81D82B"/>
    <w:rsid w:val="5E8234CB"/>
    <w:rsid w:val="5E839EEF"/>
    <w:rsid w:val="5E84B258"/>
    <w:rsid w:val="5E850955"/>
    <w:rsid w:val="5E874E49"/>
    <w:rsid w:val="5E87D455"/>
    <w:rsid w:val="5E8B64C8"/>
    <w:rsid w:val="5E8D2A89"/>
    <w:rsid w:val="5E8D4AC4"/>
    <w:rsid w:val="5E8E536B"/>
    <w:rsid w:val="5E8E8498"/>
    <w:rsid w:val="5E923433"/>
    <w:rsid w:val="5E928216"/>
    <w:rsid w:val="5E9288F6"/>
    <w:rsid w:val="5E9316D7"/>
    <w:rsid w:val="5E9355E7"/>
    <w:rsid w:val="5E93AD5E"/>
    <w:rsid w:val="5E945922"/>
    <w:rsid w:val="5E95058B"/>
    <w:rsid w:val="5E950B53"/>
    <w:rsid w:val="5E96AD25"/>
    <w:rsid w:val="5E971B70"/>
    <w:rsid w:val="5E9916FD"/>
    <w:rsid w:val="5E99BBB8"/>
    <w:rsid w:val="5E9BA81E"/>
    <w:rsid w:val="5E9BC608"/>
    <w:rsid w:val="5E9DEE9E"/>
    <w:rsid w:val="5E9E55CC"/>
    <w:rsid w:val="5E9F2C10"/>
    <w:rsid w:val="5E9F2E9E"/>
    <w:rsid w:val="5EA1338E"/>
    <w:rsid w:val="5EA17971"/>
    <w:rsid w:val="5EA31261"/>
    <w:rsid w:val="5EA3BD47"/>
    <w:rsid w:val="5EA5426E"/>
    <w:rsid w:val="5EA9858E"/>
    <w:rsid w:val="5EA9E70A"/>
    <w:rsid w:val="5EAB73C6"/>
    <w:rsid w:val="5EAC87AF"/>
    <w:rsid w:val="5EAF056E"/>
    <w:rsid w:val="5EB174BA"/>
    <w:rsid w:val="5EB1A19F"/>
    <w:rsid w:val="5EB2D83D"/>
    <w:rsid w:val="5EB48E79"/>
    <w:rsid w:val="5EB507DA"/>
    <w:rsid w:val="5EB512FB"/>
    <w:rsid w:val="5EB51310"/>
    <w:rsid w:val="5EB5F9F9"/>
    <w:rsid w:val="5EB61E97"/>
    <w:rsid w:val="5EB7D1E4"/>
    <w:rsid w:val="5EBA0040"/>
    <w:rsid w:val="5EBA6274"/>
    <w:rsid w:val="5EBB83BE"/>
    <w:rsid w:val="5EBCA367"/>
    <w:rsid w:val="5EC084E3"/>
    <w:rsid w:val="5EC0FC13"/>
    <w:rsid w:val="5EC18A9E"/>
    <w:rsid w:val="5EC1A026"/>
    <w:rsid w:val="5EC2D74A"/>
    <w:rsid w:val="5EC3898C"/>
    <w:rsid w:val="5EC78F7C"/>
    <w:rsid w:val="5EC88A35"/>
    <w:rsid w:val="5EC8A70F"/>
    <w:rsid w:val="5EC8F0CD"/>
    <w:rsid w:val="5EC982EC"/>
    <w:rsid w:val="5ECA11FC"/>
    <w:rsid w:val="5ECA7D9E"/>
    <w:rsid w:val="5ECDA148"/>
    <w:rsid w:val="5ECF921B"/>
    <w:rsid w:val="5ED0948C"/>
    <w:rsid w:val="5ED1F858"/>
    <w:rsid w:val="5ED66C0E"/>
    <w:rsid w:val="5ED695C5"/>
    <w:rsid w:val="5ED6A789"/>
    <w:rsid w:val="5ED911D0"/>
    <w:rsid w:val="5EDA15A6"/>
    <w:rsid w:val="5EDCE99F"/>
    <w:rsid w:val="5EDE316C"/>
    <w:rsid w:val="5EDE7251"/>
    <w:rsid w:val="5EDFCD5A"/>
    <w:rsid w:val="5EE5C56F"/>
    <w:rsid w:val="5EE80E0A"/>
    <w:rsid w:val="5EEABE3D"/>
    <w:rsid w:val="5EEB1AF2"/>
    <w:rsid w:val="5EEB2D09"/>
    <w:rsid w:val="5EED2BAB"/>
    <w:rsid w:val="5EEE7B48"/>
    <w:rsid w:val="5EEF9A58"/>
    <w:rsid w:val="5EF27171"/>
    <w:rsid w:val="5EF380DB"/>
    <w:rsid w:val="5EF4846A"/>
    <w:rsid w:val="5EF54B99"/>
    <w:rsid w:val="5EF5CFD1"/>
    <w:rsid w:val="5EF88ED5"/>
    <w:rsid w:val="5EFAE889"/>
    <w:rsid w:val="5EFB9198"/>
    <w:rsid w:val="5EFD8AF3"/>
    <w:rsid w:val="5EFE0C1C"/>
    <w:rsid w:val="5EFE38F5"/>
    <w:rsid w:val="5EFEDC7E"/>
    <w:rsid w:val="5EFF16BC"/>
    <w:rsid w:val="5F01D864"/>
    <w:rsid w:val="5F03A39D"/>
    <w:rsid w:val="5F05D633"/>
    <w:rsid w:val="5F062BEC"/>
    <w:rsid w:val="5F07466E"/>
    <w:rsid w:val="5F0A0DC8"/>
    <w:rsid w:val="5F0A1783"/>
    <w:rsid w:val="5F0A9055"/>
    <w:rsid w:val="5F0D2AD6"/>
    <w:rsid w:val="5F105600"/>
    <w:rsid w:val="5F106967"/>
    <w:rsid w:val="5F10BC0B"/>
    <w:rsid w:val="5F114C28"/>
    <w:rsid w:val="5F12398E"/>
    <w:rsid w:val="5F1251B8"/>
    <w:rsid w:val="5F168E77"/>
    <w:rsid w:val="5F1777F3"/>
    <w:rsid w:val="5F18020B"/>
    <w:rsid w:val="5F190A12"/>
    <w:rsid w:val="5F19E9B1"/>
    <w:rsid w:val="5F1AA8D5"/>
    <w:rsid w:val="5F1CAD36"/>
    <w:rsid w:val="5F1FEC51"/>
    <w:rsid w:val="5F206546"/>
    <w:rsid w:val="5F20D689"/>
    <w:rsid w:val="5F231F12"/>
    <w:rsid w:val="5F232BC5"/>
    <w:rsid w:val="5F23D971"/>
    <w:rsid w:val="5F245431"/>
    <w:rsid w:val="5F2571AD"/>
    <w:rsid w:val="5F26562B"/>
    <w:rsid w:val="5F2926D4"/>
    <w:rsid w:val="5F2B7232"/>
    <w:rsid w:val="5F2CB7C3"/>
    <w:rsid w:val="5F2D048D"/>
    <w:rsid w:val="5F2EED87"/>
    <w:rsid w:val="5F2F3ABC"/>
    <w:rsid w:val="5F301A5F"/>
    <w:rsid w:val="5F3173BD"/>
    <w:rsid w:val="5F31C5BF"/>
    <w:rsid w:val="5F338E34"/>
    <w:rsid w:val="5F340ECB"/>
    <w:rsid w:val="5F38AED9"/>
    <w:rsid w:val="5F38CE96"/>
    <w:rsid w:val="5F3A46DA"/>
    <w:rsid w:val="5F3A64AA"/>
    <w:rsid w:val="5F3CA7D3"/>
    <w:rsid w:val="5F3D4199"/>
    <w:rsid w:val="5F3E1F25"/>
    <w:rsid w:val="5F3E6D13"/>
    <w:rsid w:val="5F3F5F8E"/>
    <w:rsid w:val="5F3FE305"/>
    <w:rsid w:val="5F40753E"/>
    <w:rsid w:val="5F410FF1"/>
    <w:rsid w:val="5F41AB99"/>
    <w:rsid w:val="5F44E2FD"/>
    <w:rsid w:val="5F477FEE"/>
    <w:rsid w:val="5F478C69"/>
    <w:rsid w:val="5F486509"/>
    <w:rsid w:val="5F4C0E6C"/>
    <w:rsid w:val="5F4D718F"/>
    <w:rsid w:val="5F4E3C71"/>
    <w:rsid w:val="5F4E7CBC"/>
    <w:rsid w:val="5F51E34F"/>
    <w:rsid w:val="5F548164"/>
    <w:rsid w:val="5F552E55"/>
    <w:rsid w:val="5F56CDBA"/>
    <w:rsid w:val="5F58B692"/>
    <w:rsid w:val="5F5A59DA"/>
    <w:rsid w:val="5F5A7F2C"/>
    <w:rsid w:val="5F5B1CF3"/>
    <w:rsid w:val="5F5C18AB"/>
    <w:rsid w:val="5F6175A9"/>
    <w:rsid w:val="5F61C8B4"/>
    <w:rsid w:val="5F61E434"/>
    <w:rsid w:val="5F62D28D"/>
    <w:rsid w:val="5F62F4C6"/>
    <w:rsid w:val="5F636FA0"/>
    <w:rsid w:val="5F63A46A"/>
    <w:rsid w:val="5F63BE94"/>
    <w:rsid w:val="5F64256F"/>
    <w:rsid w:val="5F6AE3E1"/>
    <w:rsid w:val="5F6B948E"/>
    <w:rsid w:val="5F6F4708"/>
    <w:rsid w:val="5F6FC5F7"/>
    <w:rsid w:val="5F7219B5"/>
    <w:rsid w:val="5F72212A"/>
    <w:rsid w:val="5F727CBD"/>
    <w:rsid w:val="5F72B057"/>
    <w:rsid w:val="5F73EED7"/>
    <w:rsid w:val="5F74A9BD"/>
    <w:rsid w:val="5F74C1AF"/>
    <w:rsid w:val="5F7539E1"/>
    <w:rsid w:val="5F76651C"/>
    <w:rsid w:val="5F766EC4"/>
    <w:rsid w:val="5F76B8C2"/>
    <w:rsid w:val="5F7A548D"/>
    <w:rsid w:val="5F7A8058"/>
    <w:rsid w:val="5F7D3AD6"/>
    <w:rsid w:val="5F7D6072"/>
    <w:rsid w:val="5F7E0D1B"/>
    <w:rsid w:val="5F80C115"/>
    <w:rsid w:val="5F833A66"/>
    <w:rsid w:val="5F8347CC"/>
    <w:rsid w:val="5F834AD5"/>
    <w:rsid w:val="5F85734D"/>
    <w:rsid w:val="5F858BA4"/>
    <w:rsid w:val="5F86996F"/>
    <w:rsid w:val="5F86BADE"/>
    <w:rsid w:val="5F8713FB"/>
    <w:rsid w:val="5F8A867F"/>
    <w:rsid w:val="5F8C0650"/>
    <w:rsid w:val="5F8C9D26"/>
    <w:rsid w:val="5F902A72"/>
    <w:rsid w:val="5F909AFD"/>
    <w:rsid w:val="5F91EB84"/>
    <w:rsid w:val="5F922F4E"/>
    <w:rsid w:val="5F92633D"/>
    <w:rsid w:val="5F9302E8"/>
    <w:rsid w:val="5F9307AB"/>
    <w:rsid w:val="5F985238"/>
    <w:rsid w:val="5F988D88"/>
    <w:rsid w:val="5F99543C"/>
    <w:rsid w:val="5F9AD920"/>
    <w:rsid w:val="5F9AE6F7"/>
    <w:rsid w:val="5F9B1F58"/>
    <w:rsid w:val="5F9BEF24"/>
    <w:rsid w:val="5F9C877C"/>
    <w:rsid w:val="5F9C9463"/>
    <w:rsid w:val="5F9DA2DA"/>
    <w:rsid w:val="5F9E0414"/>
    <w:rsid w:val="5F9EAE24"/>
    <w:rsid w:val="5F9EE677"/>
    <w:rsid w:val="5F9F9247"/>
    <w:rsid w:val="5FA40575"/>
    <w:rsid w:val="5FA48330"/>
    <w:rsid w:val="5FA4DF87"/>
    <w:rsid w:val="5FA89E46"/>
    <w:rsid w:val="5FA8DE1C"/>
    <w:rsid w:val="5FA9A568"/>
    <w:rsid w:val="5FA9C710"/>
    <w:rsid w:val="5FAB3C8D"/>
    <w:rsid w:val="5FAE274E"/>
    <w:rsid w:val="5FAF5007"/>
    <w:rsid w:val="5FAF5979"/>
    <w:rsid w:val="5FB11AF5"/>
    <w:rsid w:val="5FB1B5B5"/>
    <w:rsid w:val="5FB1EEDD"/>
    <w:rsid w:val="5FB2070F"/>
    <w:rsid w:val="5FB2618C"/>
    <w:rsid w:val="5FB383C2"/>
    <w:rsid w:val="5FB3946F"/>
    <w:rsid w:val="5FB4A0C3"/>
    <w:rsid w:val="5FB5ABEB"/>
    <w:rsid w:val="5FB60363"/>
    <w:rsid w:val="5FB7E9B8"/>
    <w:rsid w:val="5FB8A885"/>
    <w:rsid w:val="5FB9137C"/>
    <w:rsid w:val="5FB9C728"/>
    <w:rsid w:val="5FB9EC40"/>
    <w:rsid w:val="5FBA6A2F"/>
    <w:rsid w:val="5FBAEF3F"/>
    <w:rsid w:val="5FBB0C5D"/>
    <w:rsid w:val="5FBB46C0"/>
    <w:rsid w:val="5FBB9F74"/>
    <w:rsid w:val="5FBCA2CD"/>
    <w:rsid w:val="5FBD4FC2"/>
    <w:rsid w:val="5FBF0DB9"/>
    <w:rsid w:val="5FBF0E8C"/>
    <w:rsid w:val="5FBF52DA"/>
    <w:rsid w:val="5FC19B20"/>
    <w:rsid w:val="5FC39EA5"/>
    <w:rsid w:val="5FC5F663"/>
    <w:rsid w:val="5FC6AAF1"/>
    <w:rsid w:val="5FC74E1B"/>
    <w:rsid w:val="5FC7D3A9"/>
    <w:rsid w:val="5FC8EE86"/>
    <w:rsid w:val="5FC9815F"/>
    <w:rsid w:val="5FC98E4D"/>
    <w:rsid w:val="5FC9A9A2"/>
    <w:rsid w:val="5FCB1B27"/>
    <w:rsid w:val="5FCB97FE"/>
    <w:rsid w:val="5FCBF19A"/>
    <w:rsid w:val="5FCC980F"/>
    <w:rsid w:val="5FCD0D5B"/>
    <w:rsid w:val="5FCE5E0D"/>
    <w:rsid w:val="5FCEFFFF"/>
    <w:rsid w:val="5FCF22A8"/>
    <w:rsid w:val="5FCF26A6"/>
    <w:rsid w:val="5FCF572B"/>
    <w:rsid w:val="5FD0D77B"/>
    <w:rsid w:val="5FD0D9BD"/>
    <w:rsid w:val="5FD26FC9"/>
    <w:rsid w:val="5FD30366"/>
    <w:rsid w:val="5FD358D3"/>
    <w:rsid w:val="5FD3C182"/>
    <w:rsid w:val="5FD42628"/>
    <w:rsid w:val="5FD6172C"/>
    <w:rsid w:val="5FD61A93"/>
    <w:rsid w:val="5FDA28A6"/>
    <w:rsid w:val="5FDB41CE"/>
    <w:rsid w:val="5FDEB4F2"/>
    <w:rsid w:val="5FDF71D1"/>
    <w:rsid w:val="5FE06073"/>
    <w:rsid w:val="5FE0D2A9"/>
    <w:rsid w:val="5FE103F0"/>
    <w:rsid w:val="5FE19DE5"/>
    <w:rsid w:val="5FE1AC5F"/>
    <w:rsid w:val="5FE237C3"/>
    <w:rsid w:val="5FE3083C"/>
    <w:rsid w:val="5FE68F04"/>
    <w:rsid w:val="5FE7F2E8"/>
    <w:rsid w:val="5FE82497"/>
    <w:rsid w:val="5FE84063"/>
    <w:rsid w:val="5FEA4BAD"/>
    <w:rsid w:val="5FEA7034"/>
    <w:rsid w:val="5FEA8F3A"/>
    <w:rsid w:val="5FEA9FB3"/>
    <w:rsid w:val="5FEBEDBE"/>
    <w:rsid w:val="5FEC18B7"/>
    <w:rsid w:val="5FECD3CF"/>
    <w:rsid w:val="5FED221C"/>
    <w:rsid w:val="5FED2810"/>
    <w:rsid w:val="5FED7EBF"/>
    <w:rsid w:val="5FEFFCD0"/>
    <w:rsid w:val="5FF12EA7"/>
    <w:rsid w:val="5FF167CB"/>
    <w:rsid w:val="5FF215D0"/>
    <w:rsid w:val="5FF4E08E"/>
    <w:rsid w:val="5FF586A3"/>
    <w:rsid w:val="5FF668AF"/>
    <w:rsid w:val="5FF693DB"/>
    <w:rsid w:val="5FF6B7DD"/>
    <w:rsid w:val="5FF74A56"/>
    <w:rsid w:val="5FF7AD8D"/>
    <w:rsid w:val="5FFCD1D9"/>
    <w:rsid w:val="5FFD2863"/>
    <w:rsid w:val="5FFE02AC"/>
    <w:rsid w:val="5FFE06D2"/>
    <w:rsid w:val="5FFE728A"/>
    <w:rsid w:val="5FFF831A"/>
    <w:rsid w:val="5FFFC924"/>
    <w:rsid w:val="60002701"/>
    <w:rsid w:val="60004D94"/>
    <w:rsid w:val="6000DAE4"/>
    <w:rsid w:val="6001C5ED"/>
    <w:rsid w:val="6001CC54"/>
    <w:rsid w:val="600417B1"/>
    <w:rsid w:val="60053CE4"/>
    <w:rsid w:val="60067FAF"/>
    <w:rsid w:val="60081EBF"/>
    <w:rsid w:val="600854AA"/>
    <w:rsid w:val="60086C3A"/>
    <w:rsid w:val="6009CE95"/>
    <w:rsid w:val="600EBFE9"/>
    <w:rsid w:val="600FEF0C"/>
    <w:rsid w:val="60100C74"/>
    <w:rsid w:val="60105754"/>
    <w:rsid w:val="60111D7E"/>
    <w:rsid w:val="60140037"/>
    <w:rsid w:val="601491B0"/>
    <w:rsid w:val="601603CB"/>
    <w:rsid w:val="60172DE5"/>
    <w:rsid w:val="60190DC2"/>
    <w:rsid w:val="6019C62F"/>
    <w:rsid w:val="601A1871"/>
    <w:rsid w:val="601B3912"/>
    <w:rsid w:val="601CBEEF"/>
    <w:rsid w:val="601CE3A5"/>
    <w:rsid w:val="601DA27B"/>
    <w:rsid w:val="60230F79"/>
    <w:rsid w:val="60231396"/>
    <w:rsid w:val="6024BF84"/>
    <w:rsid w:val="602628B8"/>
    <w:rsid w:val="60279609"/>
    <w:rsid w:val="60296567"/>
    <w:rsid w:val="602A7092"/>
    <w:rsid w:val="602A838D"/>
    <w:rsid w:val="602BD417"/>
    <w:rsid w:val="602C0476"/>
    <w:rsid w:val="602C098F"/>
    <w:rsid w:val="602EFDDD"/>
    <w:rsid w:val="6030B13F"/>
    <w:rsid w:val="6033D951"/>
    <w:rsid w:val="60370E32"/>
    <w:rsid w:val="603B57F7"/>
    <w:rsid w:val="603CE5FA"/>
    <w:rsid w:val="603E60DE"/>
    <w:rsid w:val="6040A4F1"/>
    <w:rsid w:val="6040C446"/>
    <w:rsid w:val="6040D423"/>
    <w:rsid w:val="60421390"/>
    <w:rsid w:val="60426849"/>
    <w:rsid w:val="60435390"/>
    <w:rsid w:val="60440015"/>
    <w:rsid w:val="60442415"/>
    <w:rsid w:val="6044C750"/>
    <w:rsid w:val="6045FA38"/>
    <w:rsid w:val="604655DF"/>
    <w:rsid w:val="6046A6C0"/>
    <w:rsid w:val="6046CF88"/>
    <w:rsid w:val="60485F9C"/>
    <w:rsid w:val="60486D92"/>
    <w:rsid w:val="604884CE"/>
    <w:rsid w:val="604AC349"/>
    <w:rsid w:val="604BD988"/>
    <w:rsid w:val="604F2D6D"/>
    <w:rsid w:val="6051D10E"/>
    <w:rsid w:val="6057A115"/>
    <w:rsid w:val="6058301D"/>
    <w:rsid w:val="6059F24F"/>
    <w:rsid w:val="605A7219"/>
    <w:rsid w:val="60637FD9"/>
    <w:rsid w:val="60641B31"/>
    <w:rsid w:val="606456BE"/>
    <w:rsid w:val="60657CF2"/>
    <w:rsid w:val="60694221"/>
    <w:rsid w:val="606A006E"/>
    <w:rsid w:val="606BD4DC"/>
    <w:rsid w:val="606BE3E0"/>
    <w:rsid w:val="606CEB8A"/>
    <w:rsid w:val="606F1EE0"/>
    <w:rsid w:val="6071A250"/>
    <w:rsid w:val="60721FD0"/>
    <w:rsid w:val="6073F034"/>
    <w:rsid w:val="60748CDA"/>
    <w:rsid w:val="60771215"/>
    <w:rsid w:val="6078D339"/>
    <w:rsid w:val="607A705A"/>
    <w:rsid w:val="607AFE05"/>
    <w:rsid w:val="607B8E9C"/>
    <w:rsid w:val="607C84ED"/>
    <w:rsid w:val="607DC6EE"/>
    <w:rsid w:val="607E6F65"/>
    <w:rsid w:val="607F694F"/>
    <w:rsid w:val="6080B0F2"/>
    <w:rsid w:val="6080C963"/>
    <w:rsid w:val="60816E1A"/>
    <w:rsid w:val="6081DCE9"/>
    <w:rsid w:val="608219C9"/>
    <w:rsid w:val="60833366"/>
    <w:rsid w:val="6084780C"/>
    <w:rsid w:val="6085038A"/>
    <w:rsid w:val="6085A7E7"/>
    <w:rsid w:val="60860A78"/>
    <w:rsid w:val="60876642"/>
    <w:rsid w:val="6087B5CE"/>
    <w:rsid w:val="608B843C"/>
    <w:rsid w:val="608E5369"/>
    <w:rsid w:val="608F6186"/>
    <w:rsid w:val="608FF025"/>
    <w:rsid w:val="6092A79F"/>
    <w:rsid w:val="609389A2"/>
    <w:rsid w:val="60940DF6"/>
    <w:rsid w:val="60942603"/>
    <w:rsid w:val="60949FF3"/>
    <w:rsid w:val="609561C6"/>
    <w:rsid w:val="60958A6B"/>
    <w:rsid w:val="60971A3F"/>
    <w:rsid w:val="6097DD0A"/>
    <w:rsid w:val="6098AA40"/>
    <w:rsid w:val="60994B7A"/>
    <w:rsid w:val="6099E02A"/>
    <w:rsid w:val="609A962C"/>
    <w:rsid w:val="609E0AAB"/>
    <w:rsid w:val="609E4C05"/>
    <w:rsid w:val="609E8B51"/>
    <w:rsid w:val="60A00584"/>
    <w:rsid w:val="60A0FBF3"/>
    <w:rsid w:val="60A39775"/>
    <w:rsid w:val="60A39CA0"/>
    <w:rsid w:val="60A599E0"/>
    <w:rsid w:val="60A6AB16"/>
    <w:rsid w:val="60A6B2AA"/>
    <w:rsid w:val="60A7E275"/>
    <w:rsid w:val="60A8A61A"/>
    <w:rsid w:val="60A9706D"/>
    <w:rsid w:val="60A98050"/>
    <w:rsid w:val="60A9FD04"/>
    <w:rsid w:val="60AA30D3"/>
    <w:rsid w:val="60AA31E6"/>
    <w:rsid w:val="60AC226A"/>
    <w:rsid w:val="60ADBFF8"/>
    <w:rsid w:val="60AE1ABF"/>
    <w:rsid w:val="60AF915A"/>
    <w:rsid w:val="60B107D6"/>
    <w:rsid w:val="60B20492"/>
    <w:rsid w:val="60B2ED6F"/>
    <w:rsid w:val="60B36044"/>
    <w:rsid w:val="60B43A3A"/>
    <w:rsid w:val="60B44E54"/>
    <w:rsid w:val="60B472AA"/>
    <w:rsid w:val="60B48F4F"/>
    <w:rsid w:val="60B56AA0"/>
    <w:rsid w:val="60B74F3C"/>
    <w:rsid w:val="60B7D6B8"/>
    <w:rsid w:val="60B7E858"/>
    <w:rsid w:val="60B86568"/>
    <w:rsid w:val="60B9132A"/>
    <w:rsid w:val="60BA14DE"/>
    <w:rsid w:val="60BA5624"/>
    <w:rsid w:val="60BB078E"/>
    <w:rsid w:val="60BC8A50"/>
    <w:rsid w:val="60BCBA65"/>
    <w:rsid w:val="60BCCE6E"/>
    <w:rsid w:val="60C12A03"/>
    <w:rsid w:val="60C1B268"/>
    <w:rsid w:val="60C1EA4B"/>
    <w:rsid w:val="60C4293B"/>
    <w:rsid w:val="60C4F1AC"/>
    <w:rsid w:val="60C51B1E"/>
    <w:rsid w:val="60C541D8"/>
    <w:rsid w:val="60C5C282"/>
    <w:rsid w:val="60C6C155"/>
    <w:rsid w:val="60C6E3B2"/>
    <w:rsid w:val="60C6EB65"/>
    <w:rsid w:val="60C7DC37"/>
    <w:rsid w:val="60C91DFF"/>
    <w:rsid w:val="60C9E31D"/>
    <w:rsid w:val="60C9E5FD"/>
    <w:rsid w:val="60CA9CFC"/>
    <w:rsid w:val="60CE2AC6"/>
    <w:rsid w:val="60CE333C"/>
    <w:rsid w:val="60CFCCAC"/>
    <w:rsid w:val="60CFDF23"/>
    <w:rsid w:val="60D0539B"/>
    <w:rsid w:val="60D06E9B"/>
    <w:rsid w:val="60D31B85"/>
    <w:rsid w:val="60D4F98F"/>
    <w:rsid w:val="60D54989"/>
    <w:rsid w:val="60D770D7"/>
    <w:rsid w:val="60D85534"/>
    <w:rsid w:val="60D8F4EF"/>
    <w:rsid w:val="60D98432"/>
    <w:rsid w:val="60D9FCD8"/>
    <w:rsid w:val="60DA4D34"/>
    <w:rsid w:val="60DA5191"/>
    <w:rsid w:val="60DD1DCD"/>
    <w:rsid w:val="60DDABA5"/>
    <w:rsid w:val="60E09CEC"/>
    <w:rsid w:val="60E28F06"/>
    <w:rsid w:val="60E31016"/>
    <w:rsid w:val="60E33972"/>
    <w:rsid w:val="60E466BD"/>
    <w:rsid w:val="60E6861D"/>
    <w:rsid w:val="60E73BD2"/>
    <w:rsid w:val="60E7C073"/>
    <w:rsid w:val="60EA4F33"/>
    <w:rsid w:val="60ECECBC"/>
    <w:rsid w:val="60ED82A7"/>
    <w:rsid w:val="60EDFCC7"/>
    <w:rsid w:val="60EF21A0"/>
    <w:rsid w:val="60F04147"/>
    <w:rsid w:val="60F0BF1E"/>
    <w:rsid w:val="60F104A4"/>
    <w:rsid w:val="60F48750"/>
    <w:rsid w:val="60F68B56"/>
    <w:rsid w:val="60F78452"/>
    <w:rsid w:val="60F81407"/>
    <w:rsid w:val="60FB0302"/>
    <w:rsid w:val="60FB7706"/>
    <w:rsid w:val="60FBE0A3"/>
    <w:rsid w:val="60FCE97A"/>
    <w:rsid w:val="60FE4187"/>
    <w:rsid w:val="610080CE"/>
    <w:rsid w:val="61029D4A"/>
    <w:rsid w:val="6104FD6D"/>
    <w:rsid w:val="610717E6"/>
    <w:rsid w:val="61078D8D"/>
    <w:rsid w:val="61080B2F"/>
    <w:rsid w:val="61084B30"/>
    <w:rsid w:val="61086573"/>
    <w:rsid w:val="61093109"/>
    <w:rsid w:val="61094C7D"/>
    <w:rsid w:val="6109BA1D"/>
    <w:rsid w:val="610B65FB"/>
    <w:rsid w:val="610D0715"/>
    <w:rsid w:val="610D6777"/>
    <w:rsid w:val="610D7BE3"/>
    <w:rsid w:val="610D8659"/>
    <w:rsid w:val="610FA415"/>
    <w:rsid w:val="6110030F"/>
    <w:rsid w:val="61101934"/>
    <w:rsid w:val="61127F75"/>
    <w:rsid w:val="6113F901"/>
    <w:rsid w:val="6117965C"/>
    <w:rsid w:val="6118ECB3"/>
    <w:rsid w:val="611A2E9A"/>
    <w:rsid w:val="611B8DAA"/>
    <w:rsid w:val="611C547E"/>
    <w:rsid w:val="611CE792"/>
    <w:rsid w:val="611F8526"/>
    <w:rsid w:val="612144F1"/>
    <w:rsid w:val="61218894"/>
    <w:rsid w:val="61221504"/>
    <w:rsid w:val="61235998"/>
    <w:rsid w:val="6127EA2D"/>
    <w:rsid w:val="612B1D9F"/>
    <w:rsid w:val="612D9E8E"/>
    <w:rsid w:val="612DED5B"/>
    <w:rsid w:val="612EFE84"/>
    <w:rsid w:val="612F47FB"/>
    <w:rsid w:val="612F663F"/>
    <w:rsid w:val="61313DD0"/>
    <w:rsid w:val="613494C0"/>
    <w:rsid w:val="6136219B"/>
    <w:rsid w:val="6136AA03"/>
    <w:rsid w:val="6139F23A"/>
    <w:rsid w:val="613AD60A"/>
    <w:rsid w:val="613C0529"/>
    <w:rsid w:val="613F70A5"/>
    <w:rsid w:val="613FEC9A"/>
    <w:rsid w:val="61415BB1"/>
    <w:rsid w:val="614226A0"/>
    <w:rsid w:val="614298A8"/>
    <w:rsid w:val="6142ACEA"/>
    <w:rsid w:val="61436F52"/>
    <w:rsid w:val="614650E6"/>
    <w:rsid w:val="6146A97D"/>
    <w:rsid w:val="614AB7DA"/>
    <w:rsid w:val="614FDA38"/>
    <w:rsid w:val="6151987A"/>
    <w:rsid w:val="6152B223"/>
    <w:rsid w:val="61538A62"/>
    <w:rsid w:val="61542CC8"/>
    <w:rsid w:val="6155894D"/>
    <w:rsid w:val="6155957E"/>
    <w:rsid w:val="61562FA0"/>
    <w:rsid w:val="6156F1FF"/>
    <w:rsid w:val="61579DB3"/>
    <w:rsid w:val="6159081E"/>
    <w:rsid w:val="615A14D3"/>
    <w:rsid w:val="615BBE20"/>
    <w:rsid w:val="615DA5E7"/>
    <w:rsid w:val="615DD1AC"/>
    <w:rsid w:val="615FA528"/>
    <w:rsid w:val="61608645"/>
    <w:rsid w:val="61617DF7"/>
    <w:rsid w:val="6161BF98"/>
    <w:rsid w:val="6164CE54"/>
    <w:rsid w:val="6165277E"/>
    <w:rsid w:val="61656A78"/>
    <w:rsid w:val="6166027E"/>
    <w:rsid w:val="61668A1F"/>
    <w:rsid w:val="6166A873"/>
    <w:rsid w:val="61680BD7"/>
    <w:rsid w:val="616848A4"/>
    <w:rsid w:val="61694F44"/>
    <w:rsid w:val="616ADC7C"/>
    <w:rsid w:val="616B97CD"/>
    <w:rsid w:val="616D3287"/>
    <w:rsid w:val="616D472F"/>
    <w:rsid w:val="616E04F2"/>
    <w:rsid w:val="616F6133"/>
    <w:rsid w:val="6174BEB7"/>
    <w:rsid w:val="6175BB89"/>
    <w:rsid w:val="6175E0B4"/>
    <w:rsid w:val="6176E365"/>
    <w:rsid w:val="6176FC8F"/>
    <w:rsid w:val="6178CF30"/>
    <w:rsid w:val="6179B1B0"/>
    <w:rsid w:val="617B51C6"/>
    <w:rsid w:val="617B8E37"/>
    <w:rsid w:val="617BC039"/>
    <w:rsid w:val="617C0CE7"/>
    <w:rsid w:val="617C1485"/>
    <w:rsid w:val="617C19A7"/>
    <w:rsid w:val="617E52AA"/>
    <w:rsid w:val="617F0DA6"/>
    <w:rsid w:val="6180E978"/>
    <w:rsid w:val="6186E352"/>
    <w:rsid w:val="6188174B"/>
    <w:rsid w:val="61882580"/>
    <w:rsid w:val="61885D04"/>
    <w:rsid w:val="618934CD"/>
    <w:rsid w:val="618A12FF"/>
    <w:rsid w:val="618DC261"/>
    <w:rsid w:val="618E1D0F"/>
    <w:rsid w:val="618E4DEB"/>
    <w:rsid w:val="618E5AA0"/>
    <w:rsid w:val="618EB01B"/>
    <w:rsid w:val="618EB041"/>
    <w:rsid w:val="618F1359"/>
    <w:rsid w:val="618F247E"/>
    <w:rsid w:val="619071E0"/>
    <w:rsid w:val="6190EE9C"/>
    <w:rsid w:val="61913566"/>
    <w:rsid w:val="6193415A"/>
    <w:rsid w:val="61936B53"/>
    <w:rsid w:val="619370A0"/>
    <w:rsid w:val="6193F98B"/>
    <w:rsid w:val="61941CC8"/>
    <w:rsid w:val="61961E64"/>
    <w:rsid w:val="619651B1"/>
    <w:rsid w:val="619A3919"/>
    <w:rsid w:val="619CB51D"/>
    <w:rsid w:val="619D2654"/>
    <w:rsid w:val="619E34CA"/>
    <w:rsid w:val="619FDA3E"/>
    <w:rsid w:val="61A1F132"/>
    <w:rsid w:val="61A1F63E"/>
    <w:rsid w:val="61A2890B"/>
    <w:rsid w:val="61A2EB3D"/>
    <w:rsid w:val="61A35634"/>
    <w:rsid w:val="61A36CDF"/>
    <w:rsid w:val="61A68206"/>
    <w:rsid w:val="61A7562E"/>
    <w:rsid w:val="61AA6A1E"/>
    <w:rsid w:val="61AB73E2"/>
    <w:rsid w:val="61ABECC7"/>
    <w:rsid w:val="61ABF7EA"/>
    <w:rsid w:val="61AC023D"/>
    <w:rsid w:val="61AC2236"/>
    <w:rsid w:val="61AC2A99"/>
    <w:rsid w:val="61AC4A77"/>
    <w:rsid w:val="61AD1C7D"/>
    <w:rsid w:val="61AF52EC"/>
    <w:rsid w:val="61B0CCB3"/>
    <w:rsid w:val="61B1FFF1"/>
    <w:rsid w:val="61B28221"/>
    <w:rsid w:val="61B6FF65"/>
    <w:rsid w:val="61B7E7F5"/>
    <w:rsid w:val="61BB4F41"/>
    <w:rsid w:val="61BCF23F"/>
    <w:rsid w:val="61BE5748"/>
    <w:rsid w:val="61BE8B23"/>
    <w:rsid w:val="61BEFCCD"/>
    <w:rsid w:val="61BF1A83"/>
    <w:rsid w:val="61C2293A"/>
    <w:rsid w:val="61C3EE82"/>
    <w:rsid w:val="61C43ADF"/>
    <w:rsid w:val="61C4C015"/>
    <w:rsid w:val="61C4CB7F"/>
    <w:rsid w:val="61C6A306"/>
    <w:rsid w:val="61C6FA26"/>
    <w:rsid w:val="61C8714F"/>
    <w:rsid w:val="61C875F7"/>
    <w:rsid w:val="61CC0326"/>
    <w:rsid w:val="61CC401D"/>
    <w:rsid w:val="61CDD0FA"/>
    <w:rsid w:val="61CF2F7B"/>
    <w:rsid w:val="61CFFBC3"/>
    <w:rsid w:val="61D18835"/>
    <w:rsid w:val="61D19ABE"/>
    <w:rsid w:val="61D36972"/>
    <w:rsid w:val="61D4AB64"/>
    <w:rsid w:val="61D6FA9B"/>
    <w:rsid w:val="61D78E4D"/>
    <w:rsid w:val="61D7ED0D"/>
    <w:rsid w:val="61D82F3B"/>
    <w:rsid w:val="61D863A5"/>
    <w:rsid w:val="61D90336"/>
    <w:rsid w:val="61D9CC40"/>
    <w:rsid w:val="61DAE632"/>
    <w:rsid w:val="61DC597B"/>
    <w:rsid w:val="61DD2BF9"/>
    <w:rsid w:val="61DE6477"/>
    <w:rsid w:val="61DEE9D7"/>
    <w:rsid w:val="61E006ED"/>
    <w:rsid w:val="61E056BB"/>
    <w:rsid w:val="61E3C60A"/>
    <w:rsid w:val="61E46BFA"/>
    <w:rsid w:val="61E53526"/>
    <w:rsid w:val="61E61BE0"/>
    <w:rsid w:val="61E64498"/>
    <w:rsid w:val="61E7CF71"/>
    <w:rsid w:val="61E8A412"/>
    <w:rsid w:val="61E9E51E"/>
    <w:rsid w:val="61E9E578"/>
    <w:rsid w:val="61E9F728"/>
    <w:rsid w:val="61EADC4B"/>
    <w:rsid w:val="61F257CD"/>
    <w:rsid w:val="61F3AB0B"/>
    <w:rsid w:val="61F63669"/>
    <w:rsid w:val="61F66515"/>
    <w:rsid w:val="61F7AA91"/>
    <w:rsid w:val="61F8FF51"/>
    <w:rsid w:val="61FBEB46"/>
    <w:rsid w:val="61FD55FD"/>
    <w:rsid w:val="61FD73D4"/>
    <w:rsid w:val="61FDB5B8"/>
    <w:rsid w:val="61FE7E3B"/>
    <w:rsid w:val="61FF1146"/>
    <w:rsid w:val="61FF77E8"/>
    <w:rsid w:val="61FFE034"/>
    <w:rsid w:val="62001B80"/>
    <w:rsid w:val="6200AB1B"/>
    <w:rsid w:val="6200F9E3"/>
    <w:rsid w:val="62014B31"/>
    <w:rsid w:val="6203BBD8"/>
    <w:rsid w:val="6204C222"/>
    <w:rsid w:val="6204F788"/>
    <w:rsid w:val="62057129"/>
    <w:rsid w:val="6205EBE2"/>
    <w:rsid w:val="62067299"/>
    <w:rsid w:val="62078942"/>
    <w:rsid w:val="6208E54C"/>
    <w:rsid w:val="62092068"/>
    <w:rsid w:val="620EBBFC"/>
    <w:rsid w:val="620F1173"/>
    <w:rsid w:val="620F2A32"/>
    <w:rsid w:val="6210B88A"/>
    <w:rsid w:val="62116819"/>
    <w:rsid w:val="621222A3"/>
    <w:rsid w:val="6213EDFD"/>
    <w:rsid w:val="62145B52"/>
    <w:rsid w:val="6214753A"/>
    <w:rsid w:val="621664F5"/>
    <w:rsid w:val="6216CD09"/>
    <w:rsid w:val="6219B5E8"/>
    <w:rsid w:val="621D66EE"/>
    <w:rsid w:val="621E24A4"/>
    <w:rsid w:val="621FF607"/>
    <w:rsid w:val="6220C85D"/>
    <w:rsid w:val="622133E2"/>
    <w:rsid w:val="6221AC3A"/>
    <w:rsid w:val="6221B2E6"/>
    <w:rsid w:val="62234DEE"/>
    <w:rsid w:val="62239D34"/>
    <w:rsid w:val="62246829"/>
    <w:rsid w:val="6226286C"/>
    <w:rsid w:val="622680CB"/>
    <w:rsid w:val="62283A6A"/>
    <w:rsid w:val="6229DC7E"/>
    <w:rsid w:val="622B025B"/>
    <w:rsid w:val="622CC6EF"/>
    <w:rsid w:val="622EC089"/>
    <w:rsid w:val="622FDEDF"/>
    <w:rsid w:val="62308B3B"/>
    <w:rsid w:val="623136E0"/>
    <w:rsid w:val="623190DA"/>
    <w:rsid w:val="6231B489"/>
    <w:rsid w:val="6231BF99"/>
    <w:rsid w:val="6234B238"/>
    <w:rsid w:val="62352859"/>
    <w:rsid w:val="623F43AF"/>
    <w:rsid w:val="623F8870"/>
    <w:rsid w:val="62405242"/>
    <w:rsid w:val="624195F3"/>
    <w:rsid w:val="6242D1B3"/>
    <w:rsid w:val="6243E4D3"/>
    <w:rsid w:val="62448E30"/>
    <w:rsid w:val="6244C79C"/>
    <w:rsid w:val="6245DA36"/>
    <w:rsid w:val="6246BD9D"/>
    <w:rsid w:val="62476BF7"/>
    <w:rsid w:val="6247C7CD"/>
    <w:rsid w:val="6249E0CF"/>
    <w:rsid w:val="624CEA1A"/>
    <w:rsid w:val="624D0031"/>
    <w:rsid w:val="624D89C3"/>
    <w:rsid w:val="624E0DE4"/>
    <w:rsid w:val="624F02FC"/>
    <w:rsid w:val="624F1C91"/>
    <w:rsid w:val="624FB059"/>
    <w:rsid w:val="62501CA2"/>
    <w:rsid w:val="62505E4D"/>
    <w:rsid w:val="6250AA6D"/>
    <w:rsid w:val="6250ED5B"/>
    <w:rsid w:val="625274A3"/>
    <w:rsid w:val="625427C5"/>
    <w:rsid w:val="62545B3C"/>
    <w:rsid w:val="6255D906"/>
    <w:rsid w:val="6257F63B"/>
    <w:rsid w:val="62580394"/>
    <w:rsid w:val="6258627E"/>
    <w:rsid w:val="6258FA8B"/>
    <w:rsid w:val="625BC5B0"/>
    <w:rsid w:val="625D2B35"/>
    <w:rsid w:val="625DE86F"/>
    <w:rsid w:val="625E0CCB"/>
    <w:rsid w:val="625E3887"/>
    <w:rsid w:val="6260198D"/>
    <w:rsid w:val="62603AF3"/>
    <w:rsid w:val="62615AF8"/>
    <w:rsid w:val="6261C2FE"/>
    <w:rsid w:val="62620BF3"/>
    <w:rsid w:val="62625897"/>
    <w:rsid w:val="6262A075"/>
    <w:rsid w:val="6262D662"/>
    <w:rsid w:val="6262DDF6"/>
    <w:rsid w:val="6263873C"/>
    <w:rsid w:val="6264F006"/>
    <w:rsid w:val="6265C1DA"/>
    <w:rsid w:val="626B4C55"/>
    <w:rsid w:val="626CB1D8"/>
    <w:rsid w:val="62707621"/>
    <w:rsid w:val="62710148"/>
    <w:rsid w:val="6271B175"/>
    <w:rsid w:val="6272D2A2"/>
    <w:rsid w:val="62732BAA"/>
    <w:rsid w:val="6273D167"/>
    <w:rsid w:val="6275DD71"/>
    <w:rsid w:val="6278150C"/>
    <w:rsid w:val="6278CA62"/>
    <w:rsid w:val="62792077"/>
    <w:rsid w:val="62798280"/>
    <w:rsid w:val="627A66C6"/>
    <w:rsid w:val="627C9640"/>
    <w:rsid w:val="627D5C53"/>
    <w:rsid w:val="627E9E9B"/>
    <w:rsid w:val="627EDEC7"/>
    <w:rsid w:val="62809972"/>
    <w:rsid w:val="62820194"/>
    <w:rsid w:val="628221B0"/>
    <w:rsid w:val="62826EC6"/>
    <w:rsid w:val="6283D233"/>
    <w:rsid w:val="62844CBF"/>
    <w:rsid w:val="6284A8F1"/>
    <w:rsid w:val="62854CA2"/>
    <w:rsid w:val="62854CAE"/>
    <w:rsid w:val="6285C0BA"/>
    <w:rsid w:val="62865A03"/>
    <w:rsid w:val="62871308"/>
    <w:rsid w:val="6287ACD7"/>
    <w:rsid w:val="62890A29"/>
    <w:rsid w:val="62892CA7"/>
    <w:rsid w:val="62896D20"/>
    <w:rsid w:val="628B60AC"/>
    <w:rsid w:val="628B7111"/>
    <w:rsid w:val="628E425A"/>
    <w:rsid w:val="628E5E36"/>
    <w:rsid w:val="628F5B75"/>
    <w:rsid w:val="629030C7"/>
    <w:rsid w:val="62925BED"/>
    <w:rsid w:val="6292EB5B"/>
    <w:rsid w:val="6293B9A4"/>
    <w:rsid w:val="62953BCB"/>
    <w:rsid w:val="629639DC"/>
    <w:rsid w:val="6298166C"/>
    <w:rsid w:val="6298D13D"/>
    <w:rsid w:val="6299758B"/>
    <w:rsid w:val="629980B2"/>
    <w:rsid w:val="6299A574"/>
    <w:rsid w:val="629C02EA"/>
    <w:rsid w:val="629DD95D"/>
    <w:rsid w:val="62A2FA0E"/>
    <w:rsid w:val="62A5C061"/>
    <w:rsid w:val="62A85251"/>
    <w:rsid w:val="62A881A4"/>
    <w:rsid w:val="62A8C89C"/>
    <w:rsid w:val="62ABF277"/>
    <w:rsid w:val="62AC4E49"/>
    <w:rsid w:val="62AC8C11"/>
    <w:rsid w:val="62AE756A"/>
    <w:rsid w:val="62AF1871"/>
    <w:rsid w:val="62AF3131"/>
    <w:rsid w:val="62B009A3"/>
    <w:rsid w:val="62B015DB"/>
    <w:rsid w:val="62B0B244"/>
    <w:rsid w:val="62B1CAD7"/>
    <w:rsid w:val="62BA98C8"/>
    <w:rsid w:val="62BB4E0D"/>
    <w:rsid w:val="62BD9B59"/>
    <w:rsid w:val="62BDAA59"/>
    <w:rsid w:val="62BE585A"/>
    <w:rsid w:val="62BED248"/>
    <w:rsid w:val="62C34DCC"/>
    <w:rsid w:val="62C39D3E"/>
    <w:rsid w:val="62C50FA2"/>
    <w:rsid w:val="62C5D3A8"/>
    <w:rsid w:val="62C65F28"/>
    <w:rsid w:val="62CA4865"/>
    <w:rsid w:val="62CA75A6"/>
    <w:rsid w:val="62CAA550"/>
    <w:rsid w:val="62CBF247"/>
    <w:rsid w:val="62CE44FF"/>
    <w:rsid w:val="62CE4784"/>
    <w:rsid w:val="62CEAE75"/>
    <w:rsid w:val="62CF8F33"/>
    <w:rsid w:val="62D00050"/>
    <w:rsid w:val="62D0C3D4"/>
    <w:rsid w:val="62D12089"/>
    <w:rsid w:val="62D2FF1E"/>
    <w:rsid w:val="62D3891A"/>
    <w:rsid w:val="62D522A6"/>
    <w:rsid w:val="62D72107"/>
    <w:rsid w:val="62D8F700"/>
    <w:rsid w:val="62D9C12E"/>
    <w:rsid w:val="62DA554C"/>
    <w:rsid w:val="62DAEE57"/>
    <w:rsid w:val="62DD4C9A"/>
    <w:rsid w:val="62DD6AAA"/>
    <w:rsid w:val="62DE38CC"/>
    <w:rsid w:val="62DF5B4D"/>
    <w:rsid w:val="62DF693D"/>
    <w:rsid w:val="62E45C60"/>
    <w:rsid w:val="62E483F9"/>
    <w:rsid w:val="62E6FC84"/>
    <w:rsid w:val="62ECC085"/>
    <w:rsid w:val="62ED3458"/>
    <w:rsid w:val="62EDB119"/>
    <w:rsid w:val="62EED0D7"/>
    <w:rsid w:val="62EF48B4"/>
    <w:rsid w:val="62F10115"/>
    <w:rsid w:val="62F15F84"/>
    <w:rsid w:val="62F62A0C"/>
    <w:rsid w:val="62F791EF"/>
    <w:rsid w:val="62F7A5A9"/>
    <w:rsid w:val="62F7FB0C"/>
    <w:rsid w:val="62F86EFD"/>
    <w:rsid w:val="62F99BAD"/>
    <w:rsid w:val="62FB58E8"/>
    <w:rsid w:val="62FD06F1"/>
    <w:rsid w:val="62FD4E58"/>
    <w:rsid w:val="62FFEB79"/>
    <w:rsid w:val="630097EB"/>
    <w:rsid w:val="63040250"/>
    <w:rsid w:val="63047F02"/>
    <w:rsid w:val="630500DE"/>
    <w:rsid w:val="63051936"/>
    <w:rsid w:val="63063C7E"/>
    <w:rsid w:val="630725CB"/>
    <w:rsid w:val="6307EEDF"/>
    <w:rsid w:val="6308319C"/>
    <w:rsid w:val="6308547E"/>
    <w:rsid w:val="630930CE"/>
    <w:rsid w:val="6309B132"/>
    <w:rsid w:val="630AE2FC"/>
    <w:rsid w:val="630E3927"/>
    <w:rsid w:val="630E3A9D"/>
    <w:rsid w:val="630FCCF9"/>
    <w:rsid w:val="631009FD"/>
    <w:rsid w:val="63123055"/>
    <w:rsid w:val="6314619D"/>
    <w:rsid w:val="63148EF0"/>
    <w:rsid w:val="6315080D"/>
    <w:rsid w:val="631629D3"/>
    <w:rsid w:val="631658ED"/>
    <w:rsid w:val="63175303"/>
    <w:rsid w:val="631BD4C3"/>
    <w:rsid w:val="631CA481"/>
    <w:rsid w:val="631CBFE0"/>
    <w:rsid w:val="631E29BD"/>
    <w:rsid w:val="631F7D0C"/>
    <w:rsid w:val="63206BE5"/>
    <w:rsid w:val="63215893"/>
    <w:rsid w:val="6321D2E3"/>
    <w:rsid w:val="632283DF"/>
    <w:rsid w:val="6322A275"/>
    <w:rsid w:val="6322BD73"/>
    <w:rsid w:val="6322EF7D"/>
    <w:rsid w:val="63244F94"/>
    <w:rsid w:val="63246B37"/>
    <w:rsid w:val="63270DFC"/>
    <w:rsid w:val="632738C8"/>
    <w:rsid w:val="63286387"/>
    <w:rsid w:val="63298C15"/>
    <w:rsid w:val="63303940"/>
    <w:rsid w:val="63307037"/>
    <w:rsid w:val="63327F4C"/>
    <w:rsid w:val="6336DF5D"/>
    <w:rsid w:val="6337B54D"/>
    <w:rsid w:val="6337EB9C"/>
    <w:rsid w:val="6337FEAB"/>
    <w:rsid w:val="6339489F"/>
    <w:rsid w:val="633AF3B5"/>
    <w:rsid w:val="633BA60F"/>
    <w:rsid w:val="633BFE57"/>
    <w:rsid w:val="633C553A"/>
    <w:rsid w:val="633C9C37"/>
    <w:rsid w:val="633D0FEC"/>
    <w:rsid w:val="63414FE7"/>
    <w:rsid w:val="634308E3"/>
    <w:rsid w:val="6345C239"/>
    <w:rsid w:val="6345D586"/>
    <w:rsid w:val="6346D5AF"/>
    <w:rsid w:val="634755A4"/>
    <w:rsid w:val="6349D641"/>
    <w:rsid w:val="634ADD9C"/>
    <w:rsid w:val="634EF11F"/>
    <w:rsid w:val="63509F77"/>
    <w:rsid w:val="63536B45"/>
    <w:rsid w:val="6353B868"/>
    <w:rsid w:val="63579242"/>
    <w:rsid w:val="6358FCD0"/>
    <w:rsid w:val="6359091A"/>
    <w:rsid w:val="635A655F"/>
    <w:rsid w:val="635AF32A"/>
    <w:rsid w:val="635AF934"/>
    <w:rsid w:val="635BEF47"/>
    <w:rsid w:val="635C3F6F"/>
    <w:rsid w:val="635CB386"/>
    <w:rsid w:val="635E4545"/>
    <w:rsid w:val="635F5B2A"/>
    <w:rsid w:val="636163B1"/>
    <w:rsid w:val="63621EFC"/>
    <w:rsid w:val="63655307"/>
    <w:rsid w:val="636653A2"/>
    <w:rsid w:val="636A811F"/>
    <w:rsid w:val="636B0D06"/>
    <w:rsid w:val="636B6105"/>
    <w:rsid w:val="636E0D07"/>
    <w:rsid w:val="636E6AD4"/>
    <w:rsid w:val="636F4329"/>
    <w:rsid w:val="636F7A97"/>
    <w:rsid w:val="6372F30A"/>
    <w:rsid w:val="6374EE1D"/>
    <w:rsid w:val="637533CB"/>
    <w:rsid w:val="6376AD01"/>
    <w:rsid w:val="63776D86"/>
    <w:rsid w:val="6377D051"/>
    <w:rsid w:val="6377FAE0"/>
    <w:rsid w:val="6378A633"/>
    <w:rsid w:val="637A00D1"/>
    <w:rsid w:val="637D9A42"/>
    <w:rsid w:val="637E0043"/>
    <w:rsid w:val="637FB430"/>
    <w:rsid w:val="637FE2C8"/>
    <w:rsid w:val="637FF029"/>
    <w:rsid w:val="638149CB"/>
    <w:rsid w:val="63834BEF"/>
    <w:rsid w:val="638370AB"/>
    <w:rsid w:val="63839239"/>
    <w:rsid w:val="6385402F"/>
    <w:rsid w:val="6387ACD4"/>
    <w:rsid w:val="6387E602"/>
    <w:rsid w:val="6388F61B"/>
    <w:rsid w:val="638984DC"/>
    <w:rsid w:val="6389A1FB"/>
    <w:rsid w:val="638A0B66"/>
    <w:rsid w:val="638A0F05"/>
    <w:rsid w:val="638B3115"/>
    <w:rsid w:val="638D9E4F"/>
    <w:rsid w:val="638F9818"/>
    <w:rsid w:val="63905CC8"/>
    <w:rsid w:val="6391A7F4"/>
    <w:rsid w:val="6392590E"/>
    <w:rsid w:val="63931877"/>
    <w:rsid w:val="6393A65A"/>
    <w:rsid w:val="6393EF0C"/>
    <w:rsid w:val="6398D901"/>
    <w:rsid w:val="6398F169"/>
    <w:rsid w:val="639945F7"/>
    <w:rsid w:val="6399AFEB"/>
    <w:rsid w:val="639B2745"/>
    <w:rsid w:val="639B7FEC"/>
    <w:rsid w:val="639CEDD3"/>
    <w:rsid w:val="639E6FEE"/>
    <w:rsid w:val="639EC6D3"/>
    <w:rsid w:val="63A136D5"/>
    <w:rsid w:val="63A184F6"/>
    <w:rsid w:val="63A26857"/>
    <w:rsid w:val="63A47A23"/>
    <w:rsid w:val="63A67B02"/>
    <w:rsid w:val="63A6CD87"/>
    <w:rsid w:val="63A7ED99"/>
    <w:rsid w:val="63AA3B91"/>
    <w:rsid w:val="63AE32BE"/>
    <w:rsid w:val="63B1577B"/>
    <w:rsid w:val="63B32A23"/>
    <w:rsid w:val="63B34952"/>
    <w:rsid w:val="63B4CEAA"/>
    <w:rsid w:val="63B54AD9"/>
    <w:rsid w:val="63B5E5B3"/>
    <w:rsid w:val="63B71BC7"/>
    <w:rsid w:val="63B79C8F"/>
    <w:rsid w:val="63B8511C"/>
    <w:rsid w:val="63BCD218"/>
    <w:rsid w:val="63BD3C4E"/>
    <w:rsid w:val="63BE1710"/>
    <w:rsid w:val="63BF34D0"/>
    <w:rsid w:val="63C0F198"/>
    <w:rsid w:val="63C10BDF"/>
    <w:rsid w:val="63C19A04"/>
    <w:rsid w:val="63C27918"/>
    <w:rsid w:val="63C412FD"/>
    <w:rsid w:val="63C4D842"/>
    <w:rsid w:val="63C5E22B"/>
    <w:rsid w:val="63C6F1FE"/>
    <w:rsid w:val="63C76DCB"/>
    <w:rsid w:val="63C7D36E"/>
    <w:rsid w:val="63CA4C94"/>
    <w:rsid w:val="63CD5298"/>
    <w:rsid w:val="63CD9D74"/>
    <w:rsid w:val="63CE780C"/>
    <w:rsid w:val="63CF4577"/>
    <w:rsid w:val="63CFDC89"/>
    <w:rsid w:val="63D102B5"/>
    <w:rsid w:val="63D5B594"/>
    <w:rsid w:val="63D70B7D"/>
    <w:rsid w:val="63D8E8C2"/>
    <w:rsid w:val="63D9C6CE"/>
    <w:rsid w:val="63DA510A"/>
    <w:rsid w:val="63DE04D9"/>
    <w:rsid w:val="63E06C61"/>
    <w:rsid w:val="63E0C7BA"/>
    <w:rsid w:val="63E197C4"/>
    <w:rsid w:val="63E22C58"/>
    <w:rsid w:val="63E3EF33"/>
    <w:rsid w:val="63E498E8"/>
    <w:rsid w:val="63E61905"/>
    <w:rsid w:val="63E7154B"/>
    <w:rsid w:val="63E89E1E"/>
    <w:rsid w:val="63EA143D"/>
    <w:rsid w:val="63EC8AF3"/>
    <w:rsid w:val="63ECDE86"/>
    <w:rsid w:val="63EE33A8"/>
    <w:rsid w:val="63EF052D"/>
    <w:rsid w:val="63EF6B7C"/>
    <w:rsid w:val="63F1A598"/>
    <w:rsid w:val="63F1B9AC"/>
    <w:rsid w:val="63F2BE20"/>
    <w:rsid w:val="63F42655"/>
    <w:rsid w:val="63F85413"/>
    <w:rsid w:val="63F9DB0E"/>
    <w:rsid w:val="63FB1EEA"/>
    <w:rsid w:val="63FB3673"/>
    <w:rsid w:val="63FB6777"/>
    <w:rsid w:val="63FCA726"/>
    <w:rsid w:val="63FCAF58"/>
    <w:rsid w:val="640151F5"/>
    <w:rsid w:val="64054BB6"/>
    <w:rsid w:val="64066500"/>
    <w:rsid w:val="64066A73"/>
    <w:rsid w:val="6406F17F"/>
    <w:rsid w:val="640703B3"/>
    <w:rsid w:val="6407D5D1"/>
    <w:rsid w:val="6408DBE9"/>
    <w:rsid w:val="6409D8B9"/>
    <w:rsid w:val="640A2E3E"/>
    <w:rsid w:val="640CBC62"/>
    <w:rsid w:val="640ED694"/>
    <w:rsid w:val="64109175"/>
    <w:rsid w:val="6410B1F6"/>
    <w:rsid w:val="64118189"/>
    <w:rsid w:val="64133633"/>
    <w:rsid w:val="64136606"/>
    <w:rsid w:val="64141F21"/>
    <w:rsid w:val="6417F6F3"/>
    <w:rsid w:val="641A542E"/>
    <w:rsid w:val="641D07A0"/>
    <w:rsid w:val="641D1868"/>
    <w:rsid w:val="64202CD1"/>
    <w:rsid w:val="64219C48"/>
    <w:rsid w:val="642284A6"/>
    <w:rsid w:val="6422E83A"/>
    <w:rsid w:val="642462C5"/>
    <w:rsid w:val="6424E787"/>
    <w:rsid w:val="64255C6D"/>
    <w:rsid w:val="642574DD"/>
    <w:rsid w:val="6425E4D6"/>
    <w:rsid w:val="642833E6"/>
    <w:rsid w:val="642BAF58"/>
    <w:rsid w:val="642BC0AA"/>
    <w:rsid w:val="642D9E20"/>
    <w:rsid w:val="642DC920"/>
    <w:rsid w:val="64309F70"/>
    <w:rsid w:val="64313FFE"/>
    <w:rsid w:val="64333F8C"/>
    <w:rsid w:val="6434DB56"/>
    <w:rsid w:val="6435B17D"/>
    <w:rsid w:val="643675DB"/>
    <w:rsid w:val="6437B48E"/>
    <w:rsid w:val="64387BAD"/>
    <w:rsid w:val="643A45F1"/>
    <w:rsid w:val="643A7D7D"/>
    <w:rsid w:val="643E5FD4"/>
    <w:rsid w:val="643F660E"/>
    <w:rsid w:val="643F8B62"/>
    <w:rsid w:val="64408041"/>
    <w:rsid w:val="6440D89A"/>
    <w:rsid w:val="6441009C"/>
    <w:rsid w:val="6441C08A"/>
    <w:rsid w:val="6444692C"/>
    <w:rsid w:val="6447B24D"/>
    <w:rsid w:val="64480903"/>
    <w:rsid w:val="64494764"/>
    <w:rsid w:val="64498F6A"/>
    <w:rsid w:val="6449BD89"/>
    <w:rsid w:val="644A7B55"/>
    <w:rsid w:val="644C439A"/>
    <w:rsid w:val="644F9C2E"/>
    <w:rsid w:val="6451D222"/>
    <w:rsid w:val="645255FA"/>
    <w:rsid w:val="6453870A"/>
    <w:rsid w:val="645558F1"/>
    <w:rsid w:val="6458BB6F"/>
    <w:rsid w:val="645991F8"/>
    <w:rsid w:val="645DFFD5"/>
    <w:rsid w:val="645F5550"/>
    <w:rsid w:val="645F73E2"/>
    <w:rsid w:val="6460238B"/>
    <w:rsid w:val="6460DCA2"/>
    <w:rsid w:val="6460DD4A"/>
    <w:rsid w:val="6460FAEF"/>
    <w:rsid w:val="64647FB9"/>
    <w:rsid w:val="6466CEA4"/>
    <w:rsid w:val="64671A20"/>
    <w:rsid w:val="64682FC0"/>
    <w:rsid w:val="6468330C"/>
    <w:rsid w:val="646849AA"/>
    <w:rsid w:val="646E2695"/>
    <w:rsid w:val="646E43CD"/>
    <w:rsid w:val="646EC43C"/>
    <w:rsid w:val="6471133B"/>
    <w:rsid w:val="64737605"/>
    <w:rsid w:val="6473DB6E"/>
    <w:rsid w:val="64772B1C"/>
    <w:rsid w:val="6478106F"/>
    <w:rsid w:val="6479C8D1"/>
    <w:rsid w:val="647A5FED"/>
    <w:rsid w:val="647A8B86"/>
    <w:rsid w:val="647C183B"/>
    <w:rsid w:val="647CE5FF"/>
    <w:rsid w:val="647ED8CA"/>
    <w:rsid w:val="64838A0C"/>
    <w:rsid w:val="6489844B"/>
    <w:rsid w:val="648A67E9"/>
    <w:rsid w:val="648CF3D7"/>
    <w:rsid w:val="648DD118"/>
    <w:rsid w:val="648F106A"/>
    <w:rsid w:val="648FB026"/>
    <w:rsid w:val="6490E40F"/>
    <w:rsid w:val="649106D5"/>
    <w:rsid w:val="6492F2D3"/>
    <w:rsid w:val="6496B10A"/>
    <w:rsid w:val="6496F943"/>
    <w:rsid w:val="649792D0"/>
    <w:rsid w:val="6497B55F"/>
    <w:rsid w:val="64994264"/>
    <w:rsid w:val="649A2067"/>
    <w:rsid w:val="649A8333"/>
    <w:rsid w:val="649ABB88"/>
    <w:rsid w:val="649C4109"/>
    <w:rsid w:val="649D91DF"/>
    <w:rsid w:val="649EAE4F"/>
    <w:rsid w:val="649FD20D"/>
    <w:rsid w:val="649FE638"/>
    <w:rsid w:val="64A1FFD3"/>
    <w:rsid w:val="64A3A2C5"/>
    <w:rsid w:val="64A3DAD7"/>
    <w:rsid w:val="64A3DC78"/>
    <w:rsid w:val="64A4F824"/>
    <w:rsid w:val="64A5E0F0"/>
    <w:rsid w:val="64A7C643"/>
    <w:rsid w:val="64A94A23"/>
    <w:rsid w:val="64AC493F"/>
    <w:rsid w:val="64AC92B4"/>
    <w:rsid w:val="64ACDE81"/>
    <w:rsid w:val="64AD8BF5"/>
    <w:rsid w:val="64B09ADC"/>
    <w:rsid w:val="64B234F3"/>
    <w:rsid w:val="64B2E684"/>
    <w:rsid w:val="64B302E3"/>
    <w:rsid w:val="64B62D7C"/>
    <w:rsid w:val="64B8044A"/>
    <w:rsid w:val="64B84060"/>
    <w:rsid w:val="64B974C6"/>
    <w:rsid w:val="64BAADF5"/>
    <w:rsid w:val="64BBA3E7"/>
    <w:rsid w:val="64BDAC64"/>
    <w:rsid w:val="64BE1668"/>
    <w:rsid w:val="64C08C04"/>
    <w:rsid w:val="64C0C591"/>
    <w:rsid w:val="64C1CD46"/>
    <w:rsid w:val="64C293B6"/>
    <w:rsid w:val="64C3250E"/>
    <w:rsid w:val="64C54A81"/>
    <w:rsid w:val="64C55DD1"/>
    <w:rsid w:val="64C6F635"/>
    <w:rsid w:val="64CA0967"/>
    <w:rsid w:val="64CBC8E6"/>
    <w:rsid w:val="64CCF67F"/>
    <w:rsid w:val="64CD2560"/>
    <w:rsid w:val="64CD9209"/>
    <w:rsid w:val="64CD96EC"/>
    <w:rsid w:val="64CDFA58"/>
    <w:rsid w:val="64CF72AB"/>
    <w:rsid w:val="64D1103D"/>
    <w:rsid w:val="64D22343"/>
    <w:rsid w:val="64D232CA"/>
    <w:rsid w:val="64D4EC21"/>
    <w:rsid w:val="64D52073"/>
    <w:rsid w:val="64D70548"/>
    <w:rsid w:val="64D96D19"/>
    <w:rsid w:val="64DA4F81"/>
    <w:rsid w:val="64DCEC5F"/>
    <w:rsid w:val="64DD26E7"/>
    <w:rsid w:val="64DEB23D"/>
    <w:rsid w:val="64DFCEB6"/>
    <w:rsid w:val="64DFDD41"/>
    <w:rsid w:val="64E159C6"/>
    <w:rsid w:val="64E17ED6"/>
    <w:rsid w:val="64E2EB43"/>
    <w:rsid w:val="64E45252"/>
    <w:rsid w:val="64E50C92"/>
    <w:rsid w:val="64E5C693"/>
    <w:rsid w:val="64E5DBF3"/>
    <w:rsid w:val="64E60436"/>
    <w:rsid w:val="64E7DED1"/>
    <w:rsid w:val="64E86E5F"/>
    <w:rsid w:val="64E9BDAA"/>
    <w:rsid w:val="64EA9B97"/>
    <w:rsid w:val="64EAA83A"/>
    <w:rsid w:val="64EF1A84"/>
    <w:rsid w:val="64F032F6"/>
    <w:rsid w:val="64F72F54"/>
    <w:rsid w:val="64F8260C"/>
    <w:rsid w:val="64FADC22"/>
    <w:rsid w:val="64FF9163"/>
    <w:rsid w:val="65001CD2"/>
    <w:rsid w:val="65004068"/>
    <w:rsid w:val="65019A80"/>
    <w:rsid w:val="6501F32D"/>
    <w:rsid w:val="650218B6"/>
    <w:rsid w:val="6502FDE8"/>
    <w:rsid w:val="650383D3"/>
    <w:rsid w:val="6504285A"/>
    <w:rsid w:val="6504350C"/>
    <w:rsid w:val="6506FF05"/>
    <w:rsid w:val="650896F2"/>
    <w:rsid w:val="650AF6BD"/>
    <w:rsid w:val="650B1B4E"/>
    <w:rsid w:val="650B497C"/>
    <w:rsid w:val="650BE96E"/>
    <w:rsid w:val="650C06D4"/>
    <w:rsid w:val="650C9AB5"/>
    <w:rsid w:val="650DED5B"/>
    <w:rsid w:val="650DEF93"/>
    <w:rsid w:val="6512906F"/>
    <w:rsid w:val="6513B2AC"/>
    <w:rsid w:val="651683F1"/>
    <w:rsid w:val="651C8410"/>
    <w:rsid w:val="651E23EC"/>
    <w:rsid w:val="651F3A8F"/>
    <w:rsid w:val="65210DE4"/>
    <w:rsid w:val="6521F479"/>
    <w:rsid w:val="6523F314"/>
    <w:rsid w:val="65253B8C"/>
    <w:rsid w:val="6526FF59"/>
    <w:rsid w:val="652838B6"/>
    <w:rsid w:val="65290732"/>
    <w:rsid w:val="65295A6A"/>
    <w:rsid w:val="652BA17A"/>
    <w:rsid w:val="652C7FFA"/>
    <w:rsid w:val="652CF531"/>
    <w:rsid w:val="652E0A4B"/>
    <w:rsid w:val="652F067F"/>
    <w:rsid w:val="652F3CD2"/>
    <w:rsid w:val="653410F0"/>
    <w:rsid w:val="6534F9DA"/>
    <w:rsid w:val="6535E55F"/>
    <w:rsid w:val="65361DF1"/>
    <w:rsid w:val="653653D8"/>
    <w:rsid w:val="65373229"/>
    <w:rsid w:val="65396F04"/>
    <w:rsid w:val="6539F016"/>
    <w:rsid w:val="653A218B"/>
    <w:rsid w:val="653A5379"/>
    <w:rsid w:val="653DD774"/>
    <w:rsid w:val="654003CE"/>
    <w:rsid w:val="6540842A"/>
    <w:rsid w:val="65409C79"/>
    <w:rsid w:val="654154E6"/>
    <w:rsid w:val="65417BEA"/>
    <w:rsid w:val="65417F49"/>
    <w:rsid w:val="6541ECF8"/>
    <w:rsid w:val="65422876"/>
    <w:rsid w:val="65427506"/>
    <w:rsid w:val="654479BE"/>
    <w:rsid w:val="6549505D"/>
    <w:rsid w:val="654BB0C6"/>
    <w:rsid w:val="654CFD15"/>
    <w:rsid w:val="654D6FA7"/>
    <w:rsid w:val="654E52BB"/>
    <w:rsid w:val="654FD917"/>
    <w:rsid w:val="65513025"/>
    <w:rsid w:val="6552126D"/>
    <w:rsid w:val="65530A4B"/>
    <w:rsid w:val="6553194B"/>
    <w:rsid w:val="65544FB4"/>
    <w:rsid w:val="6554589A"/>
    <w:rsid w:val="6554B10A"/>
    <w:rsid w:val="6555D67A"/>
    <w:rsid w:val="6555ECBE"/>
    <w:rsid w:val="6557D234"/>
    <w:rsid w:val="65584E49"/>
    <w:rsid w:val="65587C29"/>
    <w:rsid w:val="655883F1"/>
    <w:rsid w:val="6558C547"/>
    <w:rsid w:val="655B98C5"/>
    <w:rsid w:val="655C8F40"/>
    <w:rsid w:val="655D015F"/>
    <w:rsid w:val="655D9395"/>
    <w:rsid w:val="656016BE"/>
    <w:rsid w:val="656143E1"/>
    <w:rsid w:val="65632B7C"/>
    <w:rsid w:val="6564188D"/>
    <w:rsid w:val="65649823"/>
    <w:rsid w:val="6564A3D6"/>
    <w:rsid w:val="65657374"/>
    <w:rsid w:val="6567657F"/>
    <w:rsid w:val="656B0590"/>
    <w:rsid w:val="656CF084"/>
    <w:rsid w:val="656D99FB"/>
    <w:rsid w:val="656F5EFE"/>
    <w:rsid w:val="656FB259"/>
    <w:rsid w:val="6570B27E"/>
    <w:rsid w:val="65727954"/>
    <w:rsid w:val="65736DC7"/>
    <w:rsid w:val="65737397"/>
    <w:rsid w:val="6574F7F4"/>
    <w:rsid w:val="657516AD"/>
    <w:rsid w:val="65776EB7"/>
    <w:rsid w:val="65789061"/>
    <w:rsid w:val="657A7CA7"/>
    <w:rsid w:val="657AE509"/>
    <w:rsid w:val="657BAF52"/>
    <w:rsid w:val="657DB30C"/>
    <w:rsid w:val="657F479D"/>
    <w:rsid w:val="6581A883"/>
    <w:rsid w:val="6582F37F"/>
    <w:rsid w:val="65830E39"/>
    <w:rsid w:val="6583C2B6"/>
    <w:rsid w:val="6584711A"/>
    <w:rsid w:val="65859A72"/>
    <w:rsid w:val="6586D772"/>
    <w:rsid w:val="65873170"/>
    <w:rsid w:val="65875D24"/>
    <w:rsid w:val="658A2E9F"/>
    <w:rsid w:val="658A65CA"/>
    <w:rsid w:val="658B83C9"/>
    <w:rsid w:val="658C1E05"/>
    <w:rsid w:val="658C7225"/>
    <w:rsid w:val="65908842"/>
    <w:rsid w:val="659094C2"/>
    <w:rsid w:val="65909B36"/>
    <w:rsid w:val="6590FABE"/>
    <w:rsid w:val="659159B2"/>
    <w:rsid w:val="65928C97"/>
    <w:rsid w:val="65936386"/>
    <w:rsid w:val="659406F5"/>
    <w:rsid w:val="6594B36E"/>
    <w:rsid w:val="6595034C"/>
    <w:rsid w:val="6595588B"/>
    <w:rsid w:val="65958602"/>
    <w:rsid w:val="65980AE8"/>
    <w:rsid w:val="659A0BE5"/>
    <w:rsid w:val="659A6D1B"/>
    <w:rsid w:val="659B803A"/>
    <w:rsid w:val="659B9F01"/>
    <w:rsid w:val="659BC985"/>
    <w:rsid w:val="659E8504"/>
    <w:rsid w:val="65A17C37"/>
    <w:rsid w:val="65A2FA53"/>
    <w:rsid w:val="65A3296A"/>
    <w:rsid w:val="65A3ECBC"/>
    <w:rsid w:val="65A479E9"/>
    <w:rsid w:val="65A543AD"/>
    <w:rsid w:val="65A67B99"/>
    <w:rsid w:val="65A7E44B"/>
    <w:rsid w:val="65A83B00"/>
    <w:rsid w:val="65A8EEFF"/>
    <w:rsid w:val="65A90958"/>
    <w:rsid w:val="65A984DF"/>
    <w:rsid w:val="65A9A573"/>
    <w:rsid w:val="65A9B457"/>
    <w:rsid w:val="65AB4C3A"/>
    <w:rsid w:val="65ABB51C"/>
    <w:rsid w:val="65AC3D75"/>
    <w:rsid w:val="65AC4DF2"/>
    <w:rsid w:val="65AC61BF"/>
    <w:rsid w:val="65AD39BC"/>
    <w:rsid w:val="65AD39D9"/>
    <w:rsid w:val="65AE21C0"/>
    <w:rsid w:val="65AFB0CD"/>
    <w:rsid w:val="65B148DA"/>
    <w:rsid w:val="65B2B2B0"/>
    <w:rsid w:val="65B3AF34"/>
    <w:rsid w:val="65B48C94"/>
    <w:rsid w:val="65B4C2E4"/>
    <w:rsid w:val="65B4F4F3"/>
    <w:rsid w:val="65B7116B"/>
    <w:rsid w:val="65B71E65"/>
    <w:rsid w:val="65B81314"/>
    <w:rsid w:val="65B9866E"/>
    <w:rsid w:val="65BC5F72"/>
    <w:rsid w:val="65BCC1CC"/>
    <w:rsid w:val="65BD078D"/>
    <w:rsid w:val="65BD5EB4"/>
    <w:rsid w:val="65BEC7BF"/>
    <w:rsid w:val="65BECEF0"/>
    <w:rsid w:val="65C10C51"/>
    <w:rsid w:val="65C1ED77"/>
    <w:rsid w:val="65C2C873"/>
    <w:rsid w:val="65C360C7"/>
    <w:rsid w:val="65C7AD75"/>
    <w:rsid w:val="65C7DCA5"/>
    <w:rsid w:val="65C96834"/>
    <w:rsid w:val="65CA092F"/>
    <w:rsid w:val="65CD2F9F"/>
    <w:rsid w:val="65CF0FED"/>
    <w:rsid w:val="65CF9A20"/>
    <w:rsid w:val="65D398C9"/>
    <w:rsid w:val="65D416DA"/>
    <w:rsid w:val="65D53C7B"/>
    <w:rsid w:val="65D5FD59"/>
    <w:rsid w:val="65D632FC"/>
    <w:rsid w:val="65D66DFA"/>
    <w:rsid w:val="65D6B682"/>
    <w:rsid w:val="65D70CA0"/>
    <w:rsid w:val="65DC326D"/>
    <w:rsid w:val="65DD2425"/>
    <w:rsid w:val="65E16420"/>
    <w:rsid w:val="65E57793"/>
    <w:rsid w:val="65E714C3"/>
    <w:rsid w:val="65E7C017"/>
    <w:rsid w:val="65E87540"/>
    <w:rsid w:val="65E89522"/>
    <w:rsid w:val="65E9BA99"/>
    <w:rsid w:val="65EC4303"/>
    <w:rsid w:val="65EC4BAA"/>
    <w:rsid w:val="65F117BA"/>
    <w:rsid w:val="65F18AC1"/>
    <w:rsid w:val="65F211B5"/>
    <w:rsid w:val="65F29D95"/>
    <w:rsid w:val="65F2CB00"/>
    <w:rsid w:val="65F2D1F3"/>
    <w:rsid w:val="65F2D7BE"/>
    <w:rsid w:val="65F47154"/>
    <w:rsid w:val="65F499E4"/>
    <w:rsid w:val="65F4ABE7"/>
    <w:rsid w:val="65F58140"/>
    <w:rsid w:val="65F596BE"/>
    <w:rsid w:val="65F5A3DF"/>
    <w:rsid w:val="65F5C0DC"/>
    <w:rsid w:val="65F85290"/>
    <w:rsid w:val="65FA187F"/>
    <w:rsid w:val="65FD4289"/>
    <w:rsid w:val="65FE88D4"/>
    <w:rsid w:val="65FEEF4B"/>
    <w:rsid w:val="65FF153E"/>
    <w:rsid w:val="65FFD03D"/>
    <w:rsid w:val="66012E34"/>
    <w:rsid w:val="6602257B"/>
    <w:rsid w:val="6602AC25"/>
    <w:rsid w:val="6602D103"/>
    <w:rsid w:val="660461FA"/>
    <w:rsid w:val="66057483"/>
    <w:rsid w:val="66065449"/>
    <w:rsid w:val="6606BC29"/>
    <w:rsid w:val="6607CA6E"/>
    <w:rsid w:val="66090579"/>
    <w:rsid w:val="660A50D0"/>
    <w:rsid w:val="660B7E65"/>
    <w:rsid w:val="660C32E9"/>
    <w:rsid w:val="660C3824"/>
    <w:rsid w:val="660CBED7"/>
    <w:rsid w:val="660DC962"/>
    <w:rsid w:val="660E335D"/>
    <w:rsid w:val="660E5037"/>
    <w:rsid w:val="660F1F11"/>
    <w:rsid w:val="660F9F28"/>
    <w:rsid w:val="660FBE16"/>
    <w:rsid w:val="66106674"/>
    <w:rsid w:val="66112BF1"/>
    <w:rsid w:val="6611A0F3"/>
    <w:rsid w:val="6611D143"/>
    <w:rsid w:val="6612B028"/>
    <w:rsid w:val="66182532"/>
    <w:rsid w:val="66184CC2"/>
    <w:rsid w:val="661A0041"/>
    <w:rsid w:val="661A1154"/>
    <w:rsid w:val="661ABA6B"/>
    <w:rsid w:val="661ADA88"/>
    <w:rsid w:val="661CD222"/>
    <w:rsid w:val="661DF5C7"/>
    <w:rsid w:val="66246147"/>
    <w:rsid w:val="662576ED"/>
    <w:rsid w:val="6625C7E2"/>
    <w:rsid w:val="6626E2F8"/>
    <w:rsid w:val="6627728D"/>
    <w:rsid w:val="66284AEC"/>
    <w:rsid w:val="6628C9CB"/>
    <w:rsid w:val="662B119D"/>
    <w:rsid w:val="662CB079"/>
    <w:rsid w:val="662EE240"/>
    <w:rsid w:val="6630403F"/>
    <w:rsid w:val="66309284"/>
    <w:rsid w:val="6631DDCA"/>
    <w:rsid w:val="66348869"/>
    <w:rsid w:val="66365BB9"/>
    <w:rsid w:val="6637C79F"/>
    <w:rsid w:val="6638E758"/>
    <w:rsid w:val="663B47F9"/>
    <w:rsid w:val="663CEB98"/>
    <w:rsid w:val="663D14C6"/>
    <w:rsid w:val="663FA0F6"/>
    <w:rsid w:val="663FB6A0"/>
    <w:rsid w:val="66413B09"/>
    <w:rsid w:val="66424B0E"/>
    <w:rsid w:val="6645C8A9"/>
    <w:rsid w:val="66463773"/>
    <w:rsid w:val="664644BF"/>
    <w:rsid w:val="66488C7D"/>
    <w:rsid w:val="6648A366"/>
    <w:rsid w:val="664CC459"/>
    <w:rsid w:val="664E79D1"/>
    <w:rsid w:val="664FEC62"/>
    <w:rsid w:val="66511DB9"/>
    <w:rsid w:val="66558332"/>
    <w:rsid w:val="6655FBEF"/>
    <w:rsid w:val="6659A0C0"/>
    <w:rsid w:val="665B42C9"/>
    <w:rsid w:val="665BAA3C"/>
    <w:rsid w:val="665C714F"/>
    <w:rsid w:val="66611292"/>
    <w:rsid w:val="6661D8A6"/>
    <w:rsid w:val="6662BCEA"/>
    <w:rsid w:val="66644872"/>
    <w:rsid w:val="66655B25"/>
    <w:rsid w:val="66686F94"/>
    <w:rsid w:val="6669F23D"/>
    <w:rsid w:val="666AA227"/>
    <w:rsid w:val="666C5428"/>
    <w:rsid w:val="666CC8D5"/>
    <w:rsid w:val="666DB3E0"/>
    <w:rsid w:val="666F2863"/>
    <w:rsid w:val="666F2B22"/>
    <w:rsid w:val="66716638"/>
    <w:rsid w:val="6673A183"/>
    <w:rsid w:val="66754BA3"/>
    <w:rsid w:val="6675FDB2"/>
    <w:rsid w:val="667698F6"/>
    <w:rsid w:val="66785D88"/>
    <w:rsid w:val="66797F58"/>
    <w:rsid w:val="66799F14"/>
    <w:rsid w:val="667A1E04"/>
    <w:rsid w:val="667B63FE"/>
    <w:rsid w:val="667B72C8"/>
    <w:rsid w:val="667C0EF5"/>
    <w:rsid w:val="667D0FBD"/>
    <w:rsid w:val="667DB850"/>
    <w:rsid w:val="667EDA3E"/>
    <w:rsid w:val="66819434"/>
    <w:rsid w:val="66820721"/>
    <w:rsid w:val="668222FE"/>
    <w:rsid w:val="668244FA"/>
    <w:rsid w:val="6682C0A4"/>
    <w:rsid w:val="6682F653"/>
    <w:rsid w:val="66834E30"/>
    <w:rsid w:val="668460CC"/>
    <w:rsid w:val="66860F2A"/>
    <w:rsid w:val="6688FD9B"/>
    <w:rsid w:val="66897A3B"/>
    <w:rsid w:val="668AB0F1"/>
    <w:rsid w:val="668B212D"/>
    <w:rsid w:val="668D37DF"/>
    <w:rsid w:val="668D668D"/>
    <w:rsid w:val="668E7E49"/>
    <w:rsid w:val="669057FD"/>
    <w:rsid w:val="6691009D"/>
    <w:rsid w:val="669266E2"/>
    <w:rsid w:val="66927202"/>
    <w:rsid w:val="66927914"/>
    <w:rsid w:val="669299ED"/>
    <w:rsid w:val="669299F6"/>
    <w:rsid w:val="6693FBE4"/>
    <w:rsid w:val="6694D801"/>
    <w:rsid w:val="66950283"/>
    <w:rsid w:val="6697A2B6"/>
    <w:rsid w:val="669CCD17"/>
    <w:rsid w:val="669D14D5"/>
    <w:rsid w:val="669E596D"/>
    <w:rsid w:val="669E6B7D"/>
    <w:rsid w:val="669E9FBD"/>
    <w:rsid w:val="669F950C"/>
    <w:rsid w:val="66A3745F"/>
    <w:rsid w:val="66A5B773"/>
    <w:rsid w:val="66A6EBAF"/>
    <w:rsid w:val="66A81BD9"/>
    <w:rsid w:val="66A8F3DF"/>
    <w:rsid w:val="66A978DD"/>
    <w:rsid w:val="66A9A999"/>
    <w:rsid w:val="66AB095E"/>
    <w:rsid w:val="66AC86A2"/>
    <w:rsid w:val="66AC9D6B"/>
    <w:rsid w:val="66AEA58D"/>
    <w:rsid w:val="66AEB2F1"/>
    <w:rsid w:val="66B1991A"/>
    <w:rsid w:val="66B1FC43"/>
    <w:rsid w:val="66B38BAE"/>
    <w:rsid w:val="66B91558"/>
    <w:rsid w:val="66BB1D1C"/>
    <w:rsid w:val="66BCF2FB"/>
    <w:rsid w:val="66BD7DC4"/>
    <w:rsid w:val="66BFBC4B"/>
    <w:rsid w:val="66C004C6"/>
    <w:rsid w:val="66C23EC4"/>
    <w:rsid w:val="66C38BB0"/>
    <w:rsid w:val="66C56E39"/>
    <w:rsid w:val="66C5DD6D"/>
    <w:rsid w:val="66C8DA3E"/>
    <w:rsid w:val="66CA4214"/>
    <w:rsid w:val="66CC197E"/>
    <w:rsid w:val="66CF0CAF"/>
    <w:rsid w:val="66D00831"/>
    <w:rsid w:val="66D06F5F"/>
    <w:rsid w:val="66D16ABE"/>
    <w:rsid w:val="66D1F702"/>
    <w:rsid w:val="66D39584"/>
    <w:rsid w:val="66D3FAD0"/>
    <w:rsid w:val="66D42D8B"/>
    <w:rsid w:val="66D44ED0"/>
    <w:rsid w:val="66D4981B"/>
    <w:rsid w:val="66D5C83F"/>
    <w:rsid w:val="66D675E5"/>
    <w:rsid w:val="66D91B47"/>
    <w:rsid w:val="66DC322B"/>
    <w:rsid w:val="66DD05A7"/>
    <w:rsid w:val="66DE7CAA"/>
    <w:rsid w:val="66DEF50E"/>
    <w:rsid w:val="66E14C3C"/>
    <w:rsid w:val="66E40C24"/>
    <w:rsid w:val="66E57A6F"/>
    <w:rsid w:val="66E6BD3A"/>
    <w:rsid w:val="66E81B12"/>
    <w:rsid w:val="66E9FEAA"/>
    <w:rsid w:val="66EA6EFA"/>
    <w:rsid w:val="66EADD55"/>
    <w:rsid w:val="66EBDB6A"/>
    <w:rsid w:val="66EF1BA8"/>
    <w:rsid w:val="66EFB3D9"/>
    <w:rsid w:val="66EFF79E"/>
    <w:rsid w:val="66F00E6D"/>
    <w:rsid w:val="66F17B40"/>
    <w:rsid w:val="66F186B8"/>
    <w:rsid w:val="66F1F752"/>
    <w:rsid w:val="66F388DB"/>
    <w:rsid w:val="66F5ADC7"/>
    <w:rsid w:val="66F5B7D2"/>
    <w:rsid w:val="66F8D37A"/>
    <w:rsid w:val="66F92CCF"/>
    <w:rsid w:val="66F94A09"/>
    <w:rsid w:val="66F9D3D6"/>
    <w:rsid w:val="66FADB5F"/>
    <w:rsid w:val="66FC1A8D"/>
    <w:rsid w:val="66FC8747"/>
    <w:rsid w:val="66FCD234"/>
    <w:rsid w:val="66FDE3C7"/>
    <w:rsid w:val="66FEFBDD"/>
    <w:rsid w:val="67014D83"/>
    <w:rsid w:val="6701940B"/>
    <w:rsid w:val="6702150A"/>
    <w:rsid w:val="6702BEE2"/>
    <w:rsid w:val="6702E6C0"/>
    <w:rsid w:val="67037F5A"/>
    <w:rsid w:val="67058100"/>
    <w:rsid w:val="67072CEB"/>
    <w:rsid w:val="67078C40"/>
    <w:rsid w:val="67082F3C"/>
    <w:rsid w:val="6708D43A"/>
    <w:rsid w:val="670B6CA4"/>
    <w:rsid w:val="670B747A"/>
    <w:rsid w:val="670CBA84"/>
    <w:rsid w:val="670CF612"/>
    <w:rsid w:val="67115905"/>
    <w:rsid w:val="67130FD6"/>
    <w:rsid w:val="671315FF"/>
    <w:rsid w:val="671354E6"/>
    <w:rsid w:val="67163311"/>
    <w:rsid w:val="671732D1"/>
    <w:rsid w:val="67192D89"/>
    <w:rsid w:val="671BDD07"/>
    <w:rsid w:val="671D164F"/>
    <w:rsid w:val="671D3E4E"/>
    <w:rsid w:val="671DC499"/>
    <w:rsid w:val="671FE9F7"/>
    <w:rsid w:val="67214C60"/>
    <w:rsid w:val="67223328"/>
    <w:rsid w:val="67282F1E"/>
    <w:rsid w:val="672980A6"/>
    <w:rsid w:val="6729F9C4"/>
    <w:rsid w:val="672C249C"/>
    <w:rsid w:val="672F6979"/>
    <w:rsid w:val="672F74EA"/>
    <w:rsid w:val="67305C9A"/>
    <w:rsid w:val="673224FD"/>
    <w:rsid w:val="67339011"/>
    <w:rsid w:val="6733A2A5"/>
    <w:rsid w:val="6734F0FF"/>
    <w:rsid w:val="6736AAC2"/>
    <w:rsid w:val="6736D8D8"/>
    <w:rsid w:val="6737A53F"/>
    <w:rsid w:val="673945D7"/>
    <w:rsid w:val="6739AC91"/>
    <w:rsid w:val="673A08EE"/>
    <w:rsid w:val="674140E8"/>
    <w:rsid w:val="6741C479"/>
    <w:rsid w:val="6743E7A0"/>
    <w:rsid w:val="674413FC"/>
    <w:rsid w:val="6745BB6F"/>
    <w:rsid w:val="67488DAD"/>
    <w:rsid w:val="67494127"/>
    <w:rsid w:val="674A5595"/>
    <w:rsid w:val="674A9048"/>
    <w:rsid w:val="674ABE8E"/>
    <w:rsid w:val="674B5CB8"/>
    <w:rsid w:val="674CCBE2"/>
    <w:rsid w:val="674CEF1F"/>
    <w:rsid w:val="674D0ED0"/>
    <w:rsid w:val="674D21CD"/>
    <w:rsid w:val="674DD19D"/>
    <w:rsid w:val="67509EA1"/>
    <w:rsid w:val="67511646"/>
    <w:rsid w:val="6753BAF9"/>
    <w:rsid w:val="6755FC8A"/>
    <w:rsid w:val="6759CE04"/>
    <w:rsid w:val="675A0D9B"/>
    <w:rsid w:val="675A56CE"/>
    <w:rsid w:val="675ADEDA"/>
    <w:rsid w:val="675C235A"/>
    <w:rsid w:val="675EE9E7"/>
    <w:rsid w:val="675EF250"/>
    <w:rsid w:val="675FCF01"/>
    <w:rsid w:val="676180AC"/>
    <w:rsid w:val="67621543"/>
    <w:rsid w:val="67633BDD"/>
    <w:rsid w:val="6763B571"/>
    <w:rsid w:val="67659061"/>
    <w:rsid w:val="67659CEF"/>
    <w:rsid w:val="6765B9F6"/>
    <w:rsid w:val="67666233"/>
    <w:rsid w:val="6766961B"/>
    <w:rsid w:val="6766B9BA"/>
    <w:rsid w:val="676756D7"/>
    <w:rsid w:val="6767F05A"/>
    <w:rsid w:val="67688B6F"/>
    <w:rsid w:val="6768BE18"/>
    <w:rsid w:val="676951FD"/>
    <w:rsid w:val="676ADE09"/>
    <w:rsid w:val="676B06ED"/>
    <w:rsid w:val="676C28F6"/>
    <w:rsid w:val="676D0C94"/>
    <w:rsid w:val="676D1122"/>
    <w:rsid w:val="676D1D39"/>
    <w:rsid w:val="676D8DE5"/>
    <w:rsid w:val="67700772"/>
    <w:rsid w:val="6771CBD5"/>
    <w:rsid w:val="67723FC5"/>
    <w:rsid w:val="67724E2A"/>
    <w:rsid w:val="6773B320"/>
    <w:rsid w:val="6773E00F"/>
    <w:rsid w:val="67752EDC"/>
    <w:rsid w:val="67760F57"/>
    <w:rsid w:val="6778CD6C"/>
    <w:rsid w:val="677C8A42"/>
    <w:rsid w:val="677CBC45"/>
    <w:rsid w:val="677D287D"/>
    <w:rsid w:val="677D9ADA"/>
    <w:rsid w:val="677FD2F0"/>
    <w:rsid w:val="67802892"/>
    <w:rsid w:val="67819C0D"/>
    <w:rsid w:val="6783EF19"/>
    <w:rsid w:val="6784DFEA"/>
    <w:rsid w:val="67857DEC"/>
    <w:rsid w:val="67867E54"/>
    <w:rsid w:val="6788EDAB"/>
    <w:rsid w:val="678949B6"/>
    <w:rsid w:val="678BC268"/>
    <w:rsid w:val="678D90BE"/>
    <w:rsid w:val="678ED9CD"/>
    <w:rsid w:val="679345F2"/>
    <w:rsid w:val="6793F58D"/>
    <w:rsid w:val="67963F01"/>
    <w:rsid w:val="67966D2F"/>
    <w:rsid w:val="6796C3F9"/>
    <w:rsid w:val="67976641"/>
    <w:rsid w:val="679820CC"/>
    <w:rsid w:val="6798FAF6"/>
    <w:rsid w:val="6799D3F6"/>
    <w:rsid w:val="679A5F70"/>
    <w:rsid w:val="679A9361"/>
    <w:rsid w:val="679B0635"/>
    <w:rsid w:val="679B2AD8"/>
    <w:rsid w:val="679CB4A5"/>
    <w:rsid w:val="679D2F8A"/>
    <w:rsid w:val="679DD735"/>
    <w:rsid w:val="679FCC43"/>
    <w:rsid w:val="67A109BA"/>
    <w:rsid w:val="67A21E77"/>
    <w:rsid w:val="67A6CE00"/>
    <w:rsid w:val="67A78704"/>
    <w:rsid w:val="67A97A2B"/>
    <w:rsid w:val="67A9C2C4"/>
    <w:rsid w:val="67A9DC9C"/>
    <w:rsid w:val="67AA4D62"/>
    <w:rsid w:val="67AA632F"/>
    <w:rsid w:val="67AA9ED4"/>
    <w:rsid w:val="67AB5510"/>
    <w:rsid w:val="67AEECE4"/>
    <w:rsid w:val="67AF669C"/>
    <w:rsid w:val="67B22DCA"/>
    <w:rsid w:val="67B329CD"/>
    <w:rsid w:val="67B4E363"/>
    <w:rsid w:val="67B5F7AE"/>
    <w:rsid w:val="67B604C6"/>
    <w:rsid w:val="67B73FA0"/>
    <w:rsid w:val="67B8C5B2"/>
    <w:rsid w:val="67B99613"/>
    <w:rsid w:val="67B9D438"/>
    <w:rsid w:val="67BA6BE7"/>
    <w:rsid w:val="67BB1C12"/>
    <w:rsid w:val="67BD42CE"/>
    <w:rsid w:val="67BD97E3"/>
    <w:rsid w:val="67BE4F1D"/>
    <w:rsid w:val="67C031A8"/>
    <w:rsid w:val="67C357AD"/>
    <w:rsid w:val="67C3D61A"/>
    <w:rsid w:val="67C52509"/>
    <w:rsid w:val="67C7476E"/>
    <w:rsid w:val="67C760B5"/>
    <w:rsid w:val="67C78A52"/>
    <w:rsid w:val="67C90B56"/>
    <w:rsid w:val="67CA306A"/>
    <w:rsid w:val="67CD1EC2"/>
    <w:rsid w:val="67CD6F3E"/>
    <w:rsid w:val="67D1ACB8"/>
    <w:rsid w:val="67D2A77D"/>
    <w:rsid w:val="67D36F60"/>
    <w:rsid w:val="67D3D610"/>
    <w:rsid w:val="67D402C1"/>
    <w:rsid w:val="67D41F36"/>
    <w:rsid w:val="67D53C4B"/>
    <w:rsid w:val="67D85C39"/>
    <w:rsid w:val="67D86415"/>
    <w:rsid w:val="67D9101D"/>
    <w:rsid w:val="67D9440E"/>
    <w:rsid w:val="67DA7010"/>
    <w:rsid w:val="67DBBCE9"/>
    <w:rsid w:val="67E0AF16"/>
    <w:rsid w:val="67E1079D"/>
    <w:rsid w:val="67E460F5"/>
    <w:rsid w:val="67E6C62F"/>
    <w:rsid w:val="67E6CE42"/>
    <w:rsid w:val="67E7D708"/>
    <w:rsid w:val="67E7F3C7"/>
    <w:rsid w:val="67E97633"/>
    <w:rsid w:val="67EAD646"/>
    <w:rsid w:val="67EB9A8F"/>
    <w:rsid w:val="67F097BE"/>
    <w:rsid w:val="67F12E74"/>
    <w:rsid w:val="67F833D5"/>
    <w:rsid w:val="67FAFF29"/>
    <w:rsid w:val="67FCC027"/>
    <w:rsid w:val="67FE03C5"/>
    <w:rsid w:val="67FE9728"/>
    <w:rsid w:val="68027043"/>
    <w:rsid w:val="6803A91A"/>
    <w:rsid w:val="6803EB33"/>
    <w:rsid w:val="6806E21D"/>
    <w:rsid w:val="680707FE"/>
    <w:rsid w:val="6807C68A"/>
    <w:rsid w:val="6809EB36"/>
    <w:rsid w:val="6816F616"/>
    <w:rsid w:val="68184F17"/>
    <w:rsid w:val="681863F9"/>
    <w:rsid w:val="681B79BC"/>
    <w:rsid w:val="681B7ACA"/>
    <w:rsid w:val="681BDA7B"/>
    <w:rsid w:val="681E6694"/>
    <w:rsid w:val="6821D179"/>
    <w:rsid w:val="68229A4A"/>
    <w:rsid w:val="682342B8"/>
    <w:rsid w:val="68246175"/>
    <w:rsid w:val="6826800D"/>
    <w:rsid w:val="6826D365"/>
    <w:rsid w:val="6827BC92"/>
    <w:rsid w:val="68281309"/>
    <w:rsid w:val="682B4946"/>
    <w:rsid w:val="682D6B1B"/>
    <w:rsid w:val="682F032F"/>
    <w:rsid w:val="68313F2D"/>
    <w:rsid w:val="683160C8"/>
    <w:rsid w:val="68324005"/>
    <w:rsid w:val="6832D1A2"/>
    <w:rsid w:val="6832FC9B"/>
    <w:rsid w:val="68330506"/>
    <w:rsid w:val="6833EAC5"/>
    <w:rsid w:val="6834D2FA"/>
    <w:rsid w:val="68361BF4"/>
    <w:rsid w:val="683772FE"/>
    <w:rsid w:val="6837B130"/>
    <w:rsid w:val="6837C782"/>
    <w:rsid w:val="6837E516"/>
    <w:rsid w:val="683AAEF7"/>
    <w:rsid w:val="683AE643"/>
    <w:rsid w:val="683B9842"/>
    <w:rsid w:val="683BE907"/>
    <w:rsid w:val="683DFA63"/>
    <w:rsid w:val="683E1F56"/>
    <w:rsid w:val="683FFD4C"/>
    <w:rsid w:val="68400898"/>
    <w:rsid w:val="68416B9A"/>
    <w:rsid w:val="68421434"/>
    <w:rsid w:val="68442313"/>
    <w:rsid w:val="6844904F"/>
    <w:rsid w:val="6847D05F"/>
    <w:rsid w:val="6847EB0A"/>
    <w:rsid w:val="6849D1A4"/>
    <w:rsid w:val="684B07FE"/>
    <w:rsid w:val="684C0439"/>
    <w:rsid w:val="684C19FE"/>
    <w:rsid w:val="684C6091"/>
    <w:rsid w:val="684C7567"/>
    <w:rsid w:val="684CA468"/>
    <w:rsid w:val="684CCFA3"/>
    <w:rsid w:val="684DD9BE"/>
    <w:rsid w:val="684EA8CE"/>
    <w:rsid w:val="68507578"/>
    <w:rsid w:val="6851892A"/>
    <w:rsid w:val="68529E7F"/>
    <w:rsid w:val="6853563C"/>
    <w:rsid w:val="6853F613"/>
    <w:rsid w:val="6856969F"/>
    <w:rsid w:val="6857CBAB"/>
    <w:rsid w:val="6858AD40"/>
    <w:rsid w:val="6859DF5D"/>
    <w:rsid w:val="685B1333"/>
    <w:rsid w:val="685C83DC"/>
    <w:rsid w:val="685C9AB6"/>
    <w:rsid w:val="685CA849"/>
    <w:rsid w:val="685D3D3B"/>
    <w:rsid w:val="685D5987"/>
    <w:rsid w:val="685E1FD9"/>
    <w:rsid w:val="685E928F"/>
    <w:rsid w:val="685F1838"/>
    <w:rsid w:val="68605F76"/>
    <w:rsid w:val="686251B1"/>
    <w:rsid w:val="6862C4CD"/>
    <w:rsid w:val="68653E76"/>
    <w:rsid w:val="6866BB56"/>
    <w:rsid w:val="68673077"/>
    <w:rsid w:val="6867D421"/>
    <w:rsid w:val="6867FB51"/>
    <w:rsid w:val="6869372F"/>
    <w:rsid w:val="686A7CE0"/>
    <w:rsid w:val="686AE861"/>
    <w:rsid w:val="686B5DA5"/>
    <w:rsid w:val="686C04B5"/>
    <w:rsid w:val="686F7EBD"/>
    <w:rsid w:val="6871068D"/>
    <w:rsid w:val="68723374"/>
    <w:rsid w:val="6874C1FD"/>
    <w:rsid w:val="68766199"/>
    <w:rsid w:val="6878B6EC"/>
    <w:rsid w:val="687A6CD3"/>
    <w:rsid w:val="687BD712"/>
    <w:rsid w:val="687D022E"/>
    <w:rsid w:val="687DFFD3"/>
    <w:rsid w:val="68803827"/>
    <w:rsid w:val="68807D90"/>
    <w:rsid w:val="68821C47"/>
    <w:rsid w:val="6884811B"/>
    <w:rsid w:val="6884D084"/>
    <w:rsid w:val="68854495"/>
    <w:rsid w:val="6889284A"/>
    <w:rsid w:val="688948DB"/>
    <w:rsid w:val="688963EA"/>
    <w:rsid w:val="688C971B"/>
    <w:rsid w:val="688CFFA9"/>
    <w:rsid w:val="688F9241"/>
    <w:rsid w:val="689648F0"/>
    <w:rsid w:val="689AE4ED"/>
    <w:rsid w:val="689CE965"/>
    <w:rsid w:val="689D707D"/>
    <w:rsid w:val="689DA841"/>
    <w:rsid w:val="689DB6F9"/>
    <w:rsid w:val="689DDD2E"/>
    <w:rsid w:val="689EF60A"/>
    <w:rsid w:val="68A18BFC"/>
    <w:rsid w:val="68A30561"/>
    <w:rsid w:val="68A315CA"/>
    <w:rsid w:val="68A43E01"/>
    <w:rsid w:val="68A5B5B0"/>
    <w:rsid w:val="68A6009C"/>
    <w:rsid w:val="68A7F798"/>
    <w:rsid w:val="68A96258"/>
    <w:rsid w:val="68AB34E8"/>
    <w:rsid w:val="68ACFCA0"/>
    <w:rsid w:val="68AD6176"/>
    <w:rsid w:val="68AD8DEB"/>
    <w:rsid w:val="68B230B9"/>
    <w:rsid w:val="68B27BBD"/>
    <w:rsid w:val="68B7977B"/>
    <w:rsid w:val="68B87137"/>
    <w:rsid w:val="68B8E26D"/>
    <w:rsid w:val="68B98CAA"/>
    <w:rsid w:val="68BA6797"/>
    <w:rsid w:val="68BB5622"/>
    <w:rsid w:val="68BC7608"/>
    <w:rsid w:val="68BCB714"/>
    <w:rsid w:val="68BCBD57"/>
    <w:rsid w:val="68BF6219"/>
    <w:rsid w:val="68C02402"/>
    <w:rsid w:val="68C0EBB9"/>
    <w:rsid w:val="68C1BDB3"/>
    <w:rsid w:val="68C27036"/>
    <w:rsid w:val="68C2D6B5"/>
    <w:rsid w:val="68C4D4C7"/>
    <w:rsid w:val="68C68AB0"/>
    <w:rsid w:val="68C8080A"/>
    <w:rsid w:val="68C8A860"/>
    <w:rsid w:val="68C8D4BA"/>
    <w:rsid w:val="68C9CE3D"/>
    <w:rsid w:val="68CA11B8"/>
    <w:rsid w:val="68CA3D2C"/>
    <w:rsid w:val="68CA82A2"/>
    <w:rsid w:val="68CB14C2"/>
    <w:rsid w:val="68CBB192"/>
    <w:rsid w:val="68CD5BF4"/>
    <w:rsid w:val="68CE14AF"/>
    <w:rsid w:val="68CF9003"/>
    <w:rsid w:val="68D00AC1"/>
    <w:rsid w:val="68D0A062"/>
    <w:rsid w:val="68D23FC7"/>
    <w:rsid w:val="68D47C07"/>
    <w:rsid w:val="68D75CE3"/>
    <w:rsid w:val="68D873A4"/>
    <w:rsid w:val="68D87EA2"/>
    <w:rsid w:val="68D96C0A"/>
    <w:rsid w:val="68DB2FC6"/>
    <w:rsid w:val="68DB6517"/>
    <w:rsid w:val="68DD7228"/>
    <w:rsid w:val="68DF114C"/>
    <w:rsid w:val="68E36CD8"/>
    <w:rsid w:val="68E5F96E"/>
    <w:rsid w:val="68E6047A"/>
    <w:rsid w:val="68E6D74C"/>
    <w:rsid w:val="68E8515C"/>
    <w:rsid w:val="68EA105D"/>
    <w:rsid w:val="68EB2990"/>
    <w:rsid w:val="68EB31A8"/>
    <w:rsid w:val="68EBB1B9"/>
    <w:rsid w:val="68EC1F8B"/>
    <w:rsid w:val="68ED149D"/>
    <w:rsid w:val="68EDA952"/>
    <w:rsid w:val="68EE797C"/>
    <w:rsid w:val="68EED9EE"/>
    <w:rsid w:val="68EFB353"/>
    <w:rsid w:val="68F28504"/>
    <w:rsid w:val="68F35284"/>
    <w:rsid w:val="68F5AAB6"/>
    <w:rsid w:val="68F6E327"/>
    <w:rsid w:val="68F6F906"/>
    <w:rsid w:val="68F7F9B7"/>
    <w:rsid w:val="68F8A1ED"/>
    <w:rsid w:val="68F951C0"/>
    <w:rsid w:val="68FBEB86"/>
    <w:rsid w:val="68FEB6C4"/>
    <w:rsid w:val="68FEC239"/>
    <w:rsid w:val="68FF42EC"/>
    <w:rsid w:val="6902C289"/>
    <w:rsid w:val="69057394"/>
    <w:rsid w:val="69061902"/>
    <w:rsid w:val="6906ECC9"/>
    <w:rsid w:val="69092E5E"/>
    <w:rsid w:val="690A05B6"/>
    <w:rsid w:val="690A2D72"/>
    <w:rsid w:val="690D920D"/>
    <w:rsid w:val="690D9600"/>
    <w:rsid w:val="690FD043"/>
    <w:rsid w:val="690FE8C7"/>
    <w:rsid w:val="690FFD4E"/>
    <w:rsid w:val="69111C39"/>
    <w:rsid w:val="69140925"/>
    <w:rsid w:val="69158A2A"/>
    <w:rsid w:val="6915E1AF"/>
    <w:rsid w:val="69162877"/>
    <w:rsid w:val="69172D35"/>
    <w:rsid w:val="691A437E"/>
    <w:rsid w:val="691AE070"/>
    <w:rsid w:val="691DA5EC"/>
    <w:rsid w:val="691F3FD4"/>
    <w:rsid w:val="69202803"/>
    <w:rsid w:val="692063BC"/>
    <w:rsid w:val="6923B095"/>
    <w:rsid w:val="6927C46A"/>
    <w:rsid w:val="692B22A6"/>
    <w:rsid w:val="692BE6FB"/>
    <w:rsid w:val="692D6252"/>
    <w:rsid w:val="69314B29"/>
    <w:rsid w:val="69318EBC"/>
    <w:rsid w:val="6931FA56"/>
    <w:rsid w:val="69358B96"/>
    <w:rsid w:val="6935C007"/>
    <w:rsid w:val="6935FC3B"/>
    <w:rsid w:val="6936D9FD"/>
    <w:rsid w:val="6937FCD9"/>
    <w:rsid w:val="69388D66"/>
    <w:rsid w:val="693BDE61"/>
    <w:rsid w:val="693DB10F"/>
    <w:rsid w:val="693DBA12"/>
    <w:rsid w:val="693E7724"/>
    <w:rsid w:val="693E95DF"/>
    <w:rsid w:val="693EB437"/>
    <w:rsid w:val="6940133B"/>
    <w:rsid w:val="69469ED0"/>
    <w:rsid w:val="6946D4E5"/>
    <w:rsid w:val="69473C76"/>
    <w:rsid w:val="6947CC35"/>
    <w:rsid w:val="69490CBF"/>
    <w:rsid w:val="694940C4"/>
    <w:rsid w:val="69494627"/>
    <w:rsid w:val="694990A5"/>
    <w:rsid w:val="694B3024"/>
    <w:rsid w:val="694B8360"/>
    <w:rsid w:val="694B98A9"/>
    <w:rsid w:val="694CA5DB"/>
    <w:rsid w:val="694DDF16"/>
    <w:rsid w:val="69538545"/>
    <w:rsid w:val="6954A44A"/>
    <w:rsid w:val="6955AD54"/>
    <w:rsid w:val="69568615"/>
    <w:rsid w:val="695964C2"/>
    <w:rsid w:val="69599019"/>
    <w:rsid w:val="695A4E3E"/>
    <w:rsid w:val="695A51F5"/>
    <w:rsid w:val="695BF676"/>
    <w:rsid w:val="695F5C9E"/>
    <w:rsid w:val="696267BE"/>
    <w:rsid w:val="6962CEF5"/>
    <w:rsid w:val="696318A7"/>
    <w:rsid w:val="696471F4"/>
    <w:rsid w:val="6966EF34"/>
    <w:rsid w:val="6966FAF7"/>
    <w:rsid w:val="6967AAF9"/>
    <w:rsid w:val="69686EBB"/>
    <w:rsid w:val="69689B60"/>
    <w:rsid w:val="696980C9"/>
    <w:rsid w:val="696C036F"/>
    <w:rsid w:val="696D1705"/>
    <w:rsid w:val="696F577D"/>
    <w:rsid w:val="69701A05"/>
    <w:rsid w:val="69707813"/>
    <w:rsid w:val="6970EB4C"/>
    <w:rsid w:val="69727571"/>
    <w:rsid w:val="6974B099"/>
    <w:rsid w:val="69753454"/>
    <w:rsid w:val="697570A7"/>
    <w:rsid w:val="69762068"/>
    <w:rsid w:val="697834EC"/>
    <w:rsid w:val="69791BAE"/>
    <w:rsid w:val="6979C7D8"/>
    <w:rsid w:val="697A1624"/>
    <w:rsid w:val="697A425C"/>
    <w:rsid w:val="697A49F1"/>
    <w:rsid w:val="697CFDCA"/>
    <w:rsid w:val="697EF621"/>
    <w:rsid w:val="698325EB"/>
    <w:rsid w:val="698376FA"/>
    <w:rsid w:val="6983890A"/>
    <w:rsid w:val="6983A34C"/>
    <w:rsid w:val="69858666"/>
    <w:rsid w:val="698620BA"/>
    <w:rsid w:val="6986E95D"/>
    <w:rsid w:val="69894204"/>
    <w:rsid w:val="698A5880"/>
    <w:rsid w:val="698B45BF"/>
    <w:rsid w:val="698BBAAB"/>
    <w:rsid w:val="698D20B7"/>
    <w:rsid w:val="698DF542"/>
    <w:rsid w:val="698E3EFE"/>
    <w:rsid w:val="698E5B1E"/>
    <w:rsid w:val="698FB74C"/>
    <w:rsid w:val="69906227"/>
    <w:rsid w:val="6991A4CB"/>
    <w:rsid w:val="699251F8"/>
    <w:rsid w:val="69933D55"/>
    <w:rsid w:val="69945CE6"/>
    <w:rsid w:val="6995B9EB"/>
    <w:rsid w:val="69969C3F"/>
    <w:rsid w:val="69976FC7"/>
    <w:rsid w:val="6998E45F"/>
    <w:rsid w:val="699B164D"/>
    <w:rsid w:val="699BDDBA"/>
    <w:rsid w:val="699DAAFC"/>
    <w:rsid w:val="699E4212"/>
    <w:rsid w:val="699E8C99"/>
    <w:rsid w:val="699FEB43"/>
    <w:rsid w:val="69A0DCBE"/>
    <w:rsid w:val="69A11EB5"/>
    <w:rsid w:val="69A416FE"/>
    <w:rsid w:val="69A59FA0"/>
    <w:rsid w:val="69A7296E"/>
    <w:rsid w:val="69A744D5"/>
    <w:rsid w:val="69A8CC54"/>
    <w:rsid w:val="69A98A7F"/>
    <w:rsid w:val="69AA66BB"/>
    <w:rsid w:val="69ABC9C8"/>
    <w:rsid w:val="69ADBCDC"/>
    <w:rsid w:val="69AE59A9"/>
    <w:rsid w:val="69AFE6EA"/>
    <w:rsid w:val="69B028F5"/>
    <w:rsid w:val="69B09D5E"/>
    <w:rsid w:val="69B0B2E9"/>
    <w:rsid w:val="69B1EB94"/>
    <w:rsid w:val="69B3A604"/>
    <w:rsid w:val="69B4097E"/>
    <w:rsid w:val="69B42588"/>
    <w:rsid w:val="69B95B27"/>
    <w:rsid w:val="69BA5DD0"/>
    <w:rsid w:val="69BA9C09"/>
    <w:rsid w:val="69BC7FB5"/>
    <w:rsid w:val="69BE0634"/>
    <w:rsid w:val="69C0213E"/>
    <w:rsid w:val="69C09AB0"/>
    <w:rsid w:val="69C66654"/>
    <w:rsid w:val="69CA7E86"/>
    <w:rsid w:val="69CAC118"/>
    <w:rsid w:val="69CD224C"/>
    <w:rsid w:val="69CF92D4"/>
    <w:rsid w:val="69D0F549"/>
    <w:rsid w:val="69D1407D"/>
    <w:rsid w:val="69D32D77"/>
    <w:rsid w:val="69D5F0E0"/>
    <w:rsid w:val="69D6A9E8"/>
    <w:rsid w:val="69D6FEB6"/>
    <w:rsid w:val="69D8173D"/>
    <w:rsid w:val="69D8B749"/>
    <w:rsid w:val="69D9FB1E"/>
    <w:rsid w:val="69DB0DDC"/>
    <w:rsid w:val="69DF3ECD"/>
    <w:rsid w:val="69E01FAE"/>
    <w:rsid w:val="69E316DB"/>
    <w:rsid w:val="69E318D0"/>
    <w:rsid w:val="69E3F2D4"/>
    <w:rsid w:val="69E42DB6"/>
    <w:rsid w:val="69E4F703"/>
    <w:rsid w:val="69E5DA9C"/>
    <w:rsid w:val="69E6A606"/>
    <w:rsid w:val="69E6AFE5"/>
    <w:rsid w:val="69E70B9C"/>
    <w:rsid w:val="69E7F3EE"/>
    <w:rsid w:val="69E8E5A6"/>
    <w:rsid w:val="69E9142C"/>
    <w:rsid w:val="69E93686"/>
    <w:rsid w:val="69EB6EDE"/>
    <w:rsid w:val="69EBBA6F"/>
    <w:rsid w:val="69ECDB22"/>
    <w:rsid w:val="69EE476C"/>
    <w:rsid w:val="69EE5E63"/>
    <w:rsid w:val="69EE87F3"/>
    <w:rsid w:val="69EF5906"/>
    <w:rsid w:val="69F04FDD"/>
    <w:rsid w:val="69F15218"/>
    <w:rsid w:val="69F7C3F2"/>
    <w:rsid w:val="69F831D3"/>
    <w:rsid w:val="69F87E81"/>
    <w:rsid w:val="69F88677"/>
    <w:rsid w:val="69F8E0D3"/>
    <w:rsid w:val="69F98F50"/>
    <w:rsid w:val="69F9BCE1"/>
    <w:rsid w:val="69FCFEE8"/>
    <w:rsid w:val="69FF7419"/>
    <w:rsid w:val="69FFAD46"/>
    <w:rsid w:val="6A00562F"/>
    <w:rsid w:val="6A009AF0"/>
    <w:rsid w:val="6A0140E4"/>
    <w:rsid w:val="6A014AB4"/>
    <w:rsid w:val="6A02DA4B"/>
    <w:rsid w:val="6A043DA5"/>
    <w:rsid w:val="6A075D78"/>
    <w:rsid w:val="6A0BF245"/>
    <w:rsid w:val="6A0EA505"/>
    <w:rsid w:val="6A0F6CB7"/>
    <w:rsid w:val="6A131B1E"/>
    <w:rsid w:val="6A140E92"/>
    <w:rsid w:val="6A15BF6B"/>
    <w:rsid w:val="6A192BB9"/>
    <w:rsid w:val="6A1A1505"/>
    <w:rsid w:val="6A1C7ECC"/>
    <w:rsid w:val="6A1CD1B5"/>
    <w:rsid w:val="6A1D9CE9"/>
    <w:rsid w:val="6A20FAC4"/>
    <w:rsid w:val="6A22D2CE"/>
    <w:rsid w:val="6A2370E3"/>
    <w:rsid w:val="6A24BA64"/>
    <w:rsid w:val="6A250755"/>
    <w:rsid w:val="6A25119A"/>
    <w:rsid w:val="6A286C8B"/>
    <w:rsid w:val="6A293398"/>
    <w:rsid w:val="6A2D09A4"/>
    <w:rsid w:val="6A2EBEB8"/>
    <w:rsid w:val="6A2F0DC5"/>
    <w:rsid w:val="6A30060B"/>
    <w:rsid w:val="6A328984"/>
    <w:rsid w:val="6A344E72"/>
    <w:rsid w:val="6A35B8A9"/>
    <w:rsid w:val="6A37048F"/>
    <w:rsid w:val="6A38E0A3"/>
    <w:rsid w:val="6A3B070C"/>
    <w:rsid w:val="6A3B65E3"/>
    <w:rsid w:val="6A3B980B"/>
    <w:rsid w:val="6A3BBA36"/>
    <w:rsid w:val="6A3C56C2"/>
    <w:rsid w:val="6A3D4349"/>
    <w:rsid w:val="6A3ECB21"/>
    <w:rsid w:val="6A3F78FB"/>
    <w:rsid w:val="6A40B95A"/>
    <w:rsid w:val="6A410323"/>
    <w:rsid w:val="6A412420"/>
    <w:rsid w:val="6A43E72C"/>
    <w:rsid w:val="6A43FC93"/>
    <w:rsid w:val="6A43FD14"/>
    <w:rsid w:val="6A440C75"/>
    <w:rsid w:val="6A44FEED"/>
    <w:rsid w:val="6A454611"/>
    <w:rsid w:val="6A45C3A1"/>
    <w:rsid w:val="6A4665DC"/>
    <w:rsid w:val="6A46ACF7"/>
    <w:rsid w:val="6A475BDB"/>
    <w:rsid w:val="6A4A5ABF"/>
    <w:rsid w:val="6A4B0CBE"/>
    <w:rsid w:val="6A4B372D"/>
    <w:rsid w:val="6A4B373B"/>
    <w:rsid w:val="6A4C7DEB"/>
    <w:rsid w:val="6A4E5609"/>
    <w:rsid w:val="6A4F212A"/>
    <w:rsid w:val="6A4FBC24"/>
    <w:rsid w:val="6A50716D"/>
    <w:rsid w:val="6A51130C"/>
    <w:rsid w:val="6A51A6B4"/>
    <w:rsid w:val="6A534E00"/>
    <w:rsid w:val="6A5506C8"/>
    <w:rsid w:val="6A55B7CA"/>
    <w:rsid w:val="6A561CCC"/>
    <w:rsid w:val="6A566D88"/>
    <w:rsid w:val="6A587B6E"/>
    <w:rsid w:val="6A58835C"/>
    <w:rsid w:val="6A5A2AA2"/>
    <w:rsid w:val="6A5BE981"/>
    <w:rsid w:val="6A5C919A"/>
    <w:rsid w:val="6A5DBFD0"/>
    <w:rsid w:val="6A603ED8"/>
    <w:rsid w:val="6A60790C"/>
    <w:rsid w:val="6A621E89"/>
    <w:rsid w:val="6A6476D4"/>
    <w:rsid w:val="6A64FFCF"/>
    <w:rsid w:val="6A654BA4"/>
    <w:rsid w:val="6A68E99C"/>
    <w:rsid w:val="6A6979F4"/>
    <w:rsid w:val="6A6CCF18"/>
    <w:rsid w:val="6A6CE027"/>
    <w:rsid w:val="6A6D5DB7"/>
    <w:rsid w:val="6A6E0A65"/>
    <w:rsid w:val="6A6E40AC"/>
    <w:rsid w:val="6A6EC302"/>
    <w:rsid w:val="6A6F6066"/>
    <w:rsid w:val="6A6F8919"/>
    <w:rsid w:val="6A7106E7"/>
    <w:rsid w:val="6A7166C5"/>
    <w:rsid w:val="6A7586E8"/>
    <w:rsid w:val="6A76AA46"/>
    <w:rsid w:val="6A786AEA"/>
    <w:rsid w:val="6A796B68"/>
    <w:rsid w:val="6A7BBB56"/>
    <w:rsid w:val="6A7BC9C7"/>
    <w:rsid w:val="6A7FB584"/>
    <w:rsid w:val="6A801877"/>
    <w:rsid w:val="6A821AA1"/>
    <w:rsid w:val="6A8279B9"/>
    <w:rsid w:val="6A84DAA4"/>
    <w:rsid w:val="6A896E5E"/>
    <w:rsid w:val="6A8FC6D0"/>
    <w:rsid w:val="6A932DA0"/>
    <w:rsid w:val="6A97FFA4"/>
    <w:rsid w:val="6A990BAB"/>
    <w:rsid w:val="6A999959"/>
    <w:rsid w:val="6A9AF09D"/>
    <w:rsid w:val="6A9C618C"/>
    <w:rsid w:val="6A9CCCD3"/>
    <w:rsid w:val="6A9D716C"/>
    <w:rsid w:val="6A9E6353"/>
    <w:rsid w:val="6A9F9626"/>
    <w:rsid w:val="6AA08842"/>
    <w:rsid w:val="6AA088D5"/>
    <w:rsid w:val="6AA30968"/>
    <w:rsid w:val="6AA584EA"/>
    <w:rsid w:val="6AA5FD58"/>
    <w:rsid w:val="6AA81B0B"/>
    <w:rsid w:val="6AAA314F"/>
    <w:rsid w:val="6AAAC227"/>
    <w:rsid w:val="6AADA89D"/>
    <w:rsid w:val="6AB27DD6"/>
    <w:rsid w:val="6AB41D60"/>
    <w:rsid w:val="6AB5462D"/>
    <w:rsid w:val="6AB693AC"/>
    <w:rsid w:val="6ABA2F86"/>
    <w:rsid w:val="6ABD1007"/>
    <w:rsid w:val="6ABD8C7D"/>
    <w:rsid w:val="6AC100DD"/>
    <w:rsid w:val="6AC2E88C"/>
    <w:rsid w:val="6AC518D3"/>
    <w:rsid w:val="6AC754DA"/>
    <w:rsid w:val="6ACAF9B5"/>
    <w:rsid w:val="6ACC876D"/>
    <w:rsid w:val="6ACCBA72"/>
    <w:rsid w:val="6ACD99C4"/>
    <w:rsid w:val="6ACDC271"/>
    <w:rsid w:val="6ACEAE5D"/>
    <w:rsid w:val="6AD0CC85"/>
    <w:rsid w:val="6AD16AC9"/>
    <w:rsid w:val="6AD1A3AC"/>
    <w:rsid w:val="6AD26DD9"/>
    <w:rsid w:val="6AD26FB7"/>
    <w:rsid w:val="6AD31911"/>
    <w:rsid w:val="6AD394A9"/>
    <w:rsid w:val="6AD44E0A"/>
    <w:rsid w:val="6AD57A62"/>
    <w:rsid w:val="6AD759C7"/>
    <w:rsid w:val="6AD8E125"/>
    <w:rsid w:val="6AD96E5A"/>
    <w:rsid w:val="6ADAB10F"/>
    <w:rsid w:val="6ADD13CB"/>
    <w:rsid w:val="6ADD7CFE"/>
    <w:rsid w:val="6ADE2DEC"/>
    <w:rsid w:val="6ADE3F42"/>
    <w:rsid w:val="6ADE908D"/>
    <w:rsid w:val="6ADED44B"/>
    <w:rsid w:val="6ADFA234"/>
    <w:rsid w:val="6AE1ABD1"/>
    <w:rsid w:val="6AE2E7D3"/>
    <w:rsid w:val="6AE55E10"/>
    <w:rsid w:val="6AE5F2B3"/>
    <w:rsid w:val="6AE7D345"/>
    <w:rsid w:val="6AE9CF64"/>
    <w:rsid w:val="6AEA249D"/>
    <w:rsid w:val="6AEACD5D"/>
    <w:rsid w:val="6AEB3AC2"/>
    <w:rsid w:val="6AEB972E"/>
    <w:rsid w:val="6AED1747"/>
    <w:rsid w:val="6AEEB790"/>
    <w:rsid w:val="6AF1B804"/>
    <w:rsid w:val="6AF27DAC"/>
    <w:rsid w:val="6AF51275"/>
    <w:rsid w:val="6AF52300"/>
    <w:rsid w:val="6AF7B69E"/>
    <w:rsid w:val="6AFC9C15"/>
    <w:rsid w:val="6B01C265"/>
    <w:rsid w:val="6B01DE30"/>
    <w:rsid w:val="6B022758"/>
    <w:rsid w:val="6B024DEC"/>
    <w:rsid w:val="6B02F6BD"/>
    <w:rsid w:val="6B03743E"/>
    <w:rsid w:val="6B06E4B2"/>
    <w:rsid w:val="6B085D97"/>
    <w:rsid w:val="6B08E6A6"/>
    <w:rsid w:val="6B096EFC"/>
    <w:rsid w:val="6B0A8FC1"/>
    <w:rsid w:val="6B0D4672"/>
    <w:rsid w:val="6B0D8517"/>
    <w:rsid w:val="6B0DEE7F"/>
    <w:rsid w:val="6B157242"/>
    <w:rsid w:val="6B162320"/>
    <w:rsid w:val="6B163ADF"/>
    <w:rsid w:val="6B1771E0"/>
    <w:rsid w:val="6B17EF13"/>
    <w:rsid w:val="6B185F1D"/>
    <w:rsid w:val="6B19A8AC"/>
    <w:rsid w:val="6B19BBD7"/>
    <w:rsid w:val="6B1DCADE"/>
    <w:rsid w:val="6B2027E3"/>
    <w:rsid w:val="6B206551"/>
    <w:rsid w:val="6B2085FF"/>
    <w:rsid w:val="6B217B99"/>
    <w:rsid w:val="6B220450"/>
    <w:rsid w:val="6B224B3E"/>
    <w:rsid w:val="6B23BDE8"/>
    <w:rsid w:val="6B25DE10"/>
    <w:rsid w:val="6B265A2C"/>
    <w:rsid w:val="6B26C9ED"/>
    <w:rsid w:val="6B2AFA81"/>
    <w:rsid w:val="6B2BDED4"/>
    <w:rsid w:val="6B2CBB3F"/>
    <w:rsid w:val="6B328169"/>
    <w:rsid w:val="6B32AC4E"/>
    <w:rsid w:val="6B35EFEE"/>
    <w:rsid w:val="6B38998E"/>
    <w:rsid w:val="6B3A7788"/>
    <w:rsid w:val="6B3B5906"/>
    <w:rsid w:val="6B3B7EC0"/>
    <w:rsid w:val="6B3E2472"/>
    <w:rsid w:val="6B40B979"/>
    <w:rsid w:val="6B40F723"/>
    <w:rsid w:val="6B42BCA2"/>
    <w:rsid w:val="6B4934A9"/>
    <w:rsid w:val="6B4AB295"/>
    <w:rsid w:val="6B4AC3AD"/>
    <w:rsid w:val="6B4B21CF"/>
    <w:rsid w:val="6B4EFF6C"/>
    <w:rsid w:val="6B515FC0"/>
    <w:rsid w:val="6B532625"/>
    <w:rsid w:val="6B54ADAF"/>
    <w:rsid w:val="6B556FA3"/>
    <w:rsid w:val="6B56512C"/>
    <w:rsid w:val="6B57F6EE"/>
    <w:rsid w:val="6B58C28A"/>
    <w:rsid w:val="6B5A4503"/>
    <w:rsid w:val="6B5BBF2B"/>
    <w:rsid w:val="6B5DC103"/>
    <w:rsid w:val="6B5E375B"/>
    <w:rsid w:val="6B5E7FF5"/>
    <w:rsid w:val="6B5F483E"/>
    <w:rsid w:val="6B609462"/>
    <w:rsid w:val="6B60F8D2"/>
    <w:rsid w:val="6B619D3F"/>
    <w:rsid w:val="6B6318E8"/>
    <w:rsid w:val="6B6373F5"/>
    <w:rsid w:val="6B64E0A5"/>
    <w:rsid w:val="6B68852B"/>
    <w:rsid w:val="6B68A3B9"/>
    <w:rsid w:val="6B6997D0"/>
    <w:rsid w:val="6B6AFA0C"/>
    <w:rsid w:val="6B6BB366"/>
    <w:rsid w:val="6B6C8D66"/>
    <w:rsid w:val="6B6D7373"/>
    <w:rsid w:val="6B6E6351"/>
    <w:rsid w:val="6B70331B"/>
    <w:rsid w:val="6B7042BA"/>
    <w:rsid w:val="6B715C0A"/>
    <w:rsid w:val="6B72EFFA"/>
    <w:rsid w:val="6B732EF4"/>
    <w:rsid w:val="6B73A0F6"/>
    <w:rsid w:val="6B75DB42"/>
    <w:rsid w:val="6B7601DE"/>
    <w:rsid w:val="6B791032"/>
    <w:rsid w:val="6B792417"/>
    <w:rsid w:val="6B799F7E"/>
    <w:rsid w:val="6B7A3D71"/>
    <w:rsid w:val="6B7B3AA0"/>
    <w:rsid w:val="6B7B6D3E"/>
    <w:rsid w:val="6B7BEB9F"/>
    <w:rsid w:val="6B7E673E"/>
    <w:rsid w:val="6B809E3D"/>
    <w:rsid w:val="6B80B4DA"/>
    <w:rsid w:val="6B80D53E"/>
    <w:rsid w:val="6B80F716"/>
    <w:rsid w:val="6B835433"/>
    <w:rsid w:val="6B85B7EA"/>
    <w:rsid w:val="6B85F824"/>
    <w:rsid w:val="6B85FB37"/>
    <w:rsid w:val="6B8720EE"/>
    <w:rsid w:val="6B8C01C1"/>
    <w:rsid w:val="6B8C26C0"/>
    <w:rsid w:val="6B8DA537"/>
    <w:rsid w:val="6B90D121"/>
    <w:rsid w:val="6B93D957"/>
    <w:rsid w:val="6B94668A"/>
    <w:rsid w:val="6B9B716E"/>
    <w:rsid w:val="6B9C2E77"/>
    <w:rsid w:val="6B9C2F0B"/>
    <w:rsid w:val="6B9FB33A"/>
    <w:rsid w:val="6BA09F4F"/>
    <w:rsid w:val="6BA153C9"/>
    <w:rsid w:val="6BA1DAFD"/>
    <w:rsid w:val="6BA3858E"/>
    <w:rsid w:val="6BA3EF69"/>
    <w:rsid w:val="6BA5D827"/>
    <w:rsid w:val="6BA7B64C"/>
    <w:rsid w:val="6BA8BE27"/>
    <w:rsid w:val="6BA95E81"/>
    <w:rsid w:val="6BABCEF0"/>
    <w:rsid w:val="6BAD93AC"/>
    <w:rsid w:val="6BAD9655"/>
    <w:rsid w:val="6BAE7C6D"/>
    <w:rsid w:val="6BAEF0BF"/>
    <w:rsid w:val="6BAF84B4"/>
    <w:rsid w:val="6BAF8B0D"/>
    <w:rsid w:val="6BB2C4F1"/>
    <w:rsid w:val="6BB4F269"/>
    <w:rsid w:val="6BB6F0FE"/>
    <w:rsid w:val="6BB7CADA"/>
    <w:rsid w:val="6BB89647"/>
    <w:rsid w:val="6BB94EA3"/>
    <w:rsid w:val="6BB9BE23"/>
    <w:rsid w:val="6BBA73C8"/>
    <w:rsid w:val="6BBA7D85"/>
    <w:rsid w:val="6BBA907C"/>
    <w:rsid w:val="6BBDFCF6"/>
    <w:rsid w:val="6BBFE931"/>
    <w:rsid w:val="6BC1E88F"/>
    <w:rsid w:val="6BC254BD"/>
    <w:rsid w:val="6BC26EA5"/>
    <w:rsid w:val="6BC42E5E"/>
    <w:rsid w:val="6BC43243"/>
    <w:rsid w:val="6BC48665"/>
    <w:rsid w:val="6BC55F03"/>
    <w:rsid w:val="6BC5B42E"/>
    <w:rsid w:val="6BC8F10E"/>
    <w:rsid w:val="6BC9312A"/>
    <w:rsid w:val="6BC9F7CE"/>
    <w:rsid w:val="6BCA28F0"/>
    <w:rsid w:val="6BCA8936"/>
    <w:rsid w:val="6BCAFA4F"/>
    <w:rsid w:val="6BCB69CE"/>
    <w:rsid w:val="6BCBF6B5"/>
    <w:rsid w:val="6BCD2124"/>
    <w:rsid w:val="6BCD6172"/>
    <w:rsid w:val="6BCD6EF5"/>
    <w:rsid w:val="6BCE034F"/>
    <w:rsid w:val="6BD0BD6E"/>
    <w:rsid w:val="6BD1F76C"/>
    <w:rsid w:val="6BD26D00"/>
    <w:rsid w:val="6BD2700D"/>
    <w:rsid w:val="6BD63373"/>
    <w:rsid w:val="6BD73B6A"/>
    <w:rsid w:val="6BD7CE38"/>
    <w:rsid w:val="6BD9261C"/>
    <w:rsid w:val="6BDC834B"/>
    <w:rsid w:val="6BDCFB9D"/>
    <w:rsid w:val="6BDEDF89"/>
    <w:rsid w:val="6BDEEF9B"/>
    <w:rsid w:val="6BDFB4FD"/>
    <w:rsid w:val="6BE345D1"/>
    <w:rsid w:val="6BE6479E"/>
    <w:rsid w:val="6BECADFC"/>
    <w:rsid w:val="6BF05512"/>
    <w:rsid w:val="6BF0A3E7"/>
    <w:rsid w:val="6BF1F4BD"/>
    <w:rsid w:val="6BF21146"/>
    <w:rsid w:val="6BF28E89"/>
    <w:rsid w:val="6BF33804"/>
    <w:rsid w:val="6BF5FB26"/>
    <w:rsid w:val="6BF7F132"/>
    <w:rsid w:val="6BF95DDE"/>
    <w:rsid w:val="6BF9A93A"/>
    <w:rsid w:val="6BFA2E42"/>
    <w:rsid w:val="6BFA8C61"/>
    <w:rsid w:val="6BFC2D6F"/>
    <w:rsid w:val="6BFE1B82"/>
    <w:rsid w:val="6BFEF187"/>
    <w:rsid w:val="6BFF4A6B"/>
    <w:rsid w:val="6BFF7FF3"/>
    <w:rsid w:val="6C02207A"/>
    <w:rsid w:val="6C04CA32"/>
    <w:rsid w:val="6C050D51"/>
    <w:rsid w:val="6C052FA9"/>
    <w:rsid w:val="6C061A7F"/>
    <w:rsid w:val="6C0637A9"/>
    <w:rsid w:val="6C06A878"/>
    <w:rsid w:val="6C09C0CD"/>
    <w:rsid w:val="6C0A3BBF"/>
    <w:rsid w:val="6C0AEE65"/>
    <w:rsid w:val="6C0BD750"/>
    <w:rsid w:val="6C0C3CD3"/>
    <w:rsid w:val="6C0CDA3E"/>
    <w:rsid w:val="6C0E6FF5"/>
    <w:rsid w:val="6C0F5069"/>
    <w:rsid w:val="6C0F9267"/>
    <w:rsid w:val="6C10CE7A"/>
    <w:rsid w:val="6C11CE1E"/>
    <w:rsid w:val="6C11D038"/>
    <w:rsid w:val="6C124DA5"/>
    <w:rsid w:val="6C13A481"/>
    <w:rsid w:val="6C15B359"/>
    <w:rsid w:val="6C18F664"/>
    <w:rsid w:val="6C1A380E"/>
    <w:rsid w:val="6C1BB83E"/>
    <w:rsid w:val="6C1DFD05"/>
    <w:rsid w:val="6C1F14B7"/>
    <w:rsid w:val="6C1F6FCD"/>
    <w:rsid w:val="6C222841"/>
    <w:rsid w:val="6C227002"/>
    <w:rsid w:val="6C249A46"/>
    <w:rsid w:val="6C24C287"/>
    <w:rsid w:val="6C25AE2D"/>
    <w:rsid w:val="6C2761D1"/>
    <w:rsid w:val="6C28FFD9"/>
    <w:rsid w:val="6C2AE6C9"/>
    <w:rsid w:val="6C2B5665"/>
    <w:rsid w:val="6C2C0BA0"/>
    <w:rsid w:val="6C2E2AF2"/>
    <w:rsid w:val="6C2E6D15"/>
    <w:rsid w:val="6C2EC089"/>
    <w:rsid w:val="6C2F2BF1"/>
    <w:rsid w:val="6C30D95D"/>
    <w:rsid w:val="6C338B6E"/>
    <w:rsid w:val="6C355A8F"/>
    <w:rsid w:val="6C35812D"/>
    <w:rsid w:val="6C36213A"/>
    <w:rsid w:val="6C363512"/>
    <w:rsid w:val="6C375299"/>
    <w:rsid w:val="6C37F65D"/>
    <w:rsid w:val="6C39BB08"/>
    <w:rsid w:val="6C3AA473"/>
    <w:rsid w:val="6C3CB260"/>
    <w:rsid w:val="6C3CFABD"/>
    <w:rsid w:val="6C3DE1EA"/>
    <w:rsid w:val="6C40EC92"/>
    <w:rsid w:val="6C4403A2"/>
    <w:rsid w:val="6C44BBD4"/>
    <w:rsid w:val="6C47349B"/>
    <w:rsid w:val="6C47B828"/>
    <w:rsid w:val="6C48D2CA"/>
    <w:rsid w:val="6C4A051F"/>
    <w:rsid w:val="6C4A1139"/>
    <w:rsid w:val="6C51986C"/>
    <w:rsid w:val="6C51A3E4"/>
    <w:rsid w:val="6C532F5A"/>
    <w:rsid w:val="6C5352D2"/>
    <w:rsid w:val="6C55F267"/>
    <w:rsid w:val="6C564B0E"/>
    <w:rsid w:val="6C577BBA"/>
    <w:rsid w:val="6C59821B"/>
    <w:rsid w:val="6C59D383"/>
    <w:rsid w:val="6C59F238"/>
    <w:rsid w:val="6C59F8DF"/>
    <w:rsid w:val="6C5B63F2"/>
    <w:rsid w:val="6C5C15A8"/>
    <w:rsid w:val="6C5CD442"/>
    <w:rsid w:val="6C5DBF49"/>
    <w:rsid w:val="6C5E1124"/>
    <w:rsid w:val="6C5EE4B3"/>
    <w:rsid w:val="6C5F338B"/>
    <w:rsid w:val="6C607757"/>
    <w:rsid w:val="6C646231"/>
    <w:rsid w:val="6C6661BC"/>
    <w:rsid w:val="6C66C94E"/>
    <w:rsid w:val="6C67767C"/>
    <w:rsid w:val="6C67ABD9"/>
    <w:rsid w:val="6C69B6FF"/>
    <w:rsid w:val="6C6B4EBF"/>
    <w:rsid w:val="6C6B53C8"/>
    <w:rsid w:val="6C6C39FF"/>
    <w:rsid w:val="6C6C6AF2"/>
    <w:rsid w:val="6C6D4443"/>
    <w:rsid w:val="6C6EA312"/>
    <w:rsid w:val="6C6F8575"/>
    <w:rsid w:val="6C72FE71"/>
    <w:rsid w:val="6C7590D8"/>
    <w:rsid w:val="6C761324"/>
    <w:rsid w:val="6C76C427"/>
    <w:rsid w:val="6C7771DE"/>
    <w:rsid w:val="6C796311"/>
    <w:rsid w:val="6C7AD253"/>
    <w:rsid w:val="6C7C0896"/>
    <w:rsid w:val="6C7CCB3B"/>
    <w:rsid w:val="6C7CDD77"/>
    <w:rsid w:val="6C7DC048"/>
    <w:rsid w:val="6C7F5F56"/>
    <w:rsid w:val="6C80CBB4"/>
    <w:rsid w:val="6C857D36"/>
    <w:rsid w:val="6C867B39"/>
    <w:rsid w:val="6C86ABA8"/>
    <w:rsid w:val="6C86DC61"/>
    <w:rsid w:val="6C87C9A4"/>
    <w:rsid w:val="6C8A7273"/>
    <w:rsid w:val="6C8C7203"/>
    <w:rsid w:val="6C8D420D"/>
    <w:rsid w:val="6C8D5761"/>
    <w:rsid w:val="6C8EE0C4"/>
    <w:rsid w:val="6C8F5CC5"/>
    <w:rsid w:val="6C900FE1"/>
    <w:rsid w:val="6C927214"/>
    <w:rsid w:val="6C9324CF"/>
    <w:rsid w:val="6C949678"/>
    <w:rsid w:val="6C94B064"/>
    <w:rsid w:val="6C9881DA"/>
    <w:rsid w:val="6C9A44F4"/>
    <w:rsid w:val="6C9AC0D8"/>
    <w:rsid w:val="6C9D337B"/>
    <w:rsid w:val="6C9D4C6C"/>
    <w:rsid w:val="6C9EC2A0"/>
    <w:rsid w:val="6CA12D0D"/>
    <w:rsid w:val="6CA3B586"/>
    <w:rsid w:val="6CA3D779"/>
    <w:rsid w:val="6CA6B1A3"/>
    <w:rsid w:val="6CA79A19"/>
    <w:rsid w:val="6CA82B9E"/>
    <w:rsid w:val="6CA92F15"/>
    <w:rsid w:val="6CA97A72"/>
    <w:rsid w:val="6CAAFFB0"/>
    <w:rsid w:val="6CACFD22"/>
    <w:rsid w:val="6CAE18A9"/>
    <w:rsid w:val="6CAE63CF"/>
    <w:rsid w:val="6CAEC9ED"/>
    <w:rsid w:val="6CAEEA81"/>
    <w:rsid w:val="6CB0283F"/>
    <w:rsid w:val="6CB1FB4E"/>
    <w:rsid w:val="6CB25341"/>
    <w:rsid w:val="6CB4FA9F"/>
    <w:rsid w:val="6CB60CA0"/>
    <w:rsid w:val="6CB6C5C8"/>
    <w:rsid w:val="6CB74268"/>
    <w:rsid w:val="6CB80088"/>
    <w:rsid w:val="6CB83BCD"/>
    <w:rsid w:val="6CB89AB3"/>
    <w:rsid w:val="6CB93850"/>
    <w:rsid w:val="6CB97BCB"/>
    <w:rsid w:val="6CBBDAD7"/>
    <w:rsid w:val="6CBBDC48"/>
    <w:rsid w:val="6CBD6DCF"/>
    <w:rsid w:val="6CBDF4B3"/>
    <w:rsid w:val="6CBE14CD"/>
    <w:rsid w:val="6CBE6031"/>
    <w:rsid w:val="6CBF86E9"/>
    <w:rsid w:val="6CC0EFD3"/>
    <w:rsid w:val="6CC21ACB"/>
    <w:rsid w:val="6CC27E9F"/>
    <w:rsid w:val="6CC29FF9"/>
    <w:rsid w:val="6CC33C8E"/>
    <w:rsid w:val="6CC53DA8"/>
    <w:rsid w:val="6CC55C05"/>
    <w:rsid w:val="6CC62B3B"/>
    <w:rsid w:val="6CC79BC0"/>
    <w:rsid w:val="6CC7FC69"/>
    <w:rsid w:val="6CC8A1BD"/>
    <w:rsid w:val="6CC98B9A"/>
    <w:rsid w:val="6CCACDF5"/>
    <w:rsid w:val="6CCB4123"/>
    <w:rsid w:val="6CCC7B12"/>
    <w:rsid w:val="6CCCD24D"/>
    <w:rsid w:val="6CCEBE68"/>
    <w:rsid w:val="6CCFA60B"/>
    <w:rsid w:val="6CD0E5BC"/>
    <w:rsid w:val="6CD18E2B"/>
    <w:rsid w:val="6CD2AA8D"/>
    <w:rsid w:val="6CD4C224"/>
    <w:rsid w:val="6CD65D66"/>
    <w:rsid w:val="6CD72594"/>
    <w:rsid w:val="6CD7B338"/>
    <w:rsid w:val="6CD7D06B"/>
    <w:rsid w:val="6CD9C2EE"/>
    <w:rsid w:val="6CDA4CD5"/>
    <w:rsid w:val="6CDB7585"/>
    <w:rsid w:val="6CDC4E24"/>
    <w:rsid w:val="6CDCE91E"/>
    <w:rsid w:val="6CDD3CF4"/>
    <w:rsid w:val="6CDD5E78"/>
    <w:rsid w:val="6CDE9263"/>
    <w:rsid w:val="6CDFC27A"/>
    <w:rsid w:val="6CE1019F"/>
    <w:rsid w:val="6CE1E10B"/>
    <w:rsid w:val="6CE1E295"/>
    <w:rsid w:val="6CE6BE13"/>
    <w:rsid w:val="6CE755DE"/>
    <w:rsid w:val="6CE81FDE"/>
    <w:rsid w:val="6CE91C5B"/>
    <w:rsid w:val="6CE97318"/>
    <w:rsid w:val="6CEBC258"/>
    <w:rsid w:val="6CED2B67"/>
    <w:rsid w:val="6CED3ACE"/>
    <w:rsid w:val="6CEEA2CB"/>
    <w:rsid w:val="6CEF3EC5"/>
    <w:rsid w:val="6CF0A629"/>
    <w:rsid w:val="6CF3F536"/>
    <w:rsid w:val="6CF44F74"/>
    <w:rsid w:val="6CF58FAD"/>
    <w:rsid w:val="6CFA1AE3"/>
    <w:rsid w:val="6CFB98C7"/>
    <w:rsid w:val="6CFD0EC5"/>
    <w:rsid w:val="6CFD10A2"/>
    <w:rsid w:val="6CFDA5F6"/>
    <w:rsid w:val="6D004433"/>
    <w:rsid w:val="6D05750E"/>
    <w:rsid w:val="6D08AEB2"/>
    <w:rsid w:val="6D08C71A"/>
    <w:rsid w:val="6D08F291"/>
    <w:rsid w:val="6D092404"/>
    <w:rsid w:val="6D0B08CF"/>
    <w:rsid w:val="6D0B3024"/>
    <w:rsid w:val="6D0B42F1"/>
    <w:rsid w:val="6D0C5B10"/>
    <w:rsid w:val="6D0C6D04"/>
    <w:rsid w:val="6D0DCF43"/>
    <w:rsid w:val="6D0E5645"/>
    <w:rsid w:val="6D0F5364"/>
    <w:rsid w:val="6D120490"/>
    <w:rsid w:val="6D1263F5"/>
    <w:rsid w:val="6D12C0AD"/>
    <w:rsid w:val="6D13EE6C"/>
    <w:rsid w:val="6D148B6B"/>
    <w:rsid w:val="6D15E710"/>
    <w:rsid w:val="6D18D71E"/>
    <w:rsid w:val="6D1A8893"/>
    <w:rsid w:val="6D1CB29E"/>
    <w:rsid w:val="6D1D2EAA"/>
    <w:rsid w:val="6D1E7437"/>
    <w:rsid w:val="6D211F49"/>
    <w:rsid w:val="6D219CC4"/>
    <w:rsid w:val="6D22F8E2"/>
    <w:rsid w:val="6D246B71"/>
    <w:rsid w:val="6D2490D6"/>
    <w:rsid w:val="6D267AD7"/>
    <w:rsid w:val="6D26E14B"/>
    <w:rsid w:val="6D29393D"/>
    <w:rsid w:val="6D29FA37"/>
    <w:rsid w:val="6D2C3962"/>
    <w:rsid w:val="6D2C5BD3"/>
    <w:rsid w:val="6D2DF233"/>
    <w:rsid w:val="6D2ED770"/>
    <w:rsid w:val="6D2EDC0B"/>
    <w:rsid w:val="6D337B7E"/>
    <w:rsid w:val="6D338220"/>
    <w:rsid w:val="6D3400DC"/>
    <w:rsid w:val="6D3577AF"/>
    <w:rsid w:val="6D363D51"/>
    <w:rsid w:val="6D366F2E"/>
    <w:rsid w:val="6D37035B"/>
    <w:rsid w:val="6D37A083"/>
    <w:rsid w:val="6D380320"/>
    <w:rsid w:val="6D3A2FAE"/>
    <w:rsid w:val="6D3ADBF7"/>
    <w:rsid w:val="6D3B3B89"/>
    <w:rsid w:val="6D3B72CF"/>
    <w:rsid w:val="6D3BB1F3"/>
    <w:rsid w:val="6D3BEC3E"/>
    <w:rsid w:val="6D3CA0E8"/>
    <w:rsid w:val="6D3CCC09"/>
    <w:rsid w:val="6D3D9B76"/>
    <w:rsid w:val="6D3E39E6"/>
    <w:rsid w:val="6D3FF8FA"/>
    <w:rsid w:val="6D3FFBE6"/>
    <w:rsid w:val="6D400990"/>
    <w:rsid w:val="6D40827C"/>
    <w:rsid w:val="6D41179F"/>
    <w:rsid w:val="6D41D4E3"/>
    <w:rsid w:val="6D43625A"/>
    <w:rsid w:val="6D43AD55"/>
    <w:rsid w:val="6D454770"/>
    <w:rsid w:val="6D46FEA7"/>
    <w:rsid w:val="6D4A7967"/>
    <w:rsid w:val="6D4B353D"/>
    <w:rsid w:val="6D4BFEBD"/>
    <w:rsid w:val="6D4EAB2A"/>
    <w:rsid w:val="6D4EEDD5"/>
    <w:rsid w:val="6D4F581C"/>
    <w:rsid w:val="6D5076B9"/>
    <w:rsid w:val="6D50A3C4"/>
    <w:rsid w:val="6D51899F"/>
    <w:rsid w:val="6D522384"/>
    <w:rsid w:val="6D53E98B"/>
    <w:rsid w:val="6D559322"/>
    <w:rsid w:val="6D5717EE"/>
    <w:rsid w:val="6D58C04A"/>
    <w:rsid w:val="6D5980AE"/>
    <w:rsid w:val="6D5D6D0B"/>
    <w:rsid w:val="6D5DBE52"/>
    <w:rsid w:val="6D5E837E"/>
    <w:rsid w:val="6D5FC705"/>
    <w:rsid w:val="6D619685"/>
    <w:rsid w:val="6D62515A"/>
    <w:rsid w:val="6D6446B4"/>
    <w:rsid w:val="6D657561"/>
    <w:rsid w:val="6D657C51"/>
    <w:rsid w:val="6D65FCF4"/>
    <w:rsid w:val="6D670498"/>
    <w:rsid w:val="6D670610"/>
    <w:rsid w:val="6D672059"/>
    <w:rsid w:val="6D67AE41"/>
    <w:rsid w:val="6D68154D"/>
    <w:rsid w:val="6D68624A"/>
    <w:rsid w:val="6D689472"/>
    <w:rsid w:val="6D69056E"/>
    <w:rsid w:val="6D6A20C4"/>
    <w:rsid w:val="6D6B8602"/>
    <w:rsid w:val="6D6B955F"/>
    <w:rsid w:val="6D6D8609"/>
    <w:rsid w:val="6D6D9738"/>
    <w:rsid w:val="6D6E3D61"/>
    <w:rsid w:val="6D6E46EA"/>
    <w:rsid w:val="6D710B7A"/>
    <w:rsid w:val="6D75A361"/>
    <w:rsid w:val="6D7648EA"/>
    <w:rsid w:val="6D7951E8"/>
    <w:rsid w:val="6D7A4CC9"/>
    <w:rsid w:val="6D7A6507"/>
    <w:rsid w:val="6D7A879C"/>
    <w:rsid w:val="6D7A8DD0"/>
    <w:rsid w:val="6D7B3F03"/>
    <w:rsid w:val="6D7ECC03"/>
    <w:rsid w:val="6D7FF4BB"/>
    <w:rsid w:val="6D807C1D"/>
    <w:rsid w:val="6D810BAC"/>
    <w:rsid w:val="6D82DA47"/>
    <w:rsid w:val="6D830A42"/>
    <w:rsid w:val="6D85EAA8"/>
    <w:rsid w:val="6D85F15A"/>
    <w:rsid w:val="6D896E9F"/>
    <w:rsid w:val="6D8C6227"/>
    <w:rsid w:val="6D8EBB39"/>
    <w:rsid w:val="6D90524B"/>
    <w:rsid w:val="6D906ECF"/>
    <w:rsid w:val="6D908C63"/>
    <w:rsid w:val="6D9416F8"/>
    <w:rsid w:val="6D95254F"/>
    <w:rsid w:val="6D952BCA"/>
    <w:rsid w:val="6D96586D"/>
    <w:rsid w:val="6D97B1BD"/>
    <w:rsid w:val="6D9A9B61"/>
    <w:rsid w:val="6D9B0694"/>
    <w:rsid w:val="6D9EC31F"/>
    <w:rsid w:val="6D9ED74F"/>
    <w:rsid w:val="6DA0D8F1"/>
    <w:rsid w:val="6DA23B5A"/>
    <w:rsid w:val="6DA3B1ED"/>
    <w:rsid w:val="6DA4C510"/>
    <w:rsid w:val="6DA56BF9"/>
    <w:rsid w:val="6DA5DEED"/>
    <w:rsid w:val="6DA639C3"/>
    <w:rsid w:val="6DA70DBC"/>
    <w:rsid w:val="6DA7F22F"/>
    <w:rsid w:val="6DA8EC12"/>
    <w:rsid w:val="6DA9C36C"/>
    <w:rsid w:val="6DAAE2BE"/>
    <w:rsid w:val="6DABFCA9"/>
    <w:rsid w:val="6DAC25EC"/>
    <w:rsid w:val="6DAD654B"/>
    <w:rsid w:val="6DAF48B4"/>
    <w:rsid w:val="6DB1F081"/>
    <w:rsid w:val="6DB2B7A9"/>
    <w:rsid w:val="6DB2B92E"/>
    <w:rsid w:val="6DB2DFCA"/>
    <w:rsid w:val="6DB303B6"/>
    <w:rsid w:val="6DB5D6F0"/>
    <w:rsid w:val="6DB6AA4A"/>
    <w:rsid w:val="6DBCFFE5"/>
    <w:rsid w:val="6DBF09A6"/>
    <w:rsid w:val="6DBF5D9E"/>
    <w:rsid w:val="6DBF85B7"/>
    <w:rsid w:val="6DBFC053"/>
    <w:rsid w:val="6DC06339"/>
    <w:rsid w:val="6DC07817"/>
    <w:rsid w:val="6DC0CFF2"/>
    <w:rsid w:val="6DC35327"/>
    <w:rsid w:val="6DC37AEB"/>
    <w:rsid w:val="6DC3E38F"/>
    <w:rsid w:val="6DC401E3"/>
    <w:rsid w:val="6DC90CAA"/>
    <w:rsid w:val="6DC9851E"/>
    <w:rsid w:val="6DC9CB74"/>
    <w:rsid w:val="6DCA510D"/>
    <w:rsid w:val="6DCD78DE"/>
    <w:rsid w:val="6DCE658E"/>
    <w:rsid w:val="6DD3301A"/>
    <w:rsid w:val="6DD3606D"/>
    <w:rsid w:val="6DD792D6"/>
    <w:rsid w:val="6DD7E605"/>
    <w:rsid w:val="6DD94E27"/>
    <w:rsid w:val="6DDAF4E3"/>
    <w:rsid w:val="6DDB22AF"/>
    <w:rsid w:val="6DDC93AC"/>
    <w:rsid w:val="6DDD7B80"/>
    <w:rsid w:val="6DDEF9CB"/>
    <w:rsid w:val="6DDFAE9E"/>
    <w:rsid w:val="6DDFC442"/>
    <w:rsid w:val="6DE00270"/>
    <w:rsid w:val="6DE05661"/>
    <w:rsid w:val="6DE06EED"/>
    <w:rsid w:val="6DE1A390"/>
    <w:rsid w:val="6DE69EDF"/>
    <w:rsid w:val="6DE83BD5"/>
    <w:rsid w:val="6DEA62E8"/>
    <w:rsid w:val="6DEA8D9B"/>
    <w:rsid w:val="6DEC71FB"/>
    <w:rsid w:val="6DED26EB"/>
    <w:rsid w:val="6DED290A"/>
    <w:rsid w:val="6DED2B2D"/>
    <w:rsid w:val="6DEDCD74"/>
    <w:rsid w:val="6DEEF757"/>
    <w:rsid w:val="6DEF20DA"/>
    <w:rsid w:val="6DEFABE0"/>
    <w:rsid w:val="6DF16116"/>
    <w:rsid w:val="6DF504D9"/>
    <w:rsid w:val="6DF62FF0"/>
    <w:rsid w:val="6DF68C4D"/>
    <w:rsid w:val="6DF89A43"/>
    <w:rsid w:val="6DFA37D0"/>
    <w:rsid w:val="6DFAEF83"/>
    <w:rsid w:val="6DFB3C53"/>
    <w:rsid w:val="6DFB8D20"/>
    <w:rsid w:val="6DFBF563"/>
    <w:rsid w:val="6DFDB66C"/>
    <w:rsid w:val="6DFE55FB"/>
    <w:rsid w:val="6E00D86E"/>
    <w:rsid w:val="6E02BE1B"/>
    <w:rsid w:val="6E04A6DB"/>
    <w:rsid w:val="6E066986"/>
    <w:rsid w:val="6E06B25E"/>
    <w:rsid w:val="6E07169B"/>
    <w:rsid w:val="6E07ADB3"/>
    <w:rsid w:val="6E092E02"/>
    <w:rsid w:val="6E0A1079"/>
    <w:rsid w:val="6E0A7D70"/>
    <w:rsid w:val="6E0AB619"/>
    <w:rsid w:val="6E0BF253"/>
    <w:rsid w:val="6E0BF95F"/>
    <w:rsid w:val="6E0C8E76"/>
    <w:rsid w:val="6E0FA633"/>
    <w:rsid w:val="6E117E7B"/>
    <w:rsid w:val="6E129B0D"/>
    <w:rsid w:val="6E135E80"/>
    <w:rsid w:val="6E13674F"/>
    <w:rsid w:val="6E17AF0F"/>
    <w:rsid w:val="6E1AC385"/>
    <w:rsid w:val="6E1AED97"/>
    <w:rsid w:val="6E1EBF1E"/>
    <w:rsid w:val="6E20C385"/>
    <w:rsid w:val="6E2409FC"/>
    <w:rsid w:val="6E275268"/>
    <w:rsid w:val="6E284F8A"/>
    <w:rsid w:val="6E286092"/>
    <w:rsid w:val="6E28FCDD"/>
    <w:rsid w:val="6E2AC8D9"/>
    <w:rsid w:val="6E2B0D1E"/>
    <w:rsid w:val="6E2D0949"/>
    <w:rsid w:val="6E2E1958"/>
    <w:rsid w:val="6E304B8B"/>
    <w:rsid w:val="6E30BD33"/>
    <w:rsid w:val="6E329AEB"/>
    <w:rsid w:val="6E32FBF5"/>
    <w:rsid w:val="6E3319BC"/>
    <w:rsid w:val="6E333B45"/>
    <w:rsid w:val="6E339028"/>
    <w:rsid w:val="6E3528A9"/>
    <w:rsid w:val="6E35B709"/>
    <w:rsid w:val="6E360A82"/>
    <w:rsid w:val="6E38C7BE"/>
    <w:rsid w:val="6E3966CF"/>
    <w:rsid w:val="6E400E0B"/>
    <w:rsid w:val="6E4017A0"/>
    <w:rsid w:val="6E43AA6D"/>
    <w:rsid w:val="6E43B1CA"/>
    <w:rsid w:val="6E44E49E"/>
    <w:rsid w:val="6E4566AB"/>
    <w:rsid w:val="6E46F313"/>
    <w:rsid w:val="6E4769AF"/>
    <w:rsid w:val="6E482FED"/>
    <w:rsid w:val="6E48BF9D"/>
    <w:rsid w:val="6E48C4DA"/>
    <w:rsid w:val="6E4BDA67"/>
    <w:rsid w:val="6E4C7590"/>
    <w:rsid w:val="6E4DE784"/>
    <w:rsid w:val="6E4E8D13"/>
    <w:rsid w:val="6E502790"/>
    <w:rsid w:val="6E5264A8"/>
    <w:rsid w:val="6E573878"/>
    <w:rsid w:val="6E591D2D"/>
    <w:rsid w:val="6E598BF9"/>
    <w:rsid w:val="6E5C4192"/>
    <w:rsid w:val="6E5C5F2D"/>
    <w:rsid w:val="6E5D4EA7"/>
    <w:rsid w:val="6E5FA0A4"/>
    <w:rsid w:val="6E6401B5"/>
    <w:rsid w:val="6E663C97"/>
    <w:rsid w:val="6E67E24B"/>
    <w:rsid w:val="6E67E4AF"/>
    <w:rsid w:val="6E682EB1"/>
    <w:rsid w:val="6E683B22"/>
    <w:rsid w:val="6E69208B"/>
    <w:rsid w:val="6E697532"/>
    <w:rsid w:val="6E6B9511"/>
    <w:rsid w:val="6E6C8E31"/>
    <w:rsid w:val="6E6CA4B9"/>
    <w:rsid w:val="6E6ED900"/>
    <w:rsid w:val="6E716F42"/>
    <w:rsid w:val="6E72BCEF"/>
    <w:rsid w:val="6E73AA6E"/>
    <w:rsid w:val="6E7402E7"/>
    <w:rsid w:val="6E7485F4"/>
    <w:rsid w:val="6E77ADF9"/>
    <w:rsid w:val="6E77F4E3"/>
    <w:rsid w:val="6E79D375"/>
    <w:rsid w:val="6E7A2CA8"/>
    <w:rsid w:val="6E7B1E69"/>
    <w:rsid w:val="6E7B5A14"/>
    <w:rsid w:val="6E7B9AA4"/>
    <w:rsid w:val="6E7BA038"/>
    <w:rsid w:val="6E7BC93E"/>
    <w:rsid w:val="6E7CA4B2"/>
    <w:rsid w:val="6E7D0BB0"/>
    <w:rsid w:val="6E7E5A45"/>
    <w:rsid w:val="6E7F4407"/>
    <w:rsid w:val="6E80A321"/>
    <w:rsid w:val="6E81B9FD"/>
    <w:rsid w:val="6E840759"/>
    <w:rsid w:val="6E86BC4C"/>
    <w:rsid w:val="6E884EE3"/>
    <w:rsid w:val="6E8850CF"/>
    <w:rsid w:val="6E890B2F"/>
    <w:rsid w:val="6E8A1CC6"/>
    <w:rsid w:val="6E8A5CFD"/>
    <w:rsid w:val="6E8F7508"/>
    <w:rsid w:val="6E9024DD"/>
    <w:rsid w:val="6E9037B9"/>
    <w:rsid w:val="6E90446E"/>
    <w:rsid w:val="6E907F6A"/>
    <w:rsid w:val="6E90D3AF"/>
    <w:rsid w:val="6E92A1F1"/>
    <w:rsid w:val="6E962488"/>
    <w:rsid w:val="6E965F0C"/>
    <w:rsid w:val="6E970694"/>
    <w:rsid w:val="6E983365"/>
    <w:rsid w:val="6E98E722"/>
    <w:rsid w:val="6E9AF554"/>
    <w:rsid w:val="6E9B24E2"/>
    <w:rsid w:val="6E9FB873"/>
    <w:rsid w:val="6EA2A489"/>
    <w:rsid w:val="6EA3D7E2"/>
    <w:rsid w:val="6EA58B65"/>
    <w:rsid w:val="6EA5DBD2"/>
    <w:rsid w:val="6EA664F4"/>
    <w:rsid w:val="6EA8E233"/>
    <w:rsid w:val="6EA900FD"/>
    <w:rsid w:val="6EAA7A61"/>
    <w:rsid w:val="6EAAAA8C"/>
    <w:rsid w:val="6EAC5818"/>
    <w:rsid w:val="6EADAE63"/>
    <w:rsid w:val="6EADFB65"/>
    <w:rsid w:val="6EAE6425"/>
    <w:rsid w:val="6EAF901F"/>
    <w:rsid w:val="6EAFE09D"/>
    <w:rsid w:val="6EB0503E"/>
    <w:rsid w:val="6EB2B451"/>
    <w:rsid w:val="6EB35422"/>
    <w:rsid w:val="6EB4A502"/>
    <w:rsid w:val="6EB52B02"/>
    <w:rsid w:val="6EB7208E"/>
    <w:rsid w:val="6EBB94DC"/>
    <w:rsid w:val="6EBBCCEE"/>
    <w:rsid w:val="6EBC8592"/>
    <w:rsid w:val="6EBC8C1A"/>
    <w:rsid w:val="6EBDB5BD"/>
    <w:rsid w:val="6EBE31F7"/>
    <w:rsid w:val="6EC0969E"/>
    <w:rsid w:val="6EC0B70F"/>
    <w:rsid w:val="6EC1B4DD"/>
    <w:rsid w:val="6EC264D5"/>
    <w:rsid w:val="6EC3DC42"/>
    <w:rsid w:val="6EC5ABD7"/>
    <w:rsid w:val="6EC5ACD5"/>
    <w:rsid w:val="6EC5E27A"/>
    <w:rsid w:val="6EC7CFAA"/>
    <w:rsid w:val="6EC897EA"/>
    <w:rsid w:val="6EC89D03"/>
    <w:rsid w:val="6ECA83BD"/>
    <w:rsid w:val="6ECD48FB"/>
    <w:rsid w:val="6ECD7F0A"/>
    <w:rsid w:val="6ECDBAE4"/>
    <w:rsid w:val="6ED1554D"/>
    <w:rsid w:val="6ED222AD"/>
    <w:rsid w:val="6ED23AE3"/>
    <w:rsid w:val="6ED283C6"/>
    <w:rsid w:val="6ED2C93D"/>
    <w:rsid w:val="6ED314ED"/>
    <w:rsid w:val="6ED6EBD4"/>
    <w:rsid w:val="6ED8914D"/>
    <w:rsid w:val="6EDB9C3B"/>
    <w:rsid w:val="6EDE13DE"/>
    <w:rsid w:val="6EDE417C"/>
    <w:rsid w:val="6EDEF406"/>
    <w:rsid w:val="6EE452F0"/>
    <w:rsid w:val="6EE56A23"/>
    <w:rsid w:val="6EE6D80C"/>
    <w:rsid w:val="6EE73FED"/>
    <w:rsid w:val="6EE7633C"/>
    <w:rsid w:val="6EE77A0A"/>
    <w:rsid w:val="6EE78D10"/>
    <w:rsid w:val="6EE7DE49"/>
    <w:rsid w:val="6EEAF31B"/>
    <w:rsid w:val="6EEBFBF1"/>
    <w:rsid w:val="6EEECAAE"/>
    <w:rsid w:val="6EEF07DA"/>
    <w:rsid w:val="6EF0A9EE"/>
    <w:rsid w:val="6EF0E565"/>
    <w:rsid w:val="6EF297E2"/>
    <w:rsid w:val="6EF2E1BF"/>
    <w:rsid w:val="6EF45007"/>
    <w:rsid w:val="6EF5510F"/>
    <w:rsid w:val="6EF5A07B"/>
    <w:rsid w:val="6EF5C50C"/>
    <w:rsid w:val="6EF5EE36"/>
    <w:rsid w:val="6EF763C9"/>
    <w:rsid w:val="6EF8635B"/>
    <w:rsid w:val="6EF8BBB4"/>
    <w:rsid w:val="6EF8DFD1"/>
    <w:rsid w:val="6EF9C65E"/>
    <w:rsid w:val="6EFA4B54"/>
    <w:rsid w:val="6EFC3525"/>
    <w:rsid w:val="6EFCC808"/>
    <w:rsid w:val="6EFD14E3"/>
    <w:rsid w:val="6EFDC357"/>
    <w:rsid w:val="6EFDEA6A"/>
    <w:rsid w:val="6EFEC9D2"/>
    <w:rsid w:val="6F02203C"/>
    <w:rsid w:val="6F03A766"/>
    <w:rsid w:val="6F05D0B8"/>
    <w:rsid w:val="6F0798FA"/>
    <w:rsid w:val="6F084D22"/>
    <w:rsid w:val="6F08D4C3"/>
    <w:rsid w:val="6F09D53E"/>
    <w:rsid w:val="6F0A8FA8"/>
    <w:rsid w:val="6F0FAC31"/>
    <w:rsid w:val="6F105CD1"/>
    <w:rsid w:val="6F10FF7D"/>
    <w:rsid w:val="6F112E93"/>
    <w:rsid w:val="6F1232E6"/>
    <w:rsid w:val="6F1267CF"/>
    <w:rsid w:val="6F139544"/>
    <w:rsid w:val="6F15C262"/>
    <w:rsid w:val="6F16C9D9"/>
    <w:rsid w:val="6F177B30"/>
    <w:rsid w:val="6F17A48D"/>
    <w:rsid w:val="6F17DA48"/>
    <w:rsid w:val="6F19B080"/>
    <w:rsid w:val="6F1AE4FF"/>
    <w:rsid w:val="6F1BA421"/>
    <w:rsid w:val="6F1CA0F2"/>
    <w:rsid w:val="6F1D9572"/>
    <w:rsid w:val="6F1DA203"/>
    <w:rsid w:val="6F1E4142"/>
    <w:rsid w:val="6F1ED93F"/>
    <w:rsid w:val="6F1F1AA0"/>
    <w:rsid w:val="6F1FCAF4"/>
    <w:rsid w:val="6F1FF6B7"/>
    <w:rsid w:val="6F202007"/>
    <w:rsid w:val="6F22EB02"/>
    <w:rsid w:val="6F266532"/>
    <w:rsid w:val="6F266822"/>
    <w:rsid w:val="6F2878B0"/>
    <w:rsid w:val="6F28E1CD"/>
    <w:rsid w:val="6F2B3739"/>
    <w:rsid w:val="6F2BF24B"/>
    <w:rsid w:val="6F2CFC6D"/>
    <w:rsid w:val="6F2EA741"/>
    <w:rsid w:val="6F2EE78E"/>
    <w:rsid w:val="6F2F5A4A"/>
    <w:rsid w:val="6F323CBE"/>
    <w:rsid w:val="6F338B12"/>
    <w:rsid w:val="6F33E390"/>
    <w:rsid w:val="6F3590BA"/>
    <w:rsid w:val="6F35FB1A"/>
    <w:rsid w:val="6F36015C"/>
    <w:rsid w:val="6F363F98"/>
    <w:rsid w:val="6F36E76C"/>
    <w:rsid w:val="6F375CDC"/>
    <w:rsid w:val="6F3880E3"/>
    <w:rsid w:val="6F390675"/>
    <w:rsid w:val="6F3952A0"/>
    <w:rsid w:val="6F3A0980"/>
    <w:rsid w:val="6F3AA9DA"/>
    <w:rsid w:val="6F3AE525"/>
    <w:rsid w:val="6F3CE999"/>
    <w:rsid w:val="6F3D57FC"/>
    <w:rsid w:val="6F3DEB6E"/>
    <w:rsid w:val="6F3F9243"/>
    <w:rsid w:val="6F40EBE5"/>
    <w:rsid w:val="6F427F3D"/>
    <w:rsid w:val="6F45DEB7"/>
    <w:rsid w:val="6F4618F0"/>
    <w:rsid w:val="6F46BD6F"/>
    <w:rsid w:val="6F493C98"/>
    <w:rsid w:val="6F4B0C66"/>
    <w:rsid w:val="6F4B4C2D"/>
    <w:rsid w:val="6F4BEC7D"/>
    <w:rsid w:val="6F4FB38D"/>
    <w:rsid w:val="6F528FE8"/>
    <w:rsid w:val="6F5302C1"/>
    <w:rsid w:val="6F5326A8"/>
    <w:rsid w:val="6F5353E6"/>
    <w:rsid w:val="6F53A690"/>
    <w:rsid w:val="6F54119C"/>
    <w:rsid w:val="6F544D09"/>
    <w:rsid w:val="6F54613E"/>
    <w:rsid w:val="6F547D3F"/>
    <w:rsid w:val="6F54B045"/>
    <w:rsid w:val="6F550EFB"/>
    <w:rsid w:val="6F553B77"/>
    <w:rsid w:val="6F56833A"/>
    <w:rsid w:val="6F56B14D"/>
    <w:rsid w:val="6F57344C"/>
    <w:rsid w:val="6F59DB2C"/>
    <w:rsid w:val="6F5A5D54"/>
    <w:rsid w:val="6F5C0081"/>
    <w:rsid w:val="6F5DC7D6"/>
    <w:rsid w:val="6F5DCDC6"/>
    <w:rsid w:val="6F5EFEDC"/>
    <w:rsid w:val="6F5F07EE"/>
    <w:rsid w:val="6F620EE7"/>
    <w:rsid w:val="6F64475C"/>
    <w:rsid w:val="6F666530"/>
    <w:rsid w:val="6F66F978"/>
    <w:rsid w:val="6F676D82"/>
    <w:rsid w:val="6F67AA10"/>
    <w:rsid w:val="6F68999A"/>
    <w:rsid w:val="6F6989C0"/>
    <w:rsid w:val="6F69A47C"/>
    <w:rsid w:val="6F69AEFB"/>
    <w:rsid w:val="6F6E75D4"/>
    <w:rsid w:val="6F6F18BF"/>
    <w:rsid w:val="6F6FAAB8"/>
    <w:rsid w:val="6F70A50E"/>
    <w:rsid w:val="6F70F766"/>
    <w:rsid w:val="6F71021B"/>
    <w:rsid w:val="6F71F195"/>
    <w:rsid w:val="6F72CA4E"/>
    <w:rsid w:val="6F7337BF"/>
    <w:rsid w:val="6F74BEF4"/>
    <w:rsid w:val="6F7602C0"/>
    <w:rsid w:val="6F76422A"/>
    <w:rsid w:val="6F77F0C7"/>
    <w:rsid w:val="6F785229"/>
    <w:rsid w:val="6F79FEF3"/>
    <w:rsid w:val="6F7B9A22"/>
    <w:rsid w:val="6F7C4438"/>
    <w:rsid w:val="6F7EB83A"/>
    <w:rsid w:val="6F805CBD"/>
    <w:rsid w:val="6F807E4D"/>
    <w:rsid w:val="6F811160"/>
    <w:rsid w:val="6F8143ED"/>
    <w:rsid w:val="6F81DA99"/>
    <w:rsid w:val="6F83A31D"/>
    <w:rsid w:val="6F856637"/>
    <w:rsid w:val="6F886648"/>
    <w:rsid w:val="6F89F6A7"/>
    <w:rsid w:val="6F8A087B"/>
    <w:rsid w:val="6F8A267F"/>
    <w:rsid w:val="6F8BA22C"/>
    <w:rsid w:val="6F8CF07A"/>
    <w:rsid w:val="6F8E390E"/>
    <w:rsid w:val="6F8EB226"/>
    <w:rsid w:val="6F902BEB"/>
    <w:rsid w:val="6F908E17"/>
    <w:rsid w:val="6F90A226"/>
    <w:rsid w:val="6F9356BB"/>
    <w:rsid w:val="6F98B4FA"/>
    <w:rsid w:val="6F9ACE14"/>
    <w:rsid w:val="6F9B06D7"/>
    <w:rsid w:val="6F9D2473"/>
    <w:rsid w:val="6F9D380F"/>
    <w:rsid w:val="6F9EB9E8"/>
    <w:rsid w:val="6F9F897C"/>
    <w:rsid w:val="6FA02AB0"/>
    <w:rsid w:val="6FA0FB2A"/>
    <w:rsid w:val="6FA1946A"/>
    <w:rsid w:val="6FA196F4"/>
    <w:rsid w:val="6FA54C03"/>
    <w:rsid w:val="6FA8616C"/>
    <w:rsid w:val="6FAB7120"/>
    <w:rsid w:val="6FAE22D9"/>
    <w:rsid w:val="6FAF115D"/>
    <w:rsid w:val="6FAF8166"/>
    <w:rsid w:val="6FB098EF"/>
    <w:rsid w:val="6FB24C00"/>
    <w:rsid w:val="6FB2907A"/>
    <w:rsid w:val="6FB35C57"/>
    <w:rsid w:val="6FB51CA3"/>
    <w:rsid w:val="6FB600A4"/>
    <w:rsid w:val="6FB6342B"/>
    <w:rsid w:val="6FB97BC7"/>
    <w:rsid w:val="6FBA7F69"/>
    <w:rsid w:val="6FBAE6AE"/>
    <w:rsid w:val="6FBCE946"/>
    <w:rsid w:val="6FBEC545"/>
    <w:rsid w:val="6FC19961"/>
    <w:rsid w:val="6FC1A474"/>
    <w:rsid w:val="6FC2F226"/>
    <w:rsid w:val="6FC33167"/>
    <w:rsid w:val="6FC35F64"/>
    <w:rsid w:val="6FC38133"/>
    <w:rsid w:val="6FC458E3"/>
    <w:rsid w:val="6FC4F710"/>
    <w:rsid w:val="6FC55F6D"/>
    <w:rsid w:val="6FC6B1C6"/>
    <w:rsid w:val="6FCAFBFB"/>
    <w:rsid w:val="6FCE08C5"/>
    <w:rsid w:val="6FCEA489"/>
    <w:rsid w:val="6FCEAD9B"/>
    <w:rsid w:val="6FCF2EA0"/>
    <w:rsid w:val="6FD0370E"/>
    <w:rsid w:val="6FD07E2F"/>
    <w:rsid w:val="6FD27EF7"/>
    <w:rsid w:val="6FD2BC92"/>
    <w:rsid w:val="6FD3344E"/>
    <w:rsid w:val="6FD61214"/>
    <w:rsid w:val="6FD7F43D"/>
    <w:rsid w:val="6FD81C69"/>
    <w:rsid w:val="6FDBD92A"/>
    <w:rsid w:val="6FDC2D94"/>
    <w:rsid w:val="6FDDCFBF"/>
    <w:rsid w:val="6FDE8690"/>
    <w:rsid w:val="6FDF72F7"/>
    <w:rsid w:val="6FDF93C2"/>
    <w:rsid w:val="6FE026E1"/>
    <w:rsid w:val="6FE0498B"/>
    <w:rsid w:val="6FE0F6EB"/>
    <w:rsid w:val="6FE3A034"/>
    <w:rsid w:val="6FE3DC12"/>
    <w:rsid w:val="6FE4C4FC"/>
    <w:rsid w:val="6FE4F059"/>
    <w:rsid w:val="6FE82ED3"/>
    <w:rsid w:val="6FE8EE86"/>
    <w:rsid w:val="6FE95A67"/>
    <w:rsid w:val="6FE9B56D"/>
    <w:rsid w:val="6FEA1C83"/>
    <w:rsid w:val="6FED1366"/>
    <w:rsid w:val="6FEEF283"/>
    <w:rsid w:val="6FEF68B4"/>
    <w:rsid w:val="6FF0AF46"/>
    <w:rsid w:val="6FF0F33F"/>
    <w:rsid w:val="6FF103F2"/>
    <w:rsid w:val="6FF22615"/>
    <w:rsid w:val="6FF505A4"/>
    <w:rsid w:val="6FF7A333"/>
    <w:rsid w:val="6FF8C52E"/>
    <w:rsid w:val="6FF9123E"/>
    <w:rsid w:val="6FFC19E3"/>
    <w:rsid w:val="6FFD6589"/>
    <w:rsid w:val="6FFFF070"/>
    <w:rsid w:val="70000D65"/>
    <w:rsid w:val="7001F70D"/>
    <w:rsid w:val="70051459"/>
    <w:rsid w:val="7008A992"/>
    <w:rsid w:val="7008E963"/>
    <w:rsid w:val="700B61C0"/>
    <w:rsid w:val="700B7807"/>
    <w:rsid w:val="700DEB84"/>
    <w:rsid w:val="700E3C08"/>
    <w:rsid w:val="700E3F32"/>
    <w:rsid w:val="700FF732"/>
    <w:rsid w:val="701439BB"/>
    <w:rsid w:val="70151FFD"/>
    <w:rsid w:val="7015B0CD"/>
    <w:rsid w:val="701635D5"/>
    <w:rsid w:val="7016C235"/>
    <w:rsid w:val="7017EA06"/>
    <w:rsid w:val="7019A9BD"/>
    <w:rsid w:val="701AF839"/>
    <w:rsid w:val="701BBF88"/>
    <w:rsid w:val="701BDA49"/>
    <w:rsid w:val="701C9413"/>
    <w:rsid w:val="701CAA91"/>
    <w:rsid w:val="701D7A17"/>
    <w:rsid w:val="701E52F3"/>
    <w:rsid w:val="701FDB7E"/>
    <w:rsid w:val="70203B5A"/>
    <w:rsid w:val="7021A3BC"/>
    <w:rsid w:val="70232D6E"/>
    <w:rsid w:val="7024618A"/>
    <w:rsid w:val="7025CD86"/>
    <w:rsid w:val="70265804"/>
    <w:rsid w:val="7026F9B2"/>
    <w:rsid w:val="702977AF"/>
    <w:rsid w:val="702B8D9D"/>
    <w:rsid w:val="702BDF2F"/>
    <w:rsid w:val="702CFC81"/>
    <w:rsid w:val="702FA47E"/>
    <w:rsid w:val="7030326E"/>
    <w:rsid w:val="7030D08C"/>
    <w:rsid w:val="70310A44"/>
    <w:rsid w:val="7034F409"/>
    <w:rsid w:val="7035960D"/>
    <w:rsid w:val="7036847C"/>
    <w:rsid w:val="70368F1A"/>
    <w:rsid w:val="7036FE91"/>
    <w:rsid w:val="7037E95A"/>
    <w:rsid w:val="703909AD"/>
    <w:rsid w:val="70391406"/>
    <w:rsid w:val="703C8586"/>
    <w:rsid w:val="703D0EAF"/>
    <w:rsid w:val="703DC601"/>
    <w:rsid w:val="7042B443"/>
    <w:rsid w:val="70490F6C"/>
    <w:rsid w:val="704A08D7"/>
    <w:rsid w:val="704D35B2"/>
    <w:rsid w:val="704EBA56"/>
    <w:rsid w:val="704F9AB9"/>
    <w:rsid w:val="704FADF3"/>
    <w:rsid w:val="70500E14"/>
    <w:rsid w:val="705343EE"/>
    <w:rsid w:val="7053E2F5"/>
    <w:rsid w:val="7054586A"/>
    <w:rsid w:val="705524D1"/>
    <w:rsid w:val="7055644A"/>
    <w:rsid w:val="70567B96"/>
    <w:rsid w:val="705819D0"/>
    <w:rsid w:val="7058B775"/>
    <w:rsid w:val="70598F34"/>
    <w:rsid w:val="705BBC41"/>
    <w:rsid w:val="705C4BBC"/>
    <w:rsid w:val="70617A3E"/>
    <w:rsid w:val="70660BF5"/>
    <w:rsid w:val="7066F1F3"/>
    <w:rsid w:val="70685F84"/>
    <w:rsid w:val="70699191"/>
    <w:rsid w:val="7069BF51"/>
    <w:rsid w:val="706B713E"/>
    <w:rsid w:val="706B96CF"/>
    <w:rsid w:val="706E6FEE"/>
    <w:rsid w:val="706E7EBB"/>
    <w:rsid w:val="7070E5F1"/>
    <w:rsid w:val="70718963"/>
    <w:rsid w:val="7072967F"/>
    <w:rsid w:val="7072A17B"/>
    <w:rsid w:val="7073FF94"/>
    <w:rsid w:val="7073FFC1"/>
    <w:rsid w:val="70760081"/>
    <w:rsid w:val="7076386F"/>
    <w:rsid w:val="7076DFB4"/>
    <w:rsid w:val="7077A767"/>
    <w:rsid w:val="707A3BF1"/>
    <w:rsid w:val="707A80D3"/>
    <w:rsid w:val="707CFA56"/>
    <w:rsid w:val="707D0FB6"/>
    <w:rsid w:val="707DE0ED"/>
    <w:rsid w:val="707FC9A9"/>
    <w:rsid w:val="7084EA7B"/>
    <w:rsid w:val="708590B4"/>
    <w:rsid w:val="7086CE56"/>
    <w:rsid w:val="708776FE"/>
    <w:rsid w:val="7087D7EC"/>
    <w:rsid w:val="70889473"/>
    <w:rsid w:val="708C40A2"/>
    <w:rsid w:val="708D2F8C"/>
    <w:rsid w:val="708DFA18"/>
    <w:rsid w:val="708F11AE"/>
    <w:rsid w:val="708F78EC"/>
    <w:rsid w:val="7090459E"/>
    <w:rsid w:val="70921B07"/>
    <w:rsid w:val="7092FA34"/>
    <w:rsid w:val="709326DB"/>
    <w:rsid w:val="70933A4F"/>
    <w:rsid w:val="7093921D"/>
    <w:rsid w:val="7093D129"/>
    <w:rsid w:val="7095ECFF"/>
    <w:rsid w:val="70965B2B"/>
    <w:rsid w:val="7097A20E"/>
    <w:rsid w:val="70988AA4"/>
    <w:rsid w:val="70990297"/>
    <w:rsid w:val="70994AB1"/>
    <w:rsid w:val="70997FA7"/>
    <w:rsid w:val="70999B21"/>
    <w:rsid w:val="709E1EF8"/>
    <w:rsid w:val="709EA55A"/>
    <w:rsid w:val="70A11AF1"/>
    <w:rsid w:val="70A1B504"/>
    <w:rsid w:val="70A2D60A"/>
    <w:rsid w:val="70A3D26A"/>
    <w:rsid w:val="70A488FF"/>
    <w:rsid w:val="70A50E0E"/>
    <w:rsid w:val="70A65426"/>
    <w:rsid w:val="70A6A516"/>
    <w:rsid w:val="70A7FB70"/>
    <w:rsid w:val="70A80896"/>
    <w:rsid w:val="70A9B812"/>
    <w:rsid w:val="70A9DE6A"/>
    <w:rsid w:val="70AD286E"/>
    <w:rsid w:val="70B1AA9D"/>
    <w:rsid w:val="70B43DFA"/>
    <w:rsid w:val="70B46559"/>
    <w:rsid w:val="70B53898"/>
    <w:rsid w:val="70B687D0"/>
    <w:rsid w:val="70B8429C"/>
    <w:rsid w:val="70B898D6"/>
    <w:rsid w:val="70B8A66E"/>
    <w:rsid w:val="70B902E6"/>
    <w:rsid w:val="70B9348B"/>
    <w:rsid w:val="70B99E8B"/>
    <w:rsid w:val="70BC2CBB"/>
    <w:rsid w:val="70BCDF92"/>
    <w:rsid w:val="70BE706E"/>
    <w:rsid w:val="70BFA72E"/>
    <w:rsid w:val="70C01C37"/>
    <w:rsid w:val="70C04A03"/>
    <w:rsid w:val="70C07FF9"/>
    <w:rsid w:val="70C08F4A"/>
    <w:rsid w:val="70C11D0A"/>
    <w:rsid w:val="70C21D22"/>
    <w:rsid w:val="70C334A4"/>
    <w:rsid w:val="70C6FE44"/>
    <w:rsid w:val="70C807E7"/>
    <w:rsid w:val="70C92375"/>
    <w:rsid w:val="70CB61A2"/>
    <w:rsid w:val="70CBDB03"/>
    <w:rsid w:val="70CC3BCE"/>
    <w:rsid w:val="70CC7B36"/>
    <w:rsid w:val="70CD9024"/>
    <w:rsid w:val="70CDE7C9"/>
    <w:rsid w:val="70CE36EC"/>
    <w:rsid w:val="70CE7454"/>
    <w:rsid w:val="70CE9210"/>
    <w:rsid w:val="70CF539D"/>
    <w:rsid w:val="70CFB4C9"/>
    <w:rsid w:val="70D40BA1"/>
    <w:rsid w:val="70D48747"/>
    <w:rsid w:val="70D58564"/>
    <w:rsid w:val="70D72875"/>
    <w:rsid w:val="70D8409D"/>
    <w:rsid w:val="70D861CC"/>
    <w:rsid w:val="70D88362"/>
    <w:rsid w:val="70DC5407"/>
    <w:rsid w:val="70DC63AA"/>
    <w:rsid w:val="70DC9665"/>
    <w:rsid w:val="70DCE73D"/>
    <w:rsid w:val="70DDC08F"/>
    <w:rsid w:val="70E0750E"/>
    <w:rsid w:val="70E13CFE"/>
    <w:rsid w:val="70E167CC"/>
    <w:rsid w:val="70E307F8"/>
    <w:rsid w:val="70E3B06A"/>
    <w:rsid w:val="70E58455"/>
    <w:rsid w:val="70E63146"/>
    <w:rsid w:val="70E7DEEA"/>
    <w:rsid w:val="70E87B27"/>
    <w:rsid w:val="70E8B77F"/>
    <w:rsid w:val="70E9053D"/>
    <w:rsid w:val="70E99097"/>
    <w:rsid w:val="70E9B123"/>
    <w:rsid w:val="70EE149A"/>
    <w:rsid w:val="70EFBD10"/>
    <w:rsid w:val="70EFC42C"/>
    <w:rsid w:val="70EFFA13"/>
    <w:rsid w:val="70F227CA"/>
    <w:rsid w:val="70F393F6"/>
    <w:rsid w:val="70F3DD1C"/>
    <w:rsid w:val="70F4DEBE"/>
    <w:rsid w:val="70F56E22"/>
    <w:rsid w:val="70F739C2"/>
    <w:rsid w:val="70F8401A"/>
    <w:rsid w:val="70FB84E8"/>
    <w:rsid w:val="70FCC29C"/>
    <w:rsid w:val="70FDBAC0"/>
    <w:rsid w:val="70FE7992"/>
    <w:rsid w:val="70FF3701"/>
    <w:rsid w:val="70FF6029"/>
    <w:rsid w:val="70FFEA29"/>
    <w:rsid w:val="7100AE01"/>
    <w:rsid w:val="71019E8B"/>
    <w:rsid w:val="71022715"/>
    <w:rsid w:val="71026288"/>
    <w:rsid w:val="71028AF5"/>
    <w:rsid w:val="71033082"/>
    <w:rsid w:val="7104406C"/>
    <w:rsid w:val="7104956A"/>
    <w:rsid w:val="71057B43"/>
    <w:rsid w:val="71058C43"/>
    <w:rsid w:val="7106C9FE"/>
    <w:rsid w:val="7106FA23"/>
    <w:rsid w:val="71070E0A"/>
    <w:rsid w:val="7107DE1A"/>
    <w:rsid w:val="71085161"/>
    <w:rsid w:val="71093E55"/>
    <w:rsid w:val="710BC64A"/>
    <w:rsid w:val="710BD376"/>
    <w:rsid w:val="710C2279"/>
    <w:rsid w:val="710C27B6"/>
    <w:rsid w:val="710FD108"/>
    <w:rsid w:val="7111F65F"/>
    <w:rsid w:val="7118537F"/>
    <w:rsid w:val="71190463"/>
    <w:rsid w:val="7119B156"/>
    <w:rsid w:val="711C6755"/>
    <w:rsid w:val="711D81AB"/>
    <w:rsid w:val="711E3C2B"/>
    <w:rsid w:val="711E6AE2"/>
    <w:rsid w:val="711F48E4"/>
    <w:rsid w:val="7121BA18"/>
    <w:rsid w:val="71249EF3"/>
    <w:rsid w:val="7124D6BE"/>
    <w:rsid w:val="712763A5"/>
    <w:rsid w:val="71280D88"/>
    <w:rsid w:val="712AA3AE"/>
    <w:rsid w:val="712B7439"/>
    <w:rsid w:val="712D844A"/>
    <w:rsid w:val="712E180F"/>
    <w:rsid w:val="7130B4F4"/>
    <w:rsid w:val="7131CD3D"/>
    <w:rsid w:val="713278A0"/>
    <w:rsid w:val="7134E365"/>
    <w:rsid w:val="71355C80"/>
    <w:rsid w:val="71358D91"/>
    <w:rsid w:val="71369909"/>
    <w:rsid w:val="713806E5"/>
    <w:rsid w:val="71390B48"/>
    <w:rsid w:val="713CFD09"/>
    <w:rsid w:val="713D95DA"/>
    <w:rsid w:val="713FBBEA"/>
    <w:rsid w:val="7140739A"/>
    <w:rsid w:val="71410662"/>
    <w:rsid w:val="7142DCB4"/>
    <w:rsid w:val="7143B6EB"/>
    <w:rsid w:val="71443581"/>
    <w:rsid w:val="7144600C"/>
    <w:rsid w:val="7144C0CA"/>
    <w:rsid w:val="71472F55"/>
    <w:rsid w:val="71474448"/>
    <w:rsid w:val="7149182F"/>
    <w:rsid w:val="714984B4"/>
    <w:rsid w:val="714AAD6B"/>
    <w:rsid w:val="714C103C"/>
    <w:rsid w:val="714C28C0"/>
    <w:rsid w:val="714CB960"/>
    <w:rsid w:val="714D9DA1"/>
    <w:rsid w:val="714EC0EF"/>
    <w:rsid w:val="715088B0"/>
    <w:rsid w:val="71510CBB"/>
    <w:rsid w:val="715391A6"/>
    <w:rsid w:val="7154C43E"/>
    <w:rsid w:val="7156BDA0"/>
    <w:rsid w:val="715A2B66"/>
    <w:rsid w:val="715A7682"/>
    <w:rsid w:val="715C6824"/>
    <w:rsid w:val="715C9B1C"/>
    <w:rsid w:val="715FE968"/>
    <w:rsid w:val="7160821C"/>
    <w:rsid w:val="7161C950"/>
    <w:rsid w:val="71628B66"/>
    <w:rsid w:val="7163428A"/>
    <w:rsid w:val="71641578"/>
    <w:rsid w:val="716585B2"/>
    <w:rsid w:val="7166509F"/>
    <w:rsid w:val="71677083"/>
    <w:rsid w:val="716801EA"/>
    <w:rsid w:val="71680426"/>
    <w:rsid w:val="7169895C"/>
    <w:rsid w:val="716AF1CF"/>
    <w:rsid w:val="716AF2FE"/>
    <w:rsid w:val="716C3A4F"/>
    <w:rsid w:val="716D6D6E"/>
    <w:rsid w:val="716ECE8E"/>
    <w:rsid w:val="717209FD"/>
    <w:rsid w:val="7172E758"/>
    <w:rsid w:val="7172F773"/>
    <w:rsid w:val="717545AA"/>
    <w:rsid w:val="7175E478"/>
    <w:rsid w:val="71774756"/>
    <w:rsid w:val="717791B3"/>
    <w:rsid w:val="7177BDEE"/>
    <w:rsid w:val="71792CD2"/>
    <w:rsid w:val="71793019"/>
    <w:rsid w:val="717A4372"/>
    <w:rsid w:val="717A47B3"/>
    <w:rsid w:val="717AF901"/>
    <w:rsid w:val="717B05BB"/>
    <w:rsid w:val="717BE28D"/>
    <w:rsid w:val="717C54E1"/>
    <w:rsid w:val="717CAE59"/>
    <w:rsid w:val="717D48E3"/>
    <w:rsid w:val="717DEC06"/>
    <w:rsid w:val="717F6A28"/>
    <w:rsid w:val="71800D20"/>
    <w:rsid w:val="71826D2E"/>
    <w:rsid w:val="7182822E"/>
    <w:rsid w:val="7184ACEC"/>
    <w:rsid w:val="7184E2AA"/>
    <w:rsid w:val="71850D13"/>
    <w:rsid w:val="7186A7C2"/>
    <w:rsid w:val="7186B098"/>
    <w:rsid w:val="7186EC41"/>
    <w:rsid w:val="71880E41"/>
    <w:rsid w:val="718A9994"/>
    <w:rsid w:val="718ABF4E"/>
    <w:rsid w:val="718B23FE"/>
    <w:rsid w:val="718CA2B4"/>
    <w:rsid w:val="718CCC67"/>
    <w:rsid w:val="718D0501"/>
    <w:rsid w:val="718E51C7"/>
    <w:rsid w:val="718F473B"/>
    <w:rsid w:val="718F5B32"/>
    <w:rsid w:val="718FCF40"/>
    <w:rsid w:val="718FD719"/>
    <w:rsid w:val="71900518"/>
    <w:rsid w:val="7190FD89"/>
    <w:rsid w:val="7193128A"/>
    <w:rsid w:val="71943A42"/>
    <w:rsid w:val="7194A347"/>
    <w:rsid w:val="7195BEF8"/>
    <w:rsid w:val="71963D38"/>
    <w:rsid w:val="7196CB2F"/>
    <w:rsid w:val="7197C420"/>
    <w:rsid w:val="7198636B"/>
    <w:rsid w:val="7198A45B"/>
    <w:rsid w:val="719BD67C"/>
    <w:rsid w:val="719C153B"/>
    <w:rsid w:val="719CF0C3"/>
    <w:rsid w:val="719EC096"/>
    <w:rsid w:val="719F8054"/>
    <w:rsid w:val="71A10B02"/>
    <w:rsid w:val="71A17146"/>
    <w:rsid w:val="71A311FD"/>
    <w:rsid w:val="71A5DD02"/>
    <w:rsid w:val="71A92B60"/>
    <w:rsid w:val="71AAB869"/>
    <w:rsid w:val="71AB5F59"/>
    <w:rsid w:val="71AE678D"/>
    <w:rsid w:val="71B2BF46"/>
    <w:rsid w:val="71B3F94C"/>
    <w:rsid w:val="71B40FD8"/>
    <w:rsid w:val="71B5E032"/>
    <w:rsid w:val="71B6156B"/>
    <w:rsid w:val="71B7E883"/>
    <w:rsid w:val="71B815F1"/>
    <w:rsid w:val="71BD74C7"/>
    <w:rsid w:val="71C123CB"/>
    <w:rsid w:val="71C2B3E0"/>
    <w:rsid w:val="71C304E3"/>
    <w:rsid w:val="71C56C3E"/>
    <w:rsid w:val="71C5FB1F"/>
    <w:rsid w:val="71C62F34"/>
    <w:rsid w:val="71C6F3AC"/>
    <w:rsid w:val="71C75E41"/>
    <w:rsid w:val="71CBCF9C"/>
    <w:rsid w:val="71CBFD55"/>
    <w:rsid w:val="71CCA761"/>
    <w:rsid w:val="71D02AFD"/>
    <w:rsid w:val="71D1B74D"/>
    <w:rsid w:val="71D272B5"/>
    <w:rsid w:val="71D81692"/>
    <w:rsid w:val="71D8192E"/>
    <w:rsid w:val="71D8A50D"/>
    <w:rsid w:val="71DA09F1"/>
    <w:rsid w:val="71DC316C"/>
    <w:rsid w:val="71DECCFD"/>
    <w:rsid w:val="71E0FD0F"/>
    <w:rsid w:val="71E20A45"/>
    <w:rsid w:val="71E3A860"/>
    <w:rsid w:val="71E45045"/>
    <w:rsid w:val="71E456F9"/>
    <w:rsid w:val="71E682BB"/>
    <w:rsid w:val="71E7E9E4"/>
    <w:rsid w:val="71E9A13E"/>
    <w:rsid w:val="71EAD8CE"/>
    <w:rsid w:val="71EB4781"/>
    <w:rsid w:val="71EB7BA9"/>
    <w:rsid w:val="71EC62A2"/>
    <w:rsid w:val="71EC9249"/>
    <w:rsid w:val="71ED7AEA"/>
    <w:rsid w:val="71EEDCA4"/>
    <w:rsid w:val="71EEDF13"/>
    <w:rsid w:val="71F0FFF4"/>
    <w:rsid w:val="71F3739F"/>
    <w:rsid w:val="71F40F61"/>
    <w:rsid w:val="71F460C4"/>
    <w:rsid w:val="71F5B720"/>
    <w:rsid w:val="71F66692"/>
    <w:rsid w:val="71F6BAC2"/>
    <w:rsid w:val="71F7537E"/>
    <w:rsid w:val="71F8E195"/>
    <w:rsid w:val="71F8E4A3"/>
    <w:rsid w:val="71FA836B"/>
    <w:rsid w:val="71FB27FA"/>
    <w:rsid w:val="71FB5B65"/>
    <w:rsid w:val="71FBCCC9"/>
    <w:rsid w:val="71FC9319"/>
    <w:rsid w:val="71FE80CC"/>
    <w:rsid w:val="71FFC8DB"/>
    <w:rsid w:val="71FFD7E8"/>
    <w:rsid w:val="7201FFA3"/>
    <w:rsid w:val="720229B6"/>
    <w:rsid w:val="7202C56F"/>
    <w:rsid w:val="7203877C"/>
    <w:rsid w:val="72078B69"/>
    <w:rsid w:val="7207D4AC"/>
    <w:rsid w:val="720ABD0F"/>
    <w:rsid w:val="720DD95D"/>
    <w:rsid w:val="720E9C03"/>
    <w:rsid w:val="720F0E39"/>
    <w:rsid w:val="72105CA0"/>
    <w:rsid w:val="7210B0BD"/>
    <w:rsid w:val="7211FDA5"/>
    <w:rsid w:val="721204BF"/>
    <w:rsid w:val="7213077C"/>
    <w:rsid w:val="72146F0A"/>
    <w:rsid w:val="72160F43"/>
    <w:rsid w:val="7216A109"/>
    <w:rsid w:val="72173472"/>
    <w:rsid w:val="72189D42"/>
    <w:rsid w:val="72194348"/>
    <w:rsid w:val="721A1E5B"/>
    <w:rsid w:val="721A380E"/>
    <w:rsid w:val="721C88B6"/>
    <w:rsid w:val="721FA921"/>
    <w:rsid w:val="721FD56C"/>
    <w:rsid w:val="722125E5"/>
    <w:rsid w:val="7222568F"/>
    <w:rsid w:val="7222ED6B"/>
    <w:rsid w:val="7223F94A"/>
    <w:rsid w:val="7224890C"/>
    <w:rsid w:val="7224BBDA"/>
    <w:rsid w:val="72259DE1"/>
    <w:rsid w:val="722660C1"/>
    <w:rsid w:val="72266D69"/>
    <w:rsid w:val="7226D809"/>
    <w:rsid w:val="722829AC"/>
    <w:rsid w:val="72282D4A"/>
    <w:rsid w:val="722875C2"/>
    <w:rsid w:val="72288FF8"/>
    <w:rsid w:val="7228CF9D"/>
    <w:rsid w:val="72294120"/>
    <w:rsid w:val="722957B7"/>
    <w:rsid w:val="722D57DA"/>
    <w:rsid w:val="722DD62A"/>
    <w:rsid w:val="722FF53B"/>
    <w:rsid w:val="72314A02"/>
    <w:rsid w:val="72316E39"/>
    <w:rsid w:val="72323285"/>
    <w:rsid w:val="7233CC18"/>
    <w:rsid w:val="7234F56D"/>
    <w:rsid w:val="72359B1F"/>
    <w:rsid w:val="7237CDF6"/>
    <w:rsid w:val="7239C0FE"/>
    <w:rsid w:val="723DCBF4"/>
    <w:rsid w:val="723E413E"/>
    <w:rsid w:val="72409EDD"/>
    <w:rsid w:val="72413A59"/>
    <w:rsid w:val="72422345"/>
    <w:rsid w:val="7242F300"/>
    <w:rsid w:val="72458E17"/>
    <w:rsid w:val="7245ADE1"/>
    <w:rsid w:val="7245F153"/>
    <w:rsid w:val="7249AEF6"/>
    <w:rsid w:val="7249C8B5"/>
    <w:rsid w:val="724CC30F"/>
    <w:rsid w:val="724CE30D"/>
    <w:rsid w:val="7251C37B"/>
    <w:rsid w:val="7251FEF1"/>
    <w:rsid w:val="72540594"/>
    <w:rsid w:val="72542BAC"/>
    <w:rsid w:val="7254A348"/>
    <w:rsid w:val="725557DE"/>
    <w:rsid w:val="72557232"/>
    <w:rsid w:val="7255E2B7"/>
    <w:rsid w:val="72565E70"/>
    <w:rsid w:val="7257DDAE"/>
    <w:rsid w:val="725E4400"/>
    <w:rsid w:val="725EF64E"/>
    <w:rsid w:val="7262BCD8"/>
    <w:rsid w:val="72647BB3"/>
    <w:rsid w:val="7265EBB9"/>
    <w:rsid w:val="72676796"/>
    <w:rsid w:val="72692CD2"/>
    <w:rsid w:val="726C4986"/>
    <w:rsid w:val="726D81F4"/>
    <w:rsid w:val="726DF728"/>
    <w:rsid w:val="726E8F26"/>
    <w:rsid w:val="726EA9E0"/>
    <w:rsid w:val="726F1904"/>
    <w:rsid w:val="726F41FB"/>
    <w:rsid w:val="726F68E8"/>
    <w:rsid w:val="726F7B28"/>
    <w:rsid w:val="7271335A"/>
    <w:rsid w:val="7271A666"/>
    <w:rsid w:val="7272A5FA"/>
    <w:rsid w:val="7274F561"/>
    <w:rsid w:val="7275AD0C"/>
    <w:rsid w:val="7275B269"/>
    <w:rsid w:val="72787E83"/>
    <w:rsid w:val="7278EB2F"/>
    <w:rsid w:val="72799429"/>
    <w:rsid w:val="727B166D"/>
    <w:rsid w:val="727BDF52"/>
    <w:rsid w:val="727BE7ED"/>
    <w:rsid w:val="727D5EDF"/>
    <w:rsid w:val="727DDDDB"/>
    <w:rsid w:val="727F0352"/>
    <w:rsid w:val="727F1900"/>
    <w:rsid w:val="727FA131"/>
    <w:rsid w:val="72827793"/>
    <w:rsid w:val="72848323"/>
    <w:rsid w:val="72852670"/>
    <w:rsid w:val="7285641E"/>
    <w:rsid w:val="7285C18F"/>
    <w:rsid w:val="728606BD"/>
    <w:rsid w:val="72865642"/>
    <w:rsid w:val="7287BD98"/>
    <w:rsid w:val="7287DAFF"/>
    <w:rsid w:val="7287FA59"/>
    <w:rsid w:val="7288A93D"/>
    <w:rsid w:val="728DA643"/>
    <w:rsid w:val="728EB71D"/>
    <w:rsid w:val="728F64F6"/>
    <w:rsid w:val="72916D41"/>
    <w:rsid w:val="72920D30"/>
    <w:rsid w:val="72942626"/>
    <w:rsid w:val="7294CD38"/>
    <w:rsid w:val="72972BD6"/>
    <w:rsid w:val="729744EC"/>
    <w:rsid w:val="72978623"/>
    <w:rsid w:val="729A4127"/>
    <w:rsid w:val="729AB331"/>
    <w:rsid w:val="729E1AB2"/>
    <w:rsid w:val="729F99EE"/>
    <w:rsid w:val="729FDDF7"/>
    <w:rsid w:val="72A06CED"/>
    <w:rsid w:val="72A0D5DE"/>
    <w:rsid w:val="72A32BAF"/>
    <w:rsid w:val="72A3D385"/>
    <w:rsid w:val="72A640A2"/>
    <w:rsid w:val="72A76C25"/>
    <w:rsid w:val="72A8910D"/>
    <w:rsid w:val="72AA522E"/>
    <w:rsid w:val="72AB0160"/>
    <w:rsid w:val="72ACEF9A"/>
    <w:rsid w:val="72ACFAEC"/>
    <w:rsid w:val="72AF59F6"/>
    <w:rsid w:val="72AF7B77"/>
    <w:rsid w:val="72B01314"/>
    <w:rsid w:val="72B19A25"/>
    <w:rsid w:val="72B1F234"/>
    <w:rsid w:val="72B26E37"/>
    <w:rsid w:val="72B2A0C6"/>
    <w:rsid w:val="72B35CEB"/>
    <w:rsid w:val="72B46EDA"/>
    <w:rsid w:val="72B46EE4"/>
    <w:rsid w:val="72B807BD"/>
    <w:rsid w:val="72B8A533"/>
    <w:rsid w:val="72BA764B"/>
    <w:rsid w:val="72BB8D74"/>
    <w:rsid w:val="72BE0C8D"/>
    <w:rsid w:val="72BE5202"/>
    <w:rsid w:val="72BE9E54"/>
    <w:rsid w:val="72C4077F"/>
    <w:rsid w:val="72C5449C"/>
    <w:rsid w:val="72C71880"/>
    <w:rsid w:val="72C7FE85"/>
    <w:rsid w:val="72C8F7F1"/>
    <w:rsid w:val="72C969F5"/>
    <w:rsid w:val="72C9853C"/>
    <w:rsid w:val="72CADC03"/>
    <w:rsid w:val="72CBC82A"/>
    <w:rsid w:val="72CE332C"/>
    <w:rsid w:val="72D17D82"/>
    <w:rsid w:val="72D1CD41"/>
    <w:rsid w:val="72D3BFAC"/>
    <w:rsid w:val="72D52FCB"/>
    <w:rsid w:val="72D54B09"/>
    <w:rsid w:val="72D7321B"/>
    <w:rsid w:val="72D79089"/>
    <w:rsid w:val="72D86E05"/>
    <w:rsid w:val="72D8B8B9"/>
    <w:rsid w:val="72D95F42"/>
    <w:rsid w:val="72D9C822"/>
    <w:rsid w:val="72DACA19"/>
    <w:rsid w:val="72DAE4B5"/>
    <w:rsid w:val="72DBBD07"/>
    <w:rsid w:val="72DC4312"/>
    <w:rsid w:val="72E132D5"/>
    <w:rsid w:val="72E21399"/>
    <w:rsid w:val="72E27028"/>
    <w:rsid w:val="72E6380A"/>
    <w:rsid w:val="72E80DD3"/>
    <w:rsid w:val="72EC6D18"/>
    <w:rsid w:val="72EF257D"/>
    <w:rsid w:val="72EF6287"/>
    <w:rsid w:val="72EFF2A3"/>
    <w:rsid w:val="72F05CDA"/>
    <w:rsid w:val="72F12045"/>
    <w:rsid w:val="72F12260"/>
    <w:rsid w:val="72F2BB24"/>
    <w:rsid w:val="72F3A050"/>
    <w:rsid w:val="72F49A89"/>
    <w:rsid w:val="72F63565"/>
    <w:rsid w:val="72F7588F"/>
    <w:rsid w:val="72F78624"/>
    <w:rsid w:val="72F962CB"/>
    <w:rsid w:val="72F97ACD"/>
    <w:rsid w:val="72F9D5DA"/>
    <w:rsid w:val="72FADAB4"/>
    <w:rsid w:val="72FB9EA1"/>
    <w:rsid w:val="72FBF1AA"/>
    <w:rsid w:val="73010F86"/>
    <w:rsid w:val="7303F1B3"/>
    <w:rsid w:val="73051F76"/>
    <w:rsid w:val="73061A74"/>
    <w:rsid w:val="730869BC"/>
    <w:rsid w:val="7309ECFD"/>
    <w:rsid w:val="730A5ABB"/>
    <w:rsid w:val="730B042C"/>
    <w:rsid w:val="730CABD7"/>
    <w:rsid w:val="7310E187"/>
    <w:rsid w:val="73129368"/>
    <w:rsid w:val="7315794B"/>
    <w:rsid w:val="73180129"/>
    <w:rsid w:val="73184A43"/>
    <w:rsid w:val="7318B5E8"/>
    <w:rsid w:val="731C696C"/>
    <w:rsid w:val="731D6E95"/>
    <w:rsid w:val="732212B1"/>
    <w:rsid w:val="73221ED9"/>
    <w:rsid w:val="73256173"/>
    <w:rsid w:val="732654AB"/>
    <w:rsid w:val="7326A653"/>
    <w:rsid w:val="7326FB85"/>
    <w:rsid w:val="732753AE"/>
    <w:rsid w:val="732762AA"/>
    <w:rsid w:val="7328313E"/>
    <w:rsid w:val="7328C6A9"/>
    <w:rsid w:val="73291439"/>
    <w:rsid w:val="7329FA80"/>
    <w:rsid w:val="732A84BE"/>
    <w:rsid w:val="732ACEB7"/>
    <w:rsid w:val="732B1413"/>
    <w:rsid w:val="732E182E"/>
    <w:rsid w:val="732E1DF5"/>
    <w:rsid w:val="732EC41B"/>
    <w:rsid w:val="732F342A"/>
    <w:rsid w:val="732FA8EF"/>
    <w:rsid w:val="7330A230"/>
    <w:rsid w:val="7331BED9"/>
    <w:rsid w:val="733412F5"/>
    <w:rsid w:val="7335237A"/>
    <w:rsid w:val="733610C5"/>
    <w:rsid w:val="73362E8B"/>
    <w:rsid w:val="733924CD"/>
    <w:rsid w:val="733AAC1E"/>
    <w:rsid w:val="733E917C"/>
    <w:rsid w:val="733F5C7B"/>
    <w:rsid w:val="734020B0"/>
    <w:rsid w:val="73405B3D"/>
    <w:rsid w:val="73417AAE"/>
    <w:rsid w:val="734287CC"/>
    <w:rsid w:val="7342910E"/>
    <w:rsid w:val="73446E53"/>
    <w:rsid w:val="7345059E"/>
    <w:rsid w:val="734597B5"/>
    <w:rsid w:val="73488653"/>
    <w:rsid w:val="7349549B"/>
    <w:rsid w:val="73498374"/>
    <w:rsid w:val="73503362"/>
    <w:rsid w:val="7350E815"/>
    <w:rsid w:val="73521FB3"/>
    <w:rsid w:val="73522699"/>
    <w:rsid w:val="7353B8E4"/>
    <w:rsid w:val="73560C21"/>
    <w:rsid w:val="73568234"/>
    <w:rsid w:val="73580082"/>
    <w:rsid w:val="73583546"/>
    <w:rsid w:val="7358E717"/>
    <w:rsid w:val="73597FF9"/>
    <w:rsid w:val="735C1177"/>
    <w:rsid w:val="735C7D9D"/>
    <w:rsid w:val="735CAD51"/>
    <w:rsid w:val="735CF7E6"/>
    <w:rsid w:val="736033B8"/>
    <w:rsid w:val="73604F5F"/>
    <w:rsid w:val="73614611"/>
    <w:rsid w:val="73631CC6"/>
    <w:rsid w:val="73633B35"/>
    <w:rsid w:val="7363A886"/>
    <w:rsid w:val="7363DAB1"/>
    <w:rsid w:val="736439A5"/>
    <w:rsid w:val="73649876"/>
    <w:rsid w:val="7366B6CF"/>
    <w:rsid w:val="73672F79"/>
    <w:rsid w:val="73684F54"/>
    <w:rsid w:val="7368DDA2"/>
    <w:rsid w:val="7368EE94"/>
    <w:rsid w:val="736980A1"/>
    <w:rsid w:val="736B143C"/>
    <w:rsid w:val="736B48C4"/>
    <w:rsid w:val="736D4810"/>
    <w:rsid w:val="736DC0F0"/>
    <w:rsid w:val="736EA59F"/>
    <w:rsid w:val="7370296F"/>
    <w:rsid w:val="7370A138"/>
    <w:rsid w:val="7372DDF5"/>
    <w:rsid w:val="7372E9A1"/>
    <w:rsid w:val="7374C362"/>
    <w:rsid w:val="7375A821"/>
    <w:rsid w:val="7375AA9E"/>
    <w:rsid w:val="7376C9E7"/>
    <w:rsid w:val="7377DDF9"/>
    <w:rsid w:val="737928AF"/>
    <w:rsid w:val="737A3571"/>
    <w:rsid w:val="737A4AA2"/>
    <w:rsid w:val="737C5FBD"/>
    <w:rsid w:val="737C7A67"/>
    <w:rsid w:val="737D68E9"/>
    <w:rsid w:val="737F1673"/>
    <w:rsid w:val="7380F934"/>
    <w:rsid w:val="73822763"/>
    <w:rsid w:val="7385D844"/>
    <w:rsid w:val="7386A8F0"/>
    <w:rsid w:val="7386DB5D"/>
    <w:rsid w:val="73873584"/>
    <w:rsid w:val="73874C1C"/>
    <w:rsid w:val="738A55AA"/>
    <w:rsid w:val="738E435C"/>
    <w:rsid w:val="738EE9A4"/>
    <w:rsid w:val="73907E61"/>
    <w:rsid w:val="7390D710"/>
    <w:rsid w:val="7390FC4C"/>
    <w:rsid w:val="73915FF8"/>
    <w:rsid w:val="73927BCF"/>
    <w:rsid w:val="73952355"/>
    <w:rsid w:val="73958413"/>
    <w:rsid w:val="73967BB5"/>
    <w:rsid w:val="739C3658"/>
    <w:rsid w:val="739D7820"/>
    <w:rsid w:val="739DC3DC"/>
    <w:rsid w:val="739E47E3"/>
    <w:rsid w:val="739F3CE5"/>
    <w:rsid w:val="73A07940"/>
    <w:rsid w:val="73A10A64"/>
    <w:rsid w:val="73A136A9"/>
    <w:rsid w:val="73A2BC1B"/>
    <w:rsid w:val="73A4BF72"/>
    <w:rsid w:val="73A4EBA7"/>
    <w:rsid w:val="73A6E3D8"/>
    <w:rsid w:val="73A97E4C"/>
    <w:rsid w:val="73A9D3A5"/>
    <w:rsid w:val="73ABAD7A"/>
    <w:rsid w:val="73AC2471"/>
    <w:rsid w:val="73AF792E"/>
    <w:rsid w:val="73B0B538"/>
    <w:rsid w:val="73B181B2"/>
    <w:rsid w:val="73B1A5EE"/>
    <w:rsid w:val="73B20E66"/>
    <w:rsid w:val="73B48871"/>
    <w:rsid w:val="73B6002A"/>
    <w:rsid w:val="73B6EE48"/>
    <w:rsid w:val="73B89002"/>
    <w:rsid w:val="73B8971A"/>
    <w:rsid w:val="73B8F4E8"/>
    <w:rsid w:val="73BC356C"/>
    <w:rsid w:val="73BC36B1"/>
    <w:rsid w:val="73BE4376"/>
    <w:rsid w:val="73BEC2B2"/>
    <w:rsid w:val="73C1D775"/>
    <w:rsid w:val="73C2F3A7"/>
    <w:rsid w:val="73C78855"/>
    <w:rsid w:val="73C7FA3A"/>
    <w:rsid w:val="73C886F3"/>
    <w:rsid w:val="73CAA173"/>
    <w:rsid w:val="73CC440E"/>
    <w:rsid w:val="73CCDF65"/>
    <w:rsid w:val="73CD24B2"/>
    <w:rsid w:val="73CD3437"/>
    <w:rsid w:val="73CEE705"/>
    <w:rsid w:val="73CF7712"/>
    <w:rsid w:val="73D060BE"/>
    <w:rsid w:val="73D12CB6"/>
    <w:rsid w:val="73D4B8F6"/>
    <w:rsid w:val="73D4C4F5"/>
    <w:rsid w:val="73D5915F"/>
    <w:rsid w:val="73D59E04"/>
    <w:rsid w:val="73DAA461"/>
    <w:rsid w:val="73DC6E61"/>
    <w:rsid w:val="73DD7EE5"/>
    <w:rsid w:val="73DFF926"/>
    <w:rsid w:val="73E5598B"/>
    <w:rsid w:val="73E592E2"/>
    <w:rsid w:val="73E796B4"/>
    <w:rsid w:val="73EBA4FF"/>
    <w:rsid w:val="73EBED84"/>
    <w:rsid w:val="73ED5FFC"/>
    <w:rsid w:val="73EDAF98"/>
    <w:rsid w:val="73EFC84B"/>
    <w:rsid w:val="73F18443"/>
    <w:rsid w:val="73F1F1E1"/>
    <w:rsid w:val="73F2F0B3"/>
    <w:rsid w:val="73F356AD"/>
    <w:rsid w:val="73F44CF4"/>
    <w:rsid w:val="73F5B621"/>
    <w:rsid w:val="73F67B1C"/>
    <w:rsid w:val="73F6B99B"/>
    <w:rsid w:val="73F6D06C"/>
    <w:rsid w:val="73F853E1"/>
    <w:rsid w:val="73F8D92B"/>
    <w:rsid w:val="73FA3EBD"/>
    <w:rsid w:val="73FB7B2A"/>
    <w:rsid w:val="73FDB84E"/>
    <w:rsid w:val="73FE349F"/>
    <w:rsid w:val="73FFD7D9"/>
    <w:rsid w:val="7402A589"/>
    <w:rsid w:val="7404538D"/>
    <w:rsid w:val="740599E8"/>
    <w:rsid w:val="740698CD"/>
    <w:rsid w:val="74071591"/>
    <w:rsid w:val="74086C6A"/>
    <w:rsid w:val="7409D1E4"/>
    <w:rsid w:val="740CDECD"/>
    <w:rsid w:val="740E8FA1"/>
    <w:rsid w:val="740F64FD"/>
    <w:rsid w:val="741033FA"/>
    <w:rsid w:val="74109F0B"/>
    <w:rsid w:val="7411BF7B"/>
    <w:rsid w:val="7412D1F4"/>
    <w:rsid w:val="7416C64E"/>
    <w:rsid w:val="7419AE87"/>
    <w:rsid w:val="741A3618"/>
    <w:rsid w:val="741B2A6B"/>
    <w:rsid w:val="741F46B2"/>
    <w:rsid w:val="74201202"/>
    <w:rsid w:val="7420D573"/>
    <w:rsid w:val="7421A71C"/>
    <w:rsid w:val="7421C064"/>
    <w:rsid w:val="74224311"/>
    <w:rsid w:val="742334FD"/>
    <w:rsid w:val="742466FB"/>
    <w:rsid w:val="74247EB5"/>
    <w:rsid w:val="74255470"/>
    <w:rsid w:val="7426E580"/>
    <w:rsid w:val="74270481"/>
    <w:rsid w:val="742735C0"/>
    <w:rsid w:val="742771A0"/>
    <w:rsid w:val="7427D24D"/>
    <w:rsid w:val="7428A5D2"/>
    <w:rsid w:val="742A0B4D"/>
    <w:rsid w:val="742A0C9E"/>
    <w:rsid w:val="742AD193"/>
    <w:rsid w:val="742AF216"/>
    <w:rsid w:val="742BDC61"/>
    <w:rsid w:val="742BE243"/>
    <w:rsid w:val="742E3EA1"/>
    <w:rsid w:val="742F27AF"/>
    <w:rsid w:val="742F6BFE"/>
    <w:rsid w:val="7430EA9E"/>
    <w:rsid w:val="74357A64"/>
    <w:rsid w:val="74362E53"/>
    <w:rsid w:val="743762F2"/>
    <w:rsid w:val="743837E0"/>
    <w:rsid w:val="74384E2E"/>
    <w:rsid w:val="7439893A"/>
    <w:rsid w:val="743A8B25"/>
    <w:rsid w:val="743AB0F1"/>
    <w:rsid w:val="743C1D25"/>
    <w:rsid w:val="743C8CE8"/>
    <w:rsid w:val="743E30A4"/>
    <w:rsid w:val="743F14BB"/>
    <w:rsid w:val="743F6E4E"/>
    <w:rsid w:val="74404D0A"/>
    <w:rsid w:val="7441DEE3"/>
    <w:rsid w:val="74423A1E"/>
    <w:rsid w:val="7442505B"/>
    <w:rsid w:val="7443100A"/>
    <w:rsid w:val="74431365"/>
    <w:rsid w:val="74441C7F"/>
    <w:rsid w:val="74450708"/>
    <w:rsid w:val="74450D1C"/>
    <w:rsid w:val="7445837B"/>
    <w:rsid w:val="7446FD1E"/>
    <w:rsid w:val="74478160"/>
    <w:rsid w:val="7448AB34"/>
    <w:rsid w:val="7449E7CA"/>
    <w:rsid w:val="7449EEC6"/>
    <w:rsid w:val="744A1A85"/>
    <w:rsid w:val="744A91D5"/>
    <w:rsid w:val="744E76D3"/>
    <w:rsid w:val="744EBBCE"/>
    <w:rsid w:val="744F0147"/>
    <w:rsid w:val="744F5409"/>
    <w:rsid w:val="74507A72"/>
    <w:rsid w:val="7450878C"/>
    <w:rsid w:val="7450DB3C"/>
    <w:rsid w:val="74529D44"/>
    <w:rsid w:val="745337C7"/>
    <w:rsid w:val="745365F0"/>
    <w:rsid w:val="74547C2A"/>
    <w:rsid w:val="7457A3BE"/>
    <w:rsid w:val="74585238"/>
    <w:rsid w:val="745A130B"/>
    <w:rsid w:val="745D51C2"/>
    <w:rsid w:val="745D588E"/>
    <w:rsid w:val="745D7EE8"/>
    <w:rsid w:val="745DAF0E"/>
    <w:rsid w:val="745E3D1D"/>
    <w:rsid w:val="745F57A6"/>
    <w:rsid w:val="7460CA34"/>
    <w:rsid w:val="74613611"/>
    <w:rsid w:val="74655F7F"/>
    <w:rsid w:val="7465DBFD"/>
    <w:rsid w:val="746B2886"/>
    <w:rsid w:val="746B9B2F"/>
    <w:rsid w:val="746C600F"/>
    <w:rsid w:val="746D056F"/>
    <w:rsid w:val="746E038C"/>
    <w:rsid w:val="746E3F37"/>
    <w:rsid w:val="746E88DA"/>
    <w:rsid w:val="746EBB92"/>
    <w:rsid w:val="7470081D"/>
    <w:rsid w:val="74700C21"/>
    <w:rsid w:val="747118B1"/>
    <w:rsid w:val="74718EFD"/>
    <w:rsid w:val="7471AA8F"/>
    <w:rsid w:val="7471FBA4"/>
    <w:rsid w:val="74740C46"/>
    <w:rsid w:val="747465B2"/>
    <w:rsid w:val="7475F981"/>
    <w:rsid w:val="74766D77"/>
    <w:rsid w:val="7478D897"/>
    <w:rsid w:val="7478F6A4"/>
    <w:rsid w:val="74791C48"/>
    <w:rsid w:val="7479C304"/>
    <w:rsid w:val="7479DBD2"/>
    <w:rsid w:val="747A5A20"/>
    <w:rsid w:val="747A9A6E"/>
    <w:rsid w:val="747B6A28"/>
    <w:rsid w:val="747BE9DB"/>
    <w:rsid w:val="747C5480"/>
    <w:rsid w:val="747CAFF9"/>
    <w:rsid w:val="747EEF93"/>
    <w:rsid w:val="7482C556"/>
    <w:rsid w:val="74831C9A"/>
    <w:rsid w:val="74849ED8"/>
    <w:rsid w:val="7484D6E3"/>
    <w:rsid w:val="7486F235"/>
    <w:rsid w:val="748ACAFC"/>
    <w:rsid w:val="748C556E"/>
    <w:rsid w:val="748C9C95"/>
    <w:rsid w:val="748E06D7"/>
    <w:rsid w:val="748F8452"/>
    <w:rsid w:val="74902CA6"/>
    <w:rsid w:val="74907F5B"/>
    <w:rsid w:val="7491A7F9"/>
    <w:rsid w:val="7491B9BF"/>
    <w:rsid w:val="749211E1"/>
    <w:rsid w:val="749734D3"/>
    <w:rsid w:val="7497FCC6"/>
    <w:rsid w:val="749A6CBA"/>
    <w:rsid w:val="749C1C90"/>
    <w:rsid w:val="749CD928"/>
    <w:rsid w:val="749D2896"/>
    <w:rsid w:val="749DBF9B"/>
    <w:rsid w:val="749F1F9F"/>
    <w:rsid w:val="74A02B0D"/>
    <w:rsid w:val="74A06386"/>
    <w:rsid w:val="74A59C2B"/>
    <w:rsid w:val="74A5D51D"/>
    <w:rsid w:val="74A7C269"/>
    <w:rsid w:val="74A7D0B4"/>
    <w:rsid w:val="74A95193"/>
    <w:rsid w:val="74A96583"/>
    <w:rsid w:val="74AA3AC3"/>
    <w:rsid w:val="74ABB9ED"/>
    <w:rsid w:val="74AC8DB3"/>
    <w:rsid w:val="74AD9B2A"/>
    <w:rsid w:val="74AE766C"/>
    <w:rsid w:val="74B18D55"/>
    <w:rsid w:val="74B2685F"/>
    <w:rsid w:val="74B34F54"/>
    <w:rsid w:val="74B440A9"/>
    <w:rsid w:val="74B493D8"/>
    <w:rsid w:val="74B6AFAB"/>
    <w:rsid w:val="74B83869"/>
    <w:rsid w:val="74BA4DBC"/>
    <w:rsid w:val="74BBC128"/>
    <w:rsid w:val="74BC1D2D"/>
    <w:rsid w:val="74BC8C44"/>
    <w:rsid w:val="74BD31A9"/>
    <w:rsid w:val="74BDFBA3"/>
    <w:rsid w:val="74BE3920"/>
    <w:rsid w:val="74BE8D2B"/>
    <w:rsid w:val="74C0F73A"/>
    <w:rsid w:val="74C17DBB"/>
    <w:rsid w:val="74C203B7"/>
    <w:rsid w:val="74C5B9F4"/>
    <w:rsid w:val="74C73138"/>
    <w:rsid w:val="74C7A02A"/>
    <w:rsid w:val="74C829B3"/>
    <w:rsid w:val="74C82AE7"/>
    <w:rsid w:val="74C8FB7D"/>
    <w:rsid w:val="74CA2514"/>
    <w:rsid w:val="74CB1411"/>
    <w:rsid w:val="74CD4A96"/>
    <w:rsid w:val="74CFD8F1"/>
    <w:rsid w:val="74D28B7B"/>
    <w:rsid w:val="74D4A5B7"/>
    <w:rsid w:val="74D510CF"/>
    <w:rsid w:val="74D617E6"/>
    <w:rsid w:val="74D80CBE"/>
    <w:rsid w:val="74D88486"/>
    <w:rsid w:val="74D92D55"/>
    <w:rsid w:val="74D94D56"/>
    <w:rsid w:val="74DA7B19"/>
    <w:rsid w:val="74DB4434"/>
    <w:rsid w:val="74DF4766"/>
    <w:rsid w:val="74DF946F"/>
    <w:rsid w:val="74DFAF46"/>
    <w:rsid w:val="74E09207"/>
    <w:rsid w:val="74E0B037"/>
    <w:rsid w:val="74E1BF1D"/>
    <w:rsid w:val="74E1D9A8"/>
    <w:rsid w:val="74E2391E"/>
    <w:rsid w:val="74E2F795"/>
    <w:rsid w:val="74E43430"/>
    <w:rsid w:val="74EA78D5"/>
    <w:rsid w:val="74EA972C"/>
    <w:rsid w:val="74ECD7B5"/>
    <w:rsid w:val="74EFFE65"/>
    <w:rsid w:val="74F045CD"/>
    <w:rsid w:val="74F129DB"/>
    <w:rsid w:val="74F23F2A"/>
    <w:rsid w:val="74F292B6"/>
    <w:rsid w:val="74F4519F"/>
    <w:rsid w:val="74F4B86F"/>
    <w:rsid w:val="74F5FC59"/>
    <w:rsid w:val="74F644E4"/>
    <w:rsid w:val="74F71AB7"/>
    <w:rsid w:val="74F73834"/>
    <w:rsid w:val="74F7AE05"/>
    <w:rsid w:val="74F81C56"/>
    <w:rsid w:val="74F8FB59"/>
    <w:rsid w:val="74F9A166"/>
    <w:rsid w:val="74FA82E0"/>
    <w:rsid w:val="74FC3EDA"/>
    <w:rsid w:val="74FD78B0"/>
    <w:rsid w:val="75011473"/>
    <w:rsid w:val="7501C420"/>
    <w:rsid w:val="7503766E"/>
    <w:rsid w:val="7503D80A"/>
    <w:rsid w:val="7503F9B7"/>
    <w:rsid w:val="7504F39F"/>
    <w:rsid w:val="75058101"/>
    <w:rsid w:val="75061E06"/>
    <w:rsid w:val="75088F9E"/>
    <w:rsid w:val="7509A0F4"/>
    <w:rsid w:val="750BB5CD"/>
    <w:rsid w:val="750C8F14"/>
    <w:rsid w:val="750D9279"/>
    <w:rsid w:val="750DB544"/>
    <w:rsid w:val="750DB581"/>
    <w:rsid w:val="750E2595"/>
    <w:rsid w:val="75113496"/>
    <w:rsid w:val="751198B2"/>
    <w:rsid w:val="7512E12F"/>
    <w:rsid w:val="75141390"/>
    <w:rsid w:val="7514BA18"/>
    <w:rsid w:val="7515607A"/>
    <w:rsid w:val="7515E558"/>
    <w:rsid w:val="75162F44"/>
    <w:rsid w:val="7516C2D9"/>
    <w:rsid w:val="75173EE2"/>
    <w:rsid w:val="75188C08"/>
    <w:rsid w:val="751BC37B"/>
    <w:rsid w:val="751F0318"/>
    <w:rsid w:val="751F133E"/>
    <w:rsid w:val="751F5A41"/>
    <w:rsid w:val="751FA2DE"/>
    <w:rsid w:val="7522225D"/>
    <w:rsid w:val="752344E7"/>
    <w:rsid w:val="75248AFC"/>
    <w:rsid w:val="7525C980"/>
    <w:rsid w:val="7526B598"/>
    <w:rsid w:val="75283C7C"/>
    <w:rsid w:val="75290EC8"/>
    <w:rsid w:val="752C3302"/>
    <w:rsid w:val="752D9927"/>
    <w:rsid w:val="752EF8D6"/>
    <w:rsid w:val="752F4019"/>
    <w:rsid w:val="7530A6F3"/>
    <w:rsid w:val="7531781B"/>
    <w:rsid w:val="75320F50"/>
    <w:rsid w:val="75350EA3"/>
    <w:rsid w:val="7535914E"/>
    <w:rsid w:val="75372BD3"/>
    <w:rsid w:val="7538A200"/>
    <w:rsid w:val="7538D7D6"/>
    <w:rsid w:val="75395648"/>
    <w:rsid w:val="7539B13A"/>
    <w:rsid w:val="753AA40C"/>
    <w:rsid w:val="753ACAB0"/>
    <w:rsid w:val="753B54D3"/>
    <w:rsid w:val="753C1D2A"/>
    <w:rsid w:val="753D647B"/>
    <w:rsid w:val="753DBD68"/>
    <w:rsid w:val="753ECA48"/>
    <w:rsid w:val="753FDDA4"/>
    <w:rsid w:val="75415337"/>
    <w:rsid w:val="75418D5F"/>
    <w:rsid w:val="754517F5"/>
    <w:rsid w:val="75476A39"/>
    <w:rsid w:val="75484D8E"/>
    <w:rsid w:val="75484D8F"/>
    <w:rsid w:val="754A5FA8"/>
    <w:rsid w:val="754D0F4B"/>
    <w:rsid w:val="754D3092"/>
    <w:rsid w:val="754D5248"/>
    <w:rsid w:val="754DCCFE"/>
    <w:rsid w:val="75509009"/>
    <w:rsid w:val="7550B4B0"/>
    <w:rsid w:val="7552801B"/>
    <w:rsid w:val="7552B871"/>
    <w:rsid w:val="7552E072"/>
    <w:rsid w:val="7553043B"/>
    <w:rsid w:val="7554A9D5"/>
    <w:rsid w:val="75550D47"/>
    <w:rsid w:val="7555277D"/>
    <w:rsid w:val="75555A15"/>
    <w:rsid w:val="75556D54"/>
    <w:rsid w:val="755617FD"/>
    <w:rsid w:val="7559619F"/>
    <w:rsid w:val="755AE27B"/>
    <w:rsid w:val="755BC4E4"/>
    <w:rsid w:val="755D1343"/>
    <w:rsid w:val="75600C14"/>
    <w:rsid w:val="75603251"/>
    <w:rsid w:val="756123DF"/>
    <w:rsid w:val="7563829F"/>
    <w:rsid w:val="7563C852"/>
    <w:rsid w:val="75669A54"/>
    <w:rsid w:val="756762DE"/>
    <w:rsid w:val="7568598A"/>
    <w:rsid w:val="7568F12A"/>
    <w:rsid w:val="756A7D65"/>
    <w:rsid w:val="756AEB50"/>
    <w:rsid w:val="756B369E"/>
    <w:rsid w:val="756CB87A"/>
    <w:rsid w:val="756D621B"/>
    <w:rsid w:val="756D6EE6"/>
    <w:rsid w:val="756E44D3"/>
    <w:rsid w:val="756E8F03"/>
    <w:rsid w:val="7570F2C4"/>
    <w:rsid w:val="75714DB7"/>
    <w:rsid w:val="7575FA9F"/>
    <w:rsid w:val="7578BEA9"/>
    <w:rsid w:val="75794F46"/>
    <w:rsid w:val="757AA91E"/>
    <w:rsid w:val="757C3362"/>
    <w:rsid w:val="757D1A53"/>
    <w:rsid w:val="757D6ECB"/>
    <w:rsid w:val="757E01E6"/>
    <w:rsid w:val="757EFE5D"/>
    <w:rsid w:val="75809155"/>
    <w:rsid w:val="7582E71C"/>
    <w:rsid w:val="7582F526"/>
    <w:rsid w:val="75848E0A"/>
    <w:rsid w:val="758724D8"/>
    <w:rsid w:val="758812B2"/>
    <w:rsid w:val="758BE8BF"/>
    <w:rsid w:val="758C0111"/>
    <w:rsid w:val="758CABD1"/>
    <w:rsid w:val="758D35BF"/>
    <w:rsid w:val="758F48D2"/>
    <w:rsid w:val="758FD014"/>
    <w:rsid w:val="75918849"/>
    <w:rsid w:val="75918CA2"/>
    <w:rsid w:val="75947219"/>
    <w:rsid w:val="75952EE1"/>
    <w:rsid w:val="7595E811"/>
    <w:rsid w:val="75990E32"/>
    <w:rsid w:val="759A8748"/>
    <w:rsid w:val="759AAB30"/>
    <w:rsid w:val="759AAE91"/>
    <w:rsid w:val="759D5BDD"/>
    <w:rsid w:val="759DC8A0"/>
    <w:rsid w:val="759F4F43"/>
    <w:rsid w:val="75A217AD"/>
    <w:rsid w:val="75A26867"/>
    <w:rsid w:val="75A431B8"/>
    <w:rsid w:val="75A5013A"/>
    <w:rsid w:val="75A598D6"/>
    <w:rsid w:val="75A6BDFC"/>
    <w:rsid w:val="75A6D58F"/>
    <w:rsid w:val="75A736FB"/>
    <w:rsid w:val="75A77410"/>
    <w:rsid w:val="75A83DD1"/>
    <w:rsid w:val="75AAC5AE"/>
    <w:rsid w:val="75AB5946"/>
    <w:rsid w:val="75ACB648"/>
    <w:rsid w:val="75AE5A32"/>
    <w:rsid w:val="75AF20FC"/>
    <w:rsid w:val="75B02CF6"/>
    <w:rsid w:val="75B0FAD8"/>
    <w:rsid w:val="75B12CD9"/>
    <w:rsid w:val="75B17E96"/>
    <w:rsid w:val="75B29DB0"/>
    <w:rsid w:val="75B396B1"/>
    <w:rsid w:val="75B542D6"/>
    <w:rsid w:val="75B78339"/>
    <w:rsid w:val="75B7D78C"/>
    <w:rsid w:val="75B8F29E"/>
    <w:rsid w:val="75BA143D"/>
    <w:rsid w:val="75BB88F0"/>
    <w:rsid w:val="75BC7F6E"/>
    <w:rsid w:val="75BD15D2"/>
    <w:rsid w:val="75BD2022"/>
    <w:rsid w:val="75BE4006"/>
    <w:rsid w:val="75BEC5EF"/>
    <w:rsid w:val="75BF3125"/>
    <w:rsid w:val="75BF4031"/>
    <w:rsid w:val="75BF42DD"/>
    <w:rsid w:val="75C000B6"/>
    <w:rsid w:val="75C12252"/>
    <w:rsid w:val="75C1BBB2"/>
    <w:rsid w:val="75C2EEEC"/>
    <w:rsid w:val="75C489A2"/>
    <w:rsid w:val="75C602A9"/>
    <w:rsid w:val="75C7E33C"/>
    <w:rsid w:val="75C8BB22"/>
    <w:rsid w:val="75CA7DD9"/>
    <w:rsid w:val="75CAED14"/>
    <w:rsid w:val="75CB2787"/>
    <w:rsid w:val="75CE8300"/>
    <w:rsid w:val="75CF32D0"/>
    <w:rsid w:val="75CFC458"/>
    <w:rsid w:val="75D182C2"/>
    <w:rsid w:val="75D1CCE1"/>
    <w:rsid w:val="75D1FBE9"/>
    <w:rsid w:val="75D4EE84"/>
    <w:rsid w:val="75D5151E"/>
    <w:rsid w:val="75D5992A"/>
    <w:rsid w:val="75D69CBF"/>
    <w:rsid w:val="75D6D66C"/>
    <w:rsid w:val="75D7CF46"/>
    <w:rsid w:val="75D7D5E4"/>
    <w:rsid w:val="75D88837"/>
    <w:rsid w:val="75DBC083"/>
    <w:rsid w:val="75DC629E"/>
    <w:rsid w:val="75DCBF78"/>
    <w:rsid w:val="75DE2686"/>
    <w:rsid w:val="75DFF7B1"/>
    <w:rsid w:val="75E0D526"/>
    <w:rsid w:val="75E44CAC"/>
    <w:rsid w:val="75E45061"/>
    <w:rsid w:val="75E5070D"/>
    <w:rsid w:val="75E53CDA"/>
    <w:rsid w:val="75E53E4C"/>
    <w:rsid w:val="75E635FD"/>
    <w:rsid w:val="75E9BB41"/>
    <w:rsid w:val="75EB1628"/>
    <w:rsid w:val="75ECB11D"/>
    <w:rsid w:val="75ECD00A"/>
    <w:rsid w:val="75ED7E6A"/>
    <w:rsid w:val="75EEF9CB"/>
    <w:rsid w:val="75F22BDA"/>
    <w:rsid w:val="75F243D3"/>
    <w:rsid w:val="75F2541A"/>
    <w:rsid w:val="75F355AB"/>
    <w:rsid w:val="75F3AEC2"/>
    <w:rsid w:val="75F3E553"/>
    <w:rsid w:val="75F424AF"/>
    <w:rsid w:val="75F74E91"/>
    <w:rsid w:val="75F80350"/>
    <w:rsid w:val="75F9046E"/>
    <w:rsid w:val="75FCB26E"/>
    <w:rsid w:val="75FD794D"/>
    <w:rsid w:val="75FF5655"/>
    <w:rsid w:val="75FFDC36"/>
    <w:rsid w:val="76005EAA"/>
    <w:rsid w:val="76044DB8"/>
    <w:rsid w:val="7604F4CF"/>
    <w:rsid w:val="76051819"/>
    <w:rsid w:val="76076E7B"/>
    <w:rsid w:val="7609F933"/>
    <w:rsid w:val="760A5B3E"/>
    <w:rsid w:val="760BC95D"/>
    <w:rsid w:val="760CBDD5"/>
    <w:rsid w:val="760D9832"/>
    <w:rsid w:val="760DA371"/>
    <w:rsid w:val="760DD59B"/>
    <w:rsid w:val="760F55BF"/>
    <w:rsid w:val="760F84B6"/>
    <w:rsid w:val="760FE8C5"/>
    <w:rsid w:val="760FEE92"/>
    <w:rsid w:val="761017F8"/>
    <w:rsid w:val="761136B8"/>
    <w:rsid w:val="7612568E"/>
    <w:rsid w:val="761336D1"/>
    <w:rsid w:val="76135C38"/>
    <w:rsid w:val="761594DD"/>
    <w:rsid w:val="7615FAA7"/>
    <w:rsid w:val="7618C882"/>
    <w:rsid w:val="7619676C"/>
    <w:rsid w:val="761A3D48"/>
    <w:rsid w:val="761A9DDF"/>
    <w:rsid w:val="761B4982"/>
    <w:rsid w:val="761BEABA"/>
    <w:rsid w:val="761C3B68"/>
    <w:rsid w:val="761D5E2D"/>
    <w:rsid w:val="761EC2D3"/>
    <w:rsid w:val="761EF7F0"/>
    <w:rsid w:val="7620C485"/>
    <w:rsid w:val="7620E2BB"/>
    <w:rsid w:val="76215F31"/>
    <w:rsid w:val="7623A734"/>
    <w:rsid w:val="76247671"/>
    <w:rsid w:val="76262564"/>
    <w:rsid w:val="7626A125"/>
    <w:rsid w:val="762805D3"/>
    <w:rsid w:val="762B2DAB"/>
    <w:rsid w:val="762B41B3"/>
    <w:rsid w:val="7630C268"/>
    <w:rsid w:val="763118E8"/>
    <w:rsid w:val="76315D36"/>
    <w:rsid w:val="7632AEAC"/>
    <w:rsid w:val="7632F854"/>
    <w:rsid w:val="7633EBC3"/>
    <w:rsid w:val="76366DE1"/>
    <w:rsid w:val="7636ADD0"/>
    <w:rsid w:val="763915CA"/>
    <w:rsid w:val="763ABE6F"/>
    <w:rsid w:val="763B42BB"/>
    <w:rsid w:val="763B6367"/>
    <w:rsid w:val="763BDCA0"/>
    <w:rsid w:val="763C2A4D"/>
    <w:rsid w:val="763D3ED0"/>
    <w:rsid w:val="76449D15"/>
    <w:rsid w:val="764535E9"/>
    <w:rsid w:val="7647871C"/>
    <w:rsid w:val="7649099F"/>
    <w:rsid w:val="764935C5"/>
    <w:rsid w:val="7649DE6F"/>
    <w:rsid w:val="764B2B76"/>
    <w:rsid w:val="764C2DA9"/>
    <w:rsid w:val="764D7EF2"/>
    <w:rsid w:val="764D9BAE"/>
    <w:rsid w:val="764EE405"/>
    <w:rsid w:val="764F04CE"/>
    <w:rsid w:val="765024C2"/>
    <w:rsid w:val="76506B71"/>
    <w:rsid w:val="76508140"/>
    <w:rsid w:val="7656A178"/>
    <w:rsid w:val="7659FF79"/>
    <w:rsid w:val="765A26E4"/>
    <w:rsid w:val="765B4ABC"/>
    <w:rsid w:val="765E4555"/>
    <w:rsid w:val="765F6F9D"/>
    <w:rsid w:val="76600BEC"/>
    <w:rsid w:val="766060E6"/>
    <w:rsid w:val="76611A35"/>
    <w:rsid w:val="7661C185"/>
    <w:rsid w:val="76624F41"/>
    <w:rsid w:val="7662AA03"/>
    <w:rsid w:val="76633C4A"/>
    <w:rsid w:val="7663A986"/>
    <w:rsid w:val="76649EF9"/>
    <w:rsid w:val="7664FC67"/>
    <w:rsid w:val="76666550"/>
    <w:rsid w:val="766C01AE"/>
    <w:rsid w:val="766CE37B"/>
    <w:rsid w:val="766DB4B9"/>
    <w:rsid w:val="766F7312"/>
    <w:rsid w:val="7673D2E3"/>
    <w:rsid w:val="76773093"/>
    <w:rsid w:val="767955B6"/>
    <w:rsid w:val="7679EBA9"/>
    <w:rsid w:val="767A8949"/>
    <w:rsid w:val="767CA393"/>
    <w:rsid w:val="767CC858"/>
    <w:rsid w:val="767EF85A"/>
    <w:rsid w:val="76810881"/>
    <w:rsid w:val="7681FA09"/>
    <w:rsid w:val="7682AA23"/>
    <w:rsid w:val="7682E617"/>
    <w:rsid w:val="7683BCA6"/>
    <w:rsid w:val="7685868A"/>
    <w:rsid w:val="7685A055"/>
    <w:rsid w:val="76875A71"/>
    <w:rsid w:val="768D1A73"/>
    <w:rsid w:val="768E63B0"/>
    <w:rsid w:val="768F6B24"/>
    <w:rsid w:val="769106A5"/>
    <w:rsid w:val="7693E160"/>
    <w:rsid w:val="76942AAB"/>
    <w:rsid w:val="76959BA5"/>
    <w:rsid w:val="76969B62"/>
    <w:rsid w:val="769A0DA0"/>
    <w:rsid w:val="769B51FC"/>
    <w:rsid w:val="769B7906"/>
    <w:rsid w:val="769BB169"/>
    <w:rsid w:val="769BDA12"/>
    <w:rsid w:val="769CC3AF"/>
    <w:rsid w:val="769E661D"/>
    <w:rsid w:val="769EFC86"/>
    <w:rsid w:val="769F8685"/>
    <w:rsid w:val="76A1098E"/>
    <w:rsid w:val="76A55FEA"/>
    <w:rsid w:val="76A57B94"/>
    <w:rsid w:val="76A63106"/>
    <w:rsid w:val="76A6BB6B"/>
    <w:rsid w:val="76A91E67"/>
    <w:rsid w:val="76A949F9"/>
    <w:rsid w:val="76AA274E"/>
    <w:rsid w:val="76AA847A"/>
    <w:rsid w:val="76AD3DEA"/>
    <w:rsid w:val="76B21F5A"/>
    <w:rsid w:val="76B31B46"/>
    <w:rsid w:val="76B4BEB1"/>
    <w:rsid w:val="76B4CF65"/>
    <w:rsid w:val="76B5B727"/>
    <w:rsid w:val="76B5BDFC"/>
    <w:rsid w:val="76BD8611"/>
    <w:rsid w:val="76BE3C79"/>
    <w:rsid w:val="76BE5640"/>
    <w:rsid w:val="76BEB4A7"/>
    <w:rsid w:val="76C03B7E"/>
    <w:rsid w:val="76C0D082"/>
    <w:rsid w:val="76C1C6BE"/>
    <w:rsid w:val="76C49488"/>
    <w:rsid w:val="76C759D6"/>
    <w:rsid w:val="76C849C5"/>
    <w:rsid w:val="76C8993E"/>
    <w:rsid w:val="76C94525"/>
    <w:rsid w:val="76CABE5A"/>
    <w:rsid w:val="76CC2D12"/>
    <w:rsid w:val="76CC9B39"/>
    <w:rsid w:val="76CC9F81"/>
    <w:rsid w:val="76CDACD2"/>
    <w:rsid w:val="76CDE7C1"/>
    <w:rsid w:val="76CE8D7E"/>
    <w:rsid w:val="76D15319"/>
    <w:rsid w:val="76D35A5F"/>
    <w:rsid w:val="76D36B21"/>
    <w:rsid w:val="76D3F0BD"/>
    <w:rsid w:val="76D63C92"/>
    <w:rsid w:val="76D7C3F2"/>
    <w:rsid w:val="76D88FC2"/>
    <w:rsid w:val="76DA31AF"/>
    <w:rsid w:val="76DBF295"/>
    <w:rsid w:val="76DC2D27"/>
    <w:rsid w:val="76DD0460"/>
    <w:rsid w:val="76DFA069"/>
    <w:rsid w:val="76DFAEC8"/>
    <w:rsid w:val="76E0C030"/>
    <w:rsid w:val="76E10177"/>
    <w:rsid w:val="76E1150B"/>
    <w:rsid w:val="76E4503A"/>
    <w:rsid w:val="76E485AA"/>
    <w:rsid w:val="76E4D9FE"/>
    <w:rsid w:val="76E85F36"/>
    <w:rsid w:val="76E9A9B9"/>
    <w:rsid w:val="76EA9F71"/>
    <w:rsid w:val="76EAFE87"/>
    <w:rsid w:val="76EB7665"/>
    <w:rsid w:val="76EC8FBC"/>
    <w:rsid w:val="76EDA2F9"/>
    <w:rsid w:val="76EEF8D4"/>
    <w:rsid w:val="76EF17AD"/>
    <w:rsid w:val="76F2E005"/>
    <w:rsid w:val="76F2F8B6"/>
    <w:rsid w:val="76F478F8"/>
    <w:rsid w:val="76F4A35D"/>
    <w:rsid w:val="76F50D8E"/>
    <w:rsid w:val="76F65542"/>
    <w:rsid w:val="76F809DF"/>
    <w:rsid w:val="76F92395"/>
    <w:rsid w:val="76FA129E"/>
    <w:rsid w:val="76FBD39F"/>
    <w:rsid w:val="76FC3D21"/>
    <w:rsid w:val="76FDD2C9"/>
    <w:rsid w:val="76FE3BD5"/>
    <w:rsid w:val="76FE9284"/>
    <w:rsid w:val="76FE9643"/>
    <w:rsid w:val="76FF4143"/>
    <w:rsid w:val="76FF8AF0"/>
    <w:rsid w:val="7700CDCE"/>
    <w:rsid w:val="7701BFCC"/>
    <w:rsid w:val="7701E318"/>
    <w:rsid w:val="77035CEC"/>
    <w:rsid w:val="7703991B"/>
    <w:rsid w:val="7703ADA2"/>
    <w:rsid w:val="7703E4D0"/>
    <w:rsid w:val="77041550"/>
    <w:rsid w:val="7704BA87"/>
    <w:rsid w:val="7705FC49"/>
    <w:rsid w:val="7707BADF"/>
    <w:rsid w:val="7707EB9B"/>
    <w:rsid w:val="77094730"/>
    <w:rsid w:val="770A87DA"/>
    <w:rsid w:val="770B3C3C"/>
    <w:rsid w:val="770C9F43"/>
    <w:rsid w:val="770CB35C"/>
    <w:rsid w:val="770D4607"/>
    <w:rsid w:val="770D77E7"/>
    <w:rsid w:val="770DF229"/>
    <w:rsid w:val="770E7E81"/>
    <w:rsid w:val="770F8D95"/>
    <w:rsid w:val="7711AAD0"/>
    <w:rsid w:val="7712F9D3"/>
    <w:rsid w:val="7714395A"/>
    <w:rsid w:val="7714E069"/>
    <w:rsid w:val="7714EFB3"/>
    <w:rsid w:val="7715598D"/>
    <w:rsid w:val="7717B37F"/>
    <w:rsid w:val="7717EA35"/>
    <w:rsid w:val="7718289A"/>
    <w:rsid w:val="7719DB7C"/>
    <w:rsid w:val="771A9EFF"/>
    <w:rsid w:val="771BB12D"/>
    <w:rsid w:val="771D90E8"/>
    <w:rsid w:val="771E0CA7"/>
    <w:rsid w:val="771E6438"/>
    <w:rsid w:val="771E738D"/>
    <w:rsid w:val="771FCC00"/>
    <w:rsid w:val="7720CC60"/>
    <w:rsid w:val="772268DD"/>
    <w:rsid w:val="77234F80"/>
    <w:rsid w:val="7725E1DC"/>
    <w:rsid w:val="77275DB4"/>
    <w:rsid w:val="772A9D5D"/>
    <w:rsid w:val="772B1586"/>
    <w:rsid w:val="772B597D"/>
    <w:rsid w:val="772C7A92"/>
    <w:rsid w:val="772D2F17"/>
    <w:rsid w:val="772F6338"/>
    <w:rsid w:val="7732A79F"/>
    <w:rsid w:val="77331E04"/>
    <w:rsid w:val="77340B9C"/>
    <w:rsid w:val="77368946"/>
    <w:rsid w:val="77387C2B"/>
    <w:rsid w:val="773A6359"/>
    <w:rsid w:val="773AFEE9"/>
    <w:rsid w:val="773B9B32"/>
    <w:rsid w:val="773C12BC"/>
    <w:rsid w:val="773DD51F"/>
    <w:rsid w:val="773DFE3E"/>
    <w:rsid w:val="773E22CB"/>
    <w:rsid w:val="773FA28A"/>
    <w:rsid w:val="77400141"/>
    <w:rsid w:val="774150E5"/>
    <w:rsid w:val="77473DD6"/>
    <w:rsid w:val="77475910"/>
    <w:rsid w:val="77487BF2"/>
    <w:rsid w:val="77492C94"/>
    <w:rsid w:val="77495343"/>
    <w:rsid w:val="7749F778"/>
    <w:rsid w:val="774A67DD"/>
    <w:rsid w:val="774B23FA"/>
    <w:rsid w:val="774CD6B4"/>
    <w:rsid w:val="774DA4B0"/>
    <w:rsid w:val="774DD32B"/>
    <w:rsid w:val="774DE36C"/>
    <w:rsid w:val="774E2534"/>
    <w:rsid w:val="774E7FA2"/>
    <w:rsid w:val="774F6ABF"/>
    <w:rsid w:val="775102BF"/>
    <w:rsid w:val="7751178D"/>
    <w:rsid w:val="7751821A"/>
    <w:rsid w:val="77518A77"/>
    <w:rsid w:val="77522298"/>
    <w:rsid w:val="7752D3E8"/>
    <w:rsid w:val="7753D279"/>
    <w:rsid w:val="7754D95D"/>
    <w:rsid w:val="775698A4"/>
    <w:rsid w:val="775AEC2D"/>
    <w:rsid w:val="775B5F02"/>
    <w:rsid w:val="775B99F7"/>
    <w:rsid w:val="775C7649"/>
    <w:rsid w:val="775CAE99"/>
    <w:rsid w:val="77638190"/>
    <w:rsid w:val="77638A75"/>
    <w:rsid w:val="77647A03"/>
    <w:rsid w:val="7766A759"/>
    <w:rsid w:val="776941C7"/>
    <w:rsid w:val="776C1ADD"/>
    <w:rsid w:val="776C2A6E"/>
    <w:rsid w:val="776C8828"/>
    <w:rsid w:val="776DBE16"/>
    <w:rsid w:val="776E16E9"/>
    <w:rsid w:val="776EBFAC"/>
    <w:rsid w:val="776EEB5C"/>
    <w:rsid w:val="7771C71E"/>
    <w:rsid w:val="7772B905"/>
    <w:rsid w:val="7773AA2A"/>
    <w:rsid w:val="7773D196"/>
    <w:rsid w:val="7775AA90"/>
    <w:rsid w:val="7778182E"/>
    <w:rsid w:val="7778C28D"/>
    <w:rsid w:val="777AA8A6"/>
    <w:rsid w:val="777ADB4F"/>
    <w:rsid w:val="777C8B52"/>
    <w:rsid w:val="777D0F40"/>
    <w:rsid w:val="777D44F6"/>
    <w:rsid w:val="777D8897"/>
    <w:rsid w:val="7781BC01"/>
    <w:rsid w:val="77836162"/>
    <w:rsid w:val="7784BE42"/>
    <w:rsid w:val="77851686"/>
    <w:rsid w:val="77881557"/>
    <w:rsid w:val="77888086"/>
    <w:rsid w:val="7788B852"/>
    <w:rsid w:val="77896E16"/>
    <w:rsid w:val="7789CEA0"/>
    <w:rsid w:val="778A8908"/>
    <w:rsid w:val="778A8F04"/>
    <w:rsid w:val="778C6EC1"/>
    <w:rsid w:val="778EC3AB"/>
    <w:rsid w:val="778FA4D4"/>
    <w:rsid w:val="7790350E"/>
    <w:rsid w:val="7792C80A"/>
    <w:rsid w:val="7792E21A"/>
    <w:rsid w:val="7797079F"/>
    <w:rsid w:val="7798C993"/>
    <w:rsid w:val="7798F297"/>
    <w:rsid w:val="7798FE97"/>
    <w:rsid w:val="779A3D48"/>
    <w:rsid w:val="779C4556"/>
    <w:rsid w:val="779C7311"/>
    <w:rsid w:val="779C8623"/>
    <w:rsid w:val="779D24A1"/>
    <w:rsid w:val="779F1802"/>
    <w:rsid w:val="779F9F4B"/>
    <w:rsid w:val="77A38196"/>
    <w:rsid w:val="77A6CA90"/>
    <w:rsid w:val="77A77674"/>
    <w:rsid w:val="77A83DD9"/>
    <w:rsid w:val="77A9289C"/>
    <w:rsid w:val="77A9B124"/>
    <w:rsid w:val="77AAE6D9"/>
    <w:rsid w:val="77AC80C3"/>
    <w:rsid w:val="77AE8FE3"/>
    <w:rsid w:val="77B0DBE1"/>
    <w:rsid w:val="77B25F50"/>
    <w:rsid w:val="77B2852B"/>
    <w:rsid w:val="77B35592"/>
    <w:rsid w:val="77B45DAA"/>
    <w:rsid w:val="77B6B8A0"/>
    <w:rsid w:val="77B79790"/>
    <w:rsid w:val="77B910C5"/>
    <w:rsid w:val="77BBC6B3"/>
    <w:rsid w:val="77BBE670"/>
    <w:rsid w:val="77BC151A"/>
    <w:rsid w:val="77BD8810"/>
    <w:rsid w:val="77BE32F2"/>
    <w:rsid w:val="77BF0AB7"/>
    <w:rsid w:val="77BF3AD2"/>
    <w:rsid w:val="77C03310"/>
    <w:rsid w:val="77C08397"/>
    <w:rsid w:val="77C33E26"/>
    <w:rsid w:val="77C4742C"/>
    <w:rsid w:val="77C73BFB"/>
    <w:rsid w:val="77C7B0BD"/>
    <w:rsid w:val="77C8DC9C"/>
    <w:rsid w:val="77C92F55"/>
    <w:rsid w:val="77CA1838"/>
    <w:rsid w:val="77CC3FC4"/>
    <w:rsid w:val="77CD7EFF"/>
    <w:rsid w:val="77CDDFBB"/>
    <w:rsid w:val="77CDEC35"/>
    <w:rsid w:val="77D3C4FD"/>
    <w:rsid w:val="77D68C59"/>
    <w:rsid w:val="77D70547"/>
    <w:rsid w:val="77D74270"/>
    <w:rsid w:val="77D85C5F"/>
    <w:rsid w:val="77D8F3F6"/>
    <w:rsid w:val="77D9BB52"/>
    <w:rsid w:val="77DB6958"/>
    <w:rsid w:val="77E255E0"/>
    <w:rsid w:val="77E2CDE1"/>
    <w:rsid w:val="77E3438A"/>
    <w:rsid w:val="77E57EB6"/>
    <w:rsid w:val="77E8DBC5"/>
    <w:rsid w:val="77EABA35"/>
    <w:rsid w:val="77EB6E1C"/>
    <w:rsid w:val="77EC17CA"/>
    <w:rsid w:val="77EED9E2"/>
    <w:rsid w:val="77EF7A89"/>
    <w:rsid w:val="77F46260"/>
    <w:rsid w:val="77F57A70"/>
    <w:rsid w:val="77F5D4FA"/>
    <w:rsid w:val="77F773F4"/>
    <w:rsid w:val="77FFA5EA"/>
    <w:rsid w:val="78004746"/>
    <w:rsid w:val="7800AB6F"/>
    <w:rsid w:val="78012E96"/>
    <w:rsid w:val="7802F2D7"/>
    <w:rsid w:val="780692C4"/>
    <w:rsid w:val="7808CC18"/>
    <w:rsid w:val="78092277"/>
    <w:rsid w:val="780979F4"/>
    <w:rsid w:val="780B97C7"/>
    <w:rsid w:val="780BA231"/>
    <w:rsid w:val="780C9101"/>
    <w:rsid w:val="780F2D43"/>
    <w:rsid w:val="780F6630"/>
    <w:rsid w:val="7810B3AE"/>
    <w:rsid w:val="7811F714"/>
    <w:rsid w:val="7813FA03"/>
    <w:rsid w:val="7815A7D7"/>
    <w:rsid w:val="78170DE4"/>
    <w:rsid w:val="78171773"/>
    <w:rsid w:val="781759AF"/>
    <w:rsid w:val="781784B2"/>
    <w:rsid w:val="7818F475"/>
    <w:rsid w:val="78194D49"/>
    <w:rsid w:val="781A484B"/>
    <w:rsid w:val="781B6976"/>
    <w:rsid w:val="781EF5A5"/>
    <w:rsid w:val="78218342"/>
    <w:rsid w:val="7821ABDF"/>
    <w:rsid w:val="78239E27"/>
    <w:rsid w:val="7824264D"/>
    <w:rsid w:val="7825DD0B"/>
    <w:rsid w:val="78260C12"/>
    <w:rsid w:val="782688C3"/>
    <w:rsid w:val="7828EA53"/>
    <w:rsid w:val="78299DC3"/>
    <w:rsid w:val="782EDA1B"/>
    <w:rsid w:val="782F437E"/>
    <w:rsid w:val="782FCC21"/>
    <w:rsid w:val="7832A30B"/>
    <w:rsid w:val="7834B429"/>
    <w:rsid w:val="78358B26"/>
    <w:rsid w:val="7835EF5A"/>
    <w:rsid w:val="78386C65"/>
    <w:rsid w:val="7838B72A"/>
    <w:rsid w:val="783C869E"/>
    <w:rsid w:val="783D2905"/>
    <w:rsid w:val="783D92B7"/>
    <w:rsid w:val="783DF17D"/>
    <w:rsid w:val="783EE33A"/>
    <w:rsid w:val="783FE94A"/>
    <w:rsid w:val="783FF621"/>
    <w:rsid w:val="78408524"/>
    <w:rsid w:val="784187B5"/>
    <w:rsid w:val="7841B55E"/>
    <w:rsid w:val="78427507"/>
    <w:rsid w:val="78437D5C"/>
    <w:rsid w:val="78448A72"/>
    <w:rsid w:val="784610B4"/>
    <w:rsid w:val="78469CF7"/>
    <w:rsid w:val="784D2396"/>
    <w:rsid w:val="784F0563"/>
    <w:rsid w:val="784FBDAE"/>
    <w:rsid w:val="78505805"/>
    <w:rsid w:val="7850F2A4"/>
    <w:rsid w:val="7855763C"/>
    <w:rsid w:val="785841D7"/>
    <w:rsid w:val="7859184D"/>
    <w:rsid w:val="785A8C10"/>
    <w:rsid w:val="785BE438"/>
    <w:rsid w:val="785C91AB"/>
    <w:rsid w:val="785D2AD1"/>
    <w:rsid w:val="785E70ED"/>
    <w:rsid w:val="7860076D"/>
    <w:rsid w:val="786013E6"/>
    <w:rsid w:val="786019BD"/>
    <w:rsid w:val="78605976"/>
    <w:rsid w:val="7860EDB3"/>
    <w:rsid w:val="7861C02B"/>
    <w:rsid w:val="78623B97"/>
    <w:rsid w:val="7864015B"/>
    <w:rsid w:val="78655A51"/>
    <w:rsid w:val="78681646"/>
    <w:rsid w:val="786ABC82"/>
    <w:rsid w:val="786B2B74"/>
    <w:rsid w:val="786C0D5A"/>
    <w:rsid w:val="786C1B71"/>
    <w:rsid w:val="786C25B8"/>
    <w:rsid w:val="786CEA3B"/>
    <w:rsid w:val="786E7660"/>
    <w:rsid w:val="78724993"/>
    <w:rsid w:val="7873F647"/>
    <w:rsid w:val="78744280"/>
    <w:rsid w:val="787558BC"/>
    <w:rsid w:val="7876BC09"/>
    <w:rsid w:val="7877D52A"/>
    <w:rsid w:val="7879C4A7"/>
    <w:rsid w:val="787C3EE9"/>
    <w:rsid w:val="787C9351"/>
    <w:rsid w:val="787FD44D"/>
    <w:rsid w:val="7880578A"/>
    <w:rsid w:val="78811B0A"/>
    <w:rsid w:val="7881B0DC"/>
    <w:rsid w:val="78850A86"/>
    <w:rsid w:val="7885D39E"/>
    <w:rsid w:val="7886E7E5"/>
    <w:rsid w:val="78878BDA"/>
    <w:rsid w:val="7887E7EB"/>
    <w:rsid w:val="7888C179"/>
    <w:rsid w:val="7889235D"/>
    <w:rsid w:val="7889BBD3"/>
    <w:rsid w:val="788A5B4F"/>
    <w:rsid w:val="788B2A60"/>
    <w:rsid w:val="788C6A88"/>
    <w:rsid w:val="7891F6AE"/>
    <w:rsid w:val="78922696"/>
    <w:rsid w:val="789249CA"/>
    <w:rsid w:val="78938C4C"/>
    <w:rsid w:val="7893D847"/>
    <w:rsid w:val="7894C22D"/>
    <w:rsid w:val="789524C9"/>
    <w:rsid w:val="7895F1C5"/>
    <w:rsid w:val="78961ED1"/>
    <w:rsid w:val="7897297E"/>
    <w:rsid w:val="78975F6E"/>
    <w:rsid w:val="7897B385"/>
    <w:rsid w:val="78987C42"/>
    <w:rsid w:val="789893A5"/>
    <w:rsid w:val="7898B17E"/>
    <w:rsid w:val="789C4053"/>
    <w:rsid w:val="789C71CA"/>
    <w:rsid w:val="789C9B81"/>
    <w:rsid w:val="789CEBCF"/>
    <w:rsid w:val="789F830A"/>
    <w:rsid w:val="78A27B0F"/>
    <w:rsid w:val="78A2CCAF"/>
    <w:rsid w:val="78A446C6"/>
    <w:rsid w:val="78A4F7F9"/>
    <w:rsid w:val="78A57EB5"/>
    <w:rsid w:val="78A76C6C"/>
    <w:rsid w:val="78A881F5"/>
    <w:rsid w:val="78AA9FCE"/>
    <w:rsid w:val="78AB51BE"/>
    <w:rsid w:val="78AB7379"/>
    <w:rsid w:val="78AB7EFA"/>
    <w:rsid w:val="78AC0C38"/>
    <w:rsid w:val="78AC533B"/>
    <w:rsid w:val="78AC7A80"/>
    <w:rsid w:val="78B1CD7A"/>
    <w:rsid w:val="78B1E6F3"/>
    <w:rsid w:val="78B21F66"/>
    <w:rsid w:val="78B26CCE"/>
    <w:rsid w:val="78B35FC8"/>
    <w:rsid w:val="78B58BF2"/>
    <w:rsid w:val="78B5FD3A"/>
    <w:rsid w:val="78B7FB6C"/>
    <w:rsid w:val="78B8A073"/>
    <w:rsid w:val="78B9BEFE"/>
    <w:rsid w:val="78BA43A1"/>
    <w:rsid w:val="78BAF107"/>
    <w:rsid w:val="78BB9244"/>
    <w:rsid w:val="78BC6D40"/>
    <w:rsid w:val="78BD05C4"/>
    <w:rsid w:val="78BFCA66"/>
    <w:rsid w:val="78C06D50"/>
    <w:rsid w:val="78C0E772"/>
    <w:rsid w:val="78C15830"/>
    <w:rsid w:val="78C24D77"/>
    <w:rsid w:val="78C29256"/>
    <w:rsid w:val="78C3C05D"/>
    <w:rsid w:val="78C51110"/>
    <w:rsid w:val="78C51A1D"/>
    <w:rsid w:val="78C5E392"/>
    <w:rsid w:val="78C79898"/>
    <w:rsid w:val="78C9C49D"/>
    <w:rsid w:val="78CCEC55"/>
    <w:rsid w:val="78CE5166"/>
    <w:rsid w:val="78CE5CE2"/>
    <w:rsid w:val="78D31ECB"/>
    <w:rsid w:val="78D48A3C"/>
    <w:rsid w:val="78D4985E"/>
    <w:rsid w:val="78D4E2A0"/>
    <w:rsid w:val="78D55C1F"/>
    <w:rsid w:val="78D7CAA2"/>
    <w:rsid w:val="78D892B0"/>
    <w:rsid w:val="78DA4056"/>
    <w:rsid w:val="78DAFCCF"/>
    <w:rsid w:val="78DC70C5"/>
    <w:rsid w:val="78DCF16F"/>
    <w:rsid w:val="78DD020E"/>
    <w:rsid w:val="78DD9234"/>
    <w:rsid w:val="78DE2110"/>
    <w:rsid w:val="78DE5B4B"/>
    <w:rsid w:val="78DFD43E"/>
    <w:rsid w:val="78E0AD45"/>
    <w:rsid w:val="78E1E089"/>
    <w:rsid w:val="78E2C2E3"/>
    <w:rsid w:val="78E381B2"/>
    <w:rsid w:val="78E43060"/>
    <w:rsid w:val="78E55316"/>
    <w:rsid w:val="78E5897E"/>
    <w:rsid w:val="78E71872"/>
    <w:rsid w:val="78E851CB"/>
    <w:rsid w:val="78E8BE6A"/>
    <w:rsid w:val="78E8D5B4"/>
    <w:rsid w:val="78E9498B"/>
    <w:rsid w:val="78EBAEFC"/>
    <w:rsid w:val="78EC570C"/>
    <w:rsid w:val="78ECAF7F"/>
    <w:rsid w:val="78F34870"/>
    <w:rsid w:val="78F3A356"/>
    <w:rsid w:val="78F5F3B0"/>
    <w:rsid w:val="78F68DEA"/>
    <w:rsid w:val="78F8D93D"/>
    <w:rsid w:val="78F94BBB"/>
    <w:rsid w:val="78FCA1EF"/>
    <w:rsid w:val="78FD0EC7"/>
    <w:rsid w:val="78FEF4F1"/>
    <w:rsid w:val="78FF6A81"/>
    <w:rsid w:val="79009562"/>
    <w:rsid w:val="7900CBC1"/>
    <w:rsid w:val="7902BFEA"/>
    <w:rsid w:val="7903A951"/>
    <w:rsid w:val="790431FD"/>
    <w:rsid w:val="7909EA14"/>
    <w:rsid w:val="790BD1CC"/>
    <w:rsid w:val="790CE2F9"/>
    <w:rsid w:val="790ED82C"/>
    <w:rsid w:val="790FFE68"/>
    <w:rsid w:val="79113D15"/>
    <w:rsid w:val="7911EFE7"/>
    <w:rsid w:val="7912C2A9"/>
    <w:rsid w:val="7913BF6B"/>
    <w:rsid w:val="79142209"/>
    <w:rsid w:val="7915F324"/>
    <w:rsid w:val="7916DF8D"/>
    <w:rsid w:val="7918F54D"/>
    <w:rsid w:val="79197B51"/>
    <w:rsid w:val="791A5377"/>
    <w:rsid w:val="791B89EA"/>
    <w:rsid w:val="791BFE3A"/>
    <w:rsid w:val="791E5367"/>
    <w:rsid w:val="791F2FE2"/>
    <w:rsid w:val="7921BD49"/>
    <w:rsid w:val="79239025"/>
    <w:rsid w:val="7925DB77"/>
    <w:rsid w:val="7926DF8A"/>
    <w:rsid w:val="7926F3C0"/>
    <w:rsid w:val="7928B40A"/>
    <w:rsid w:val="7928CF41"/>
    <w:rsid w:val="79297CC7"/>
    <w:rsid w:val="792A1541"/>
    <w:rsid w:val="792A92BE"/>
    <w:rsid w:val="792AF6BB"/>
    <w:rsid w:val="792B292E"/>
    <w:rsid w:val="792B84F1"/>
    <w:rsid w:val="792C08A2"/>
    <w:rsid w:val="792C1F74"/>
    <w:rsid w:val="792D6611"/>
    <w:rsid w:val="792F94B7"/>
    <w:rsid w:val="792FA34E"/>
    <w:rsid w:val="792FF366"/>
    <w:rsid w:val="79306AF9"/>
    <w:rsid w:val="793160A2"/>
    <w:rsid w:val="7931DD06"/>
    <w:rsid w:val="79344747"/>
    <w:rsid w:val="7934F362"/>
    <w:rsid w:val="79350F2C"/>
    <w:rsid w:val="793512D3"/>
    <w:rsid w:val="79357939"/>
    <w:rsid w:val="79362666"/>
    <w:rsid w:val="793704B8"/>
    <w:rsid w:val="79396C08"/>
    <w:rsid w:val="793B7030"/>
    <w:rsid w:val="793F1126"/>
    <w:rsid w:val="793F1C2E"/>
    <w:rsid w:val="79402933"/>
    <w:rsid w:val="7940728E"/>
    <w:rsid w:val="7940D8EB"/>
    <w:rsid w:val="7942CFE6"/>
    <w:rsid w:val="794419B8"/>
    <w:rsid w:val="794852B0"/>
    <w:rsid w:val="7949E032"/>
    <w:rsid w:val="794A3020"/>
    <w:rsid w:val="794A62F8"/>
    <w:rsid w:val="794C3266"/>
    <w:rsid w:val="794D454F"/>
    <w:rsid w:val="794E566B"/>
    <w:rsid w:val="794ECA3F"/>
    <w:rsid w:val="794F689E"/>
    <w:rsid w:val="794FA132"/>
    <w:rsid w:val="795242FB"/>
    <w:rsid w:val="7952A924"/>
    <w:rsid w:val="79531290"/>
    <w:rsid w:val="7953BB1E"/>
    <w:rsid w:val="7956DE29"/>
    <w:rsid w:val="7956FD90"/>
    <w:rsid w:val="79584098"/>
    <w:rsid w:val="7958758C"/>
    <w:rsid w:val="7959A244"/>
    <w:rsid w:val="795A5EB9"/>
    <w:rsid w:val="795AAD8A"/>
    <w:rsid w:val="795C6F7D"/>
    <w:rsid w:val="795CD912"/>
    <w:rsid w:val="795E1DFA"/>
    <w:rsid w:val="795E4307"/>
    <w:rsid w:val="795E642C"/>
    <w:rsid w:val="795E9FB5"/>
    <w:rsid w:val="795F0AAD"/>
    <w:rsid w:val="795F8952"/>
    <w:rsid w:val="7961E71B"/>
    <w:rsid w:val="7962D099"/>
    <w:rsid w:val="7964CB90"/>
    <w:rsid w:val="796593A5"/>
    <w:rsid w:val="7965AC9E"/>
    <w:rsid w:val="7968522F"/>
    <w:rsid w:val="796951BA"/>
    <w:rsid w:val="79697D88"/>
    <w:rsid w:val="7969C8D6"/>
    <w:rsid w:val="796D4440"/>
    <w:rsid w:val="796F177F"/>
    <w:rsid w:val="797000B7"/>
    <w:rsid w:val="7971F924"/>
    <w:rsid w:val="797233C3"/>
    <w:rsid w:val="7972E212"/>
    <w:rsid w:val="7976EE2C"/>
    <w:rsid w:val="79793704"/>
    <w:rsid w:val="797AA2B9"/>
    <w:rsid w:val="797B4C7F"/>
    <w:rsid w:val="797DA1F5"/>
    <w:rsid w:val="797DA80D"/>
    <w:rsid w:val="797DC5E5"/>
    <w:rsid w:val="797E212E"/>
    <w:rsid w:val="797EEDE0"/>
    <w:rsid w:val="797F43A5"/>
    <w:rsid w:val="797FF971"/>
    <w:rsid w:val="79804BFF"/>
    <w:rsid w:val="79804CD7"/>
    <w:rsid w:val="79809628"/>
    <w:rsid w:val="7980E5A3"/>
    <w:rsid w:val="7981287B"/>
    <w:rsid w:val="7981294D"/>
    <w:rsid w:val="7982ACD6"/>
    <w:rsid w:val="7983F668"/>
    <w:rsid w:val="798537B0"/>
    <w:rsid w:val="7985EF8B"/>
    <w:rsid w:val="7986800B"/>
    <w:rsid w:val="798694C9"/>
    <w:rsid w:val="7986EA45"/>
    <w:rsid w:val="79872978"/>
    <w:rsid w:val="7987C2AA"/>
    <w:rsid w:val="7988978D"/>
    <w:rsid w:val="7988DCC8"/>
    <w:rsid w:val="798C10F8"/>
    <w:rsid w:val="798CB3FB"/>
    <w:rsid w:val="798DD07E"/>
    <w:rsid w:val="798E3018"/>
    <w:rsid w:val="798F7240"/>
    <w:rsid w:val="798F8CB8"/>
    <w:rsid w:val="79900F8D"/>
    <w:rsid w:val="7990E5F6"/>
    <w:rsid w:val="7993B593"/>
    <w:rsid w:val="79944EB5"/>
    <w:rsid w:val="799684F8"/>
    <w:rsid w:val="7997702B"/>
    <w:rsid w:val="79977BB2"/>
    <w:rsid w:val="7997E6CA"/>
    <w:rsid w:val="79996D9B"/>
    <w:rsid w:val="7999F089"/>
    <w:rsid w:val="799A73A2"/>
    <w:rsid w:val="799BD4D3"/>
    <w:rsid w:val="799DBA5D"/>
    <w:rsid w:val="799EF789"/>
    <w:rsid w:val="79A08CDE"/>
    <w:rsid w:val="79A319C6"/>
    <w:rsid w:val="79A460F2"/>
    <w:rsid w:val="79A4BF8B"/>
    <w:rsid w:val="79A56BEC"/>
    <w:rsid w:val="79A7AF3E"/>
    <w:rsid w:val="79A8A6C9"/>
    <w:rsid w:val="79A90CC5"/>
    <w:rsid w:val="79A932C7"/>
    <w:rsid w:val="79A9D75A"/>
    <w:rsid w:val="79AA00F7"/>
    <w:rsid w:val="79AA86C8"/>
    <w:rsid w:val="79ABC5A9"/>
    <w:rsid w:val="79AFFEAB"/>
    <w:rsid w:val="79B04192"/>
    <w:rsid w:val="79B0EA73"/>
    <w:rsid w:val="79B17548"/>
    <w:rsid w:val="79B1B2F8"/>
    <w:rsid w:val="79B30D0F"/>
    <w:rsid w:val="79B345A7"/>
    <w:rsid w:val="79B3714B"/>
    <w:rsid w:val="79B41C76"/>
    <w:rsid w:val="79B52D7A"/>
    <w:rsid w:val="79B5624B"/>
    <w:rsid w:val="79B73982"/>
    <w:rsid w:val="79B7B714"/>
    <w:rsid w:val="79B8071C"/>
    <w:rsid w:val="79B8E27C"/>
    <w:rsid w:val="79B9FE82"/>
    <w:rsid w:val="79BA4E2C"/>
    <w:rsid w:val="79BA6FA6"/>
    <w:rsid w:val="79BC456E"/>
    <w:rsid w:val="79BD0DA2"/>
    <w:rsid w:val="79BD8FEE"/>
    <w:rsid w:val="79BE923F"/>
    <w:rsid w:val="79C006A6"/>
    <w:rsid w:val="79C051E3"/>
    <w:rsid w:val="79C0DBAF"/>
    <w:rsid w:val="79C12DA1"/>
    <w:rsid w:val="79C2099E"/>
    <w:rsid w:val="79C2A29D"/>
    <w:rsid w:val="79C507CA"/>
    <w:rsid w:val="79C66B1C"/>
    <w:rsid w:val="79C8CB44"/>
    <w:rsid w:val="79C9B8D6"/>
    <w:rsid w:val="79CA76A6"/>
    <w:rsid w:val="79CB8D90"/>
    <w:rsid w:val="79CC4864"/>
    <w:rsid w:val="79CFBC08"/>
    <w:rsid w:val="79D0193E"/>
    <w:rsid w:val="79D056B9"/>
    <w:rsid w:val="79D09645"/>
    <w:rsid w:val="79D0D05E"/>
    <w:rsid w:val="79D20879"/>
    <w:rsid w:val="79D654A7"/>
    <w:rsid w:val="79D7EEE9"/>
    <w:rsid w:val="79D85DD2"/>
    <w:rsid w:val="79D8FB3B"/>
    <w:rsid w:val="79D92B52"/>
    <w:rsid w:val="79D99FA1"/>
    <w:rsid w:val="79DA0F1D"/>
    <w:rsid w:val="79DA5F61"/>
    <w:rsid w:val="79DB9F4F"/>
    <w:rsid w:val="79DC3762"/>
    <w:rsid w:val="79DC738C"/>
    <w:rsid w:val="79DD0949"/>
    <w:rsid w:val="79DDA421"/>
    <w:rsid w:val="79DEB373"/>
    <w:rsid w:val="79DF1E71"/>
    <w:rsid w:val="79E08B9F"/>
    <w:rsid w:val="79E22C2D"/>
    <w:rsid w:val="79E35A54"/>
    <w:rsid w:val="79E36755"/>
    <w:rsid w:val="79E76A6F"/>
    <w:rsid w:val="79E85DF8"/>
    <w:rsid w:val="79E8D28B"/>
    <w:rsid w:val="79E95AB7"/>
    <w:rsid w:val="79E95F19"/>
    <w:rsid w:val="79E992EF"/>
    <w:rsid w:val="79EC1D6A"/>
    <w:rsid w:val="79F086A7"/>
    <w:rsid w:val="79F1DFD7"/>
    <w:rsid w:val="79F2D57D"/>
    <w:rsid w:val="79F62FEF"/>
    <w:rsid w:val="79F71B27"/>
    <w:rsid w:val="79F8EA3B"/>
    <w:rsid w:val="79F90798"/>
    <w:rsid w:val="79F95D42"/>
    <w:rsid w:val="79FA3C48"/>
    <w:rsid w:val="79FAD25A"/>
    <w:rsid w:val="79FB2DED"/>
    <w:rsid w:val="79FC9D1F"/>
    <w:rsid w:val="79FD17C8"/>
    <w:rsid w:val="79FD281C"/>
    <w:rsid w:val="79FD4ECD"/>
    <w:rsid w:val="79FD685B"/>
    <w:rsid w:val="79FDF93C"/>
    <w:rsid w:val="79FF6E66"/>
    <w:rsid w:val="7A02F9F7"/>
    <w:rsid w:val="7A032B55"/>
    <w:rsid w:val="7A04A84F"/>
    <w:rsid w:val="7A0572D3"/>
    <w:rsid w:val="7A05E449"/>
    <w:rsid w:val="7A068011"/>
    <w:rsid w:val="7A0BB946"/>
    <w:rsid w:val="7A0D7F88"/>
    <w:rsid w:val="7A0D92C7"/>
    <w:rsid w:val="7A0DB1EB"/>
    <w:rsid w:val="7A0DFAA2"/>
    <w:rsid w:val="7A0F83DA"/>
    <w:rsid w:val="7A0FE48D"/>
    <w:rsid w:val="7A119935"/>
    <w:rsid w:val="7A129A3B"/>
    <w:rsid w:val="7A13FC90"/>
    <w:rsid w:val="7A143EE9"/>
    <w:rsid w:val="7A14A8BB"/>
    <w:rsid w:val="7A155DDE"/>
    <w:rsid w:val="7A164600"/>
    <w:rsid w:val="7A167087"/>
    <w:rsid w:val="7A16F513"/>
    <w:rsid w:val="7A17E6CD"/>
    <w:rsid w:val="7A1A59F9"/>
    <w:rsid w:val="7A1C4EA4"/>
    <w:rsid w:val="7A1D40F8"/>
    <w:rsid w:val="7A1DE3F6"/>
    <w:rsid w:val="7A1E40FA"/>
    <w:rsid w:val="7A1E5483"/>
    <w:rsid w:val="7A2042F7"/>
    <w:rsid w:val="7A2065F6"/>
    <w:rsid w:val="7A207896"/>
    <w:rsid w:val="7A2169E4"/>
    <w:rsid w:val="7A237B49"/>
    <w:rsid w:val="7A24C86A"/>
    <w:rsid w:val="7A253E75"/>
    <w:rsid w:val="7A259420"/>
    <w:rsid w:val="7A25FE03"/>
    <w:rsid w:val="7A26CF58"/>
    <w:rsid w:val="7A2798D7"/>
    <w:rsid w:val="7A28B24F"/>
    <w:rsid w:val="7A28FD37"/>
    <w:rsid w:val="7A29485B"/>
    <w:rsid w:val="7A299AA7"/>
    <w:rsid w:val="7A29AF59"/>
    <w:rsid w:val="7A2AC005"/>
    <w:rsid w:val="7A2AFD4F"/>
    <w:rsid w:val="7A2D0BC8"/>
    <w:rsid w:val="7A2DC527"/>
    <w:rsid w:val="7A2DDA9A"/>
    <w:rsid w:val="7A2EA07E"/>
    <w:rsid w:val="7A2FCB29"/>
    <w:rsid w:val="7A305230"/>
    <w:rsid w:val="7A31AE84"/>
    <w:rsid w:val="7A3202E0"/>
    <w:rsid w:val="7A3269B1"/>
    <w:rsid w:val="7A33A985"/>
    <w:rsid w:val="7A348580"/>
    <w:rsid w:val="7A348E7C"/>
    <w:rsid w:val="7A3505DA"/>
    <w:rsid w:val="7A35F8E5"/>
    <w:rsid w:val="7A3CC6BD"/>
    <w:rsid w:val="7A3DE451"/>
    <w:rsid w:val="7A3E0EE0"/>
    <w:rsid w:val="7A3E29F1"/>
    <w:rsid w:val="7A3EFD7F"/>
    <w:rsid w:val="7A3F1280"/>
    <w:rsid w:val="7A403704"/>
    <w:rsid w:val="7A40FB41"/>
    <w:rsid w:val="7A41FE99"/>
    <w:rsid w:val="7A425952"/>
    <w:rsid w:val="7A448A89"/>
    <w:rsid w:val="7A46A95E"/>
    <w:rsid w:val="7A4B1896"/>
    <w:rsid w:val="7A4B8BB2"/>
    <w:rsid w:val="7A4D5E03"/>
    <w:rsid w:val="7A502D2A"/>
    <w:rsid w:val="7A51ABFB"/>
    <w:rsid w:val="7A53B294"/>
    <w:rsid w:val="7A53B52C"/>
    <w:rsid w:val="7A55B94E"/>
    <w:rsid w:val="7A562187"/>
    <w:rsid w:val="7A565699"/>
    <w:rsid w:val="7A57B614"/>
    <w:rsid w:val="7A57C24D"/>
    <w:rsid w:val="7A59AE13"/>
    <w:rsid w:val="7A5AC750"/>
    <w:rsid w:val="7A5ADF68"/>
    <w:rsid w:val="7A5D0477"/>
    <w:rsid w:val="7A5E081A"/>
    <w:rsid w:val="7A5E6479"/>
    <w:rsid w:val="7A5EA5A7"/>
    <w:rsid w:val="7A5F3388"/>
    <w:rsid w:val="7A5F3BCC"/>
    <w:rsid w:val="7A5F8281"/>
    <w:rsid w:val="7A5FE947"/>
    <w:rsid w:val="7A62D140"/>
    <w:rsid w:val="7A62D60D"/>
    <w:rsid w:val="7A6442A8"/>
    <w:rsid w:val="7A64F257"/>
    <w:rsid w:val="7A654DDD"/>
    <w:rsid w:val="7A655827"/>
    <w:rsid w:val="7A66A0EC"/>
    <w:rsid w:val="7A66CB86"/>
    <w:rsid w:val="7A676552"/>
    <w:rsid w:val="7A685B88"/>
    <w:rsid w:val="7A6BF68F"/>
    <w:rsid w:val="7A6D19D9"/>
    <w:rsid w:val="7A6D4E39"/>
    <w:rsid w:val="7A6E48C6"/>
    <w:rsid w:val="7A6E4ACC"/>
    <w:rsid w:val="7A6F1C69"/>
    <w:rsid w:val="7A6F5149"/>
    <w:rsid w:val="7A6F7478"/>
    <w:rsid w:val="7A6F7770"/>
    <w:rsid w:val="7A6FCC65"/>
    <w:rsid w:val="7A70FF8E"/>
    <w:rsid w:val="7A727953"/>
    <w:rsid w:val="7A731C9A"/>
    <w:rsid w:val="7A74D06A"/>
    <w:rsid w:val="7A74EA46"/>
    <w:rsid w:val="7A764320"/>
    <w:rsid w:val="7A76AAEA"/>
    <w:rsid w:val="7A777CD5"/>
    <w:rsid w:val="7A77AF12"/>
    <w:rsid w:val="7A781C6E"/>
    <w:rsid w:val="7A78AA57"/>
    <w:rsid w:val="7A78C29E"/>
    <w:rsid w:val="7A78E4A6"/>
    <w:rsid w:val="7A7949B4"/>
    <w:rsid w:val="7A7982C7"/>
    <w:rsid w:val="7A7A87D8"/>
    <w:rsid w:val="7A7AFEDB"/>
    <w:rsid w:val="7A7B8D2C"/>
    <w:rsid w:val="7A7C8AB6"/>
    <w:rsid w:val="7A7DBE93"/>
    <w:rsid w:val="7A7E0893"/>
    <w:rsid w:val="7A7E8B21"/>
    <w:rsid w:val="7A7EA6D6"/>
    <w:rsid w:val="7A7EC3B9"/>
    <w:rsid w:val="7A7F144E"/>
    <w:rsid w:val="7A7F4379"/>
    <w:rsid w:val="7A80A1EA"/>
    <w:rsid w:val="7A80E487"/>
    <w:rsid w:val="7A8547E9"/>
    <w:rsid w:val="7A862449"/>
    <w:rsid w:val="7A8636DF"/>
    <w:rsid w:val="7A891F02"/>
    <w:rsid w:val="7A8A3B15"/>
    <w:rsid w:val="7A8B3184"/>
    <w:rsid w:val="7A8D5D29"/>
    <w:rsid w:val="7A8D7A37"/>
    <w:rsid w:val="7A9118C8"/>
    <w:rsid w:val="7A921103"/>
    <w:rsid w:val="7A925450"/>
    <w:rsid w:val="7A937DC7"/>
    <w:rsid w:val="7A938D54"/>
    <w:rsid w:val="7A93B51C"/>
    <w:rsid w:val="7A943429"/>
    <w:rsid w:val="7A951F85"/>
    <w:rsid w:val="7A95A954"/>
    <w:rsid w:val="7A983CBC"/>
    <w:rsid w:val="7A986366"/>
    <w:rsid w:val="7A98DD0E"/>
    <w:rsid w:val="7A99277F"/>
    <w:rsid w:val="7A9935FB"/>
    <w:rsid w:val="7A9A18C0"/>
    <w:rsid w:val="7A9B3A86"/>
    <w:rsid w:val="7A9DA2D6"/>
    <w:rsid w:val="7A9DF5C2"/>
    <w:rsid w:val="7AA2B1E8"/>
    <w:rsid w:val="7AA50CD9"/>
    <w:rsid w:val="7AA662C9"/>
    <w:rsid w:val="7AA6E745"/>
    <w:rsid w:val="7AA73990"/>
    <w:rsid w:val="7AA83F70"/>
    <w:rsid w:val="7AA84F60"/>
    <w:rsid w:val="7AA8B1D9"/>
    <w:rsid w:val="7AA9DF7E"/>
    <w:rsid w:val="7AAA0F80"/>
    <w:rsid w:val="7AAA8E31"/>
    <w:rsid w:val="7AAB5483"/>
    <w:rsid w:val="7AAC362C"/>
    <w:rsid w:val="7AACE30A"/>
    <w:rsid w:val="7AAD8D1D"/>
    <w:rsid w:val="7AB087DD"/>
    <w:rsid w:val="7AB10D22"/>
    <w:rsid w:val="7AB2456B"/>
    <w:rsid w:val="7AB375FE"/>
    <w:rsid w:val="7ABAD175"/>
    <w:rsid w:val="7ABDB01A"/>
    <w:rsid w:val="7ABF227A"/>
    <w:rsid w:val="7ABFE481"/>
    <w:rsid w:val="7AC0D522"/>
    <w:rsid w:val="7AC44BCE"/>
    <w:rsid w:val="7AC5129B"/>
    <w:rsid w:val="7AC6EF34"/>
    <w:rsid w:val="7AC71393"/>
    <w:rsid w:val="7AC7B7AB"/>
    <w:rsid w:val="7AC9036C"/>
    <w:rsid w:val="7AC99F06"/>
    <w:rsid w:val="7AC9DDD4"/>
    <w:rsid w:val="7ACB366D"/>
    <w:rsid w:val="7ACB848D"/>
    <w:rsid w:val="7ACCBCCD"/>
    <w:rsid w:val="7ACCC1C9"/>
    <w:rsid w:val="7ACD19AC"/>
    <w:rsid w:val="7ACD850B"/>
    <w:rsid w:val="7ACE6FA2"/>
    <w:rsid w:val="7AD006B2"/>
    <w:rsid w:val="7AD037DD"/>
    <w:rsid w:val="7AD14DDD"/>
    <w:rsid w:val="7AD1B5EB"/>
    <w:rsid w:val="7AD204D1"/>
    <w:rsid w:val="7AD2CEF8"/>
    <w:rsid w:val="7AD76BB3"/>
    <w:rsid w:val="7AD8E418"/>
    <w:rsid w:val="7AD9889F"/>
    <w:rsid w:val="7ADB2D46"/>
    <w:rsid w:val="7ADBFA56"/>
    <w:rsid w:val="7ADC92ED"/>
    <w:rsid w:val="7ADCDACF"/>
    <w:rsid w:val="7ADD525D"/>
    <w:rsid w:val="7AE1747A"/>
    <w:rsid w:val="7AE54B5C"/>
    <w:rsid w:val="7AE5E73B"/>
    <w:rsid w:val="7AE65313"/>
    <w:rsid w:val="7AE79C17"/>
    <w:rsid w:val="7AEAC8A2"/>
    <w:rsid w:val="7AEC22E1"/>
    <w:rsid w:val="7AEC4277"/>
    <w:rsid w:val="7AEC4F27"/>
    <w:rsid w:val="7AEE209C"/>
    <w:rsid w:val="7AEFE41C"/>
    <w:rsid w:val="7AEFEA5B"/>
    <w:rsid w:val="7AF29B17"/>
    <w:rsid w:val="7AF5208C"/>
    <w:rsid w:val="7AF65024"/>
    <w:rsid w:val="7AF6F709"/>
    <w:rsid w:val="7AF8AD3A"/>
    <w:rsid w:val="7AF9DE9F"/>
    <w:rsid w:val="7AFC05AF"/>
    <w:rsid w:val="7B00D91B"/>
    <w:rsid w:val="7B01D2FC"/>
    <w:rsid w:val="7B025218"/>
    <w:rsid w:val="7B0431D5"/>
    <w:rsid w:val="7B0602DA"/>
    <w:rsid w:val="7B0B86E5"/>
    <w:rsid w:val="7B0C909B"/>
    <w:rsid w:val="7B0CE404"/>
    <w:rsid w:val="7B0D051D"/>
    <w:rsid w:val="7B0F375C"/>
    <w:rsid w:val="7B1012D7"/>
    <w:rsid w:val="7B10AACC"/>
    <w:rsid w:val="7B12EBA9"/>
    <w:rsid w:val="7B131766"/>
    <w:rsid w:val="7B131811"/>
    <w:rsid w:val="7B14CEB0"/>
    <w:rsid w:val="7B150338"/>
    <w:rsid w:val="7B15A09A"/>
    <w:rsid w:val="7B16BDAB"/>
    <w:rsid w:val="7B1A9786"/>
    <w:rsid w:val="7B1EC3B9"/>
    <w:rsid w:val="7B1ED809"/>
    <w:rsid w:val="7B21A440"/>
    <w:rsid w:val="7B21C70C"/>
    <w:rsid w:val="7B21D6FA"/>
    <w:rsid w:val="7B22B41D"/>
    <w:rsid w:val="7B22F120"/>
    <w:rsid w:val="7B237E19"/>
    <w:rsid w:val="7B2439DC"/>
    <w:rsid w:val="7B260645"/>
    <w:rsid w:val="7B279217"/>
    <w:rsid w:val="7B279568"/>
    <w:rsid w:val="7B27A0EB"/>
    <w:rsid w:val="7B289401"/>
    <w:rsid w:val="7B28EC5A"/>
    <w:rsid w:val="7B2913FF"/>
    <w:rsid w:val="7B2A72E2"/>
    <w:rsid w:val="7B2B5AAC"/>
    <w:rsid w:val="7B302771"/>
    <w:rsid w:val="7B310872"/>
    <w:rsid w:val="7B323862"/>
    <w:rsid w:val="7B32DF12"/>
    <w:rsid w:val="7B33724E"/>
    <w:rsid w:val="7B33AA5A"/>
    <w:rsid w:val="7B33F4BB"/>
    <w:rsid w:val="7B35F660"/>
    <w:rsid w:val="7B373AC6"/>
    <w:rsid w:val="7B3764B3"/>
    <w:rsid w:val="7B376C6A"/>
    <w:rsid w:val="7B397D99"/>
    <w:rsid w:val="7B3C57FB"/>
    <w:rsid w:val="7B3C96B7"/>
    <w:rsid w:val="7B427D7B"/>
    <w:rsid w:val="7B4315F1"/>
    <w:rsid w:val="7B43C231"/>
    <w:rsid w:val="7B443E85"/>
    <w:rsid w:val="7B45A7FA"/>
    <w:rsid w:val="7B46563D"/>
    <w:rsid w:val="7B466FEC"/>
    <w:rsid w:val="7B4A4826"/>
    <w:rsid w:val="7B4BC170"/>
    <w:rsid w:val="7B4C5898"/>
    <w:rsid w:val="7B4D2713"/>
    <w:rsid w:val="7B4EE895"/>
    <w:rsid w:val="7B4EFBF1"/>
    <w:rsid w:val="7B4F7771"/>
    <w:rsid w:val="7B5297AE"/>
    <w:rsid w:val="7B5429BB"/>
    <w:rsid w:val="7B553189"/>
    <w:rsid w:val="7B5833A0"/>
    <w:rsid w:val="7B5C6303"/>
    <w:rsid w:val="7B5FADE4"/>
    <w:rsid w:val="7B610AC8"/>
    <w:rsid w:val="7B626D95"/>
    <w:rsid w:val="7B630C56"/>
    <w:rsid w:val="7B630CD7"/>
    <w:rsid w:val="7B635AD0"/>
    <w:rsid w:val="7B64DB25"/>
    <w:rsid w:val="7B6920B3"/>
    <w:rsid w:val="7B6BCC0F"/>
    <w:rsid w:val="7B6CD0FC"/>
    <w:rsid w:val="7B6FE1EB"/>
    <w:rsid w:val="7B724607"/>
    <w:rsid w:val="7B757EE6"/>
    <w:rsid w:val="7B764468"/>
    <w:rsid w:val="7B765910"/>
    <w:rsid w:val="7B783CD9"/>
    <w:rsid w:val="7B7960A5"/>
    <w:rsid w:val="7B7966F9"/>
    <w:rsid w:val="7B7A7BF9"/>
    <w:rsid w:val="7B7B2DB3"/>
    <w:rsid w:val="7B7DE907"/>
    <w:rsid w:val="7B7FDCC8"/>
    <w:rsid w:val="7B832269"/>
    <w:rsid w:val="7B833AFF"/>
    <w:rsid w:val="7B835362"/>
    <w:rsid w:val="7B847E76"/>
    <w:rsid w:val="7B849881"/>
    <w:rsid w:val="7B849F7B"/>
    <w:rsid w:val="7B853CFD"/>
    <w:rsid w:val="7B855804"/>
    <w:rsid w:val="7B86F330"/>
    <w:rsid w:val="7B890F80"/>
    <w:rsid w:val="7B8A511A"/>
    <w:rsid w:val="7B8C3CA5"/>
    <w:rsid w:val="7B8E5B3A"/>
    <w:rsid w:val="7B91143A"/>
    <w:rsid w:val="7B917B61"/>
    <w:rsid w:val="7B92925F"/>
    <w:rsid w:val="7B92EEF5"/>
    <w:rsid w:val="7B937077"/>
    <w:rsid w:val="7B97CF74"/>
    <w:rsid w:val="7B97F60B"/>
    <w:rsid w:val="7B98178E"/>
    <w:rsid w:val="7B993432"/>
    <w:rsid w:val="7B9A9015"/>
    <w:rsid w:val="7B9AE39F"/>
    <w:rsid w:val="7B9F233D"/>
    <w:rsid w:val="7BA054B5"/>
    <w:rsid w:val="7BA082A6"/>
    <w:rsid w:val="7BA09C69"/>
    <w:rsid w:val="7BA14AB7"/>
    <w:rsid w:val="7BA21E63"/>
    <w:rsid w:val="7BA2FCD8"/>
    <w:rsid w:val="7BA683F6"/>
    <w:rsid w:val="7BA6CA95"/>
    <w:rsid w:val="7BA6F174"/>
    <w:rsid w:val="7BA71838"/>
    <w:rsid w:val="7BA808B5"/>
    <w:rsid w:val="7BA8B2D6"/>
    <w:rsid w:val="7BA95808"/>
    <w:rsid w:val="7BA97D3F"/>
    <w:rsid w:val="7BA9A7E8"/>
    <w:rsid w:val="7BA9F666"/>
    <w:rsid w:val="7BABD177"/>
    <w:rsid w:val="7BAF6826"/>
    <w:rsid w:val="7BB08EE8"/>
    <w:rsid w:val="7BB16059"/>
    <w:rsid w:val="7BB36375"/>
    <w:rsid w:val="7BB446E4"/>
    <w:rsid w:val="7BB45706"/>
    <w:rsid w:val="7BB5AF9E"/>
    <w:rsid w:val="7BB889B8"/>
    <w:rsid w:val="7BB981A7"/>
    <w:rsid w:val="7BB9AD5D"/>
    <w:rsid w:val="7BBAE4CF"/>
    <w:rsid w:val="7BBC478A"/>
    <w:rsid w:val="7BBD1367"/>
    <w:rsid w:val="7BBD8265"/>
    <w:rsid w:val="7BBEA46D"/>
    <w:rsid w:val="7BC00E37"/>
    <w:rsid w:val="7BC0E9A2"/>
    <w:rsid w:val="7BC1B603"/>
    <w:rsid w:val="7BC20B71"/>
    <w:rsid w:val="7BC2484F"/>
    <w:rsid w:val="7BC4FCCF"/>
    <w:rsid w:val="7BC721FB"/>
    <w:rsid w:val="7BCAE889"/>
    <w:rsid w:val="7BCAF0AF"/>
    <w:rsid w:val="7BCDA74A"/>
    <w:rsid w:val="7BCF378C"/>
    <w:rsid w:val="7BD0AF78"/>
    <w:rsid w:val="7BD39E23"/>
    <w:rsid w:val="7BD51784"/>
    <w:rsid w:val="7BD533BB"/>
    <w:rsid w:val="7BD70308"/>
    <w:rsid w:val="7BD87BA6"/>
    <w:rsid w:val="7BD9A4C1"/>
    <w:rsid w:val="7BDA9817"/>
    <w:rsid w:val="7BDAA25D"/>
    <w:rsid w:val="7BDB655A"/>
    <w:rsid w:val="7BDBFEF2"/>
    <w:rsid w:val="7BDC7AE4"/>
    <w:rsid w:val="7BDCF544"/>
    <w:rsid w:val="7BDD385C"/>
    <w:rsid w:val="7BDF1897"/>
    <w:rsid w:val="7BDFD48C"/>
    <w:rsid w:val="7BDFDD74"/>
    <w:rsid w:val="7BDFFD55"/>
    <w:rsid w:val="7BE00590"/>
    <w:rsid w:val="7BE07FA1"/>
    <w:rsid w:val="7BE16917"/>
    <w:rsid w:val="7BE27A16"/>
    <w:rsid w:val="7BE4EECF"/>
    <w:rsid w:val="7BE56F3A"/>
    <w:rsid w:val="7BE58557"/>
    <w:rsid w:val="7BE7F2BB"/>
    <w:rsid w:val="7BE8C59C"/>
    <w:rsid w:val="7BE98658"/>
    <w:rsid w:val="7BEBCC9D"/>
    <w:rsid w:val="7BEC9460"/>
    <w:rsid w:val="7BED9EC7"/>
    <w:rsid w:val="7BEE4217"/>
    <w:rsid w:val="7BF0B106"/>
    <w:rsid w:val="7BF1F4A2"/>
    <w:rsid w:val="7BF4D201"/>
    <w:rsid w:val="7BF67251"/>
    <w:rsid w:val="7BF6A316"/>
    <w:rsid w:val="7BF71724"/>
    <w:rsid w:val="7BF7B44E"/>
    <w:rsid w:val="7BF81F62"/>
    <w:rsid w:val="7BF9C2F5"/>
    <w:rsid w:val="7BF9D41E"/>
    <w:rsid w:val="7BFB7FA4"/>
    <w:rsid w:val="7BFDDFBE"/>
    <w:rsid w:val="7C010FDE"/>
    <w:rsid w:val="7C076935"/>
    <w:rsid w:val="7C0B014A"/>
    <w:rsid w:val="7C0C9CFB"/>
    <w:rsid w:val="7C0CF170"/>
    <w:rsid w:val="7C0DC564"/>
    <w:rsid w:val="7C0E0B62"/>
    <w:rsid w:val="7C0FAC49"/>
    <w:rsid w:val="7C1013B2"/>
    <w:rsid w:val="7C11B4C6"/>
    <w:rsid w:val="7C13D887"/>
    <w:rsid w:val="7C14FBD3"/>
    <w:rsid w:val="7C159DFC"/>
    <w:rsid w:val="7C15EB55"/>
    <w:rsid w:val="7C17AD7B"/>
    <w:rsid w:val="7C18130E"/>
    <w:rsid w:val="7C1A0E73"/>
    <w:rsid w:val="7C1A16C9"/>
    <w:rsid w:val="7C1A4B57"/>
    <w:rsid w:val="7C1B0056"/>
    <w:rsid w:val="7C1C24C7"/>
    <w:rsid w:val="7C1C45D7"/>
    <w:rsid w:val="7C1E8E68"/>
    <w:rsid w:val="7C207FE6"/>
    <w:rsid w:val="7C217972"/>
    <w:rsid w:val="7C21C97D"/>
    <w:rsid w:val="7C23DD22"/>
    <w:rsid w:val="7C24067F"/>
    <w:rsid w:val="7C24415C"/>
    <w:rsid w:val="7C24508B"/>
    <w:rsid w:val="7C252E2D"/>
    <w:rsid w:val="7C25B97A"/>
    <w:rsid w:val="7C27A40F"/>
    <w:rsid w:val="7C27B5D4"/>
    <w:rsid w:val="7C2A4376"/>
    <w:rsid w:val="7C2A9930"/>
    <w:rsid w:val="7C2A9EB7"/>
    <w:rsid w:val="7C2CF663"/>
    <w:rsid w:val="7C2E120F"/>
    <w:rsid w:val="7C2F848F"/>
    <w:rsid w:val="7C3101C3"/>
    <w:rsid w:val="7C31096F"/>
    <w:rsid w:val="7C333526"/>
    <w:rsid w:val="7C33A94F"/>
    <w:rsid w:val="7C34F7E0"/>
    <w:rsid w:val="7C353741"/>
    <w:rsid w:val="7C358534"/>
    <w:rsid w:val="7C3944C9"/>
    <w:rsid w:val="7C394B13"/>
    <w:rsid w:val="7C3964F3"/>
    <w:rsid w:val="7C3A0739"/>
    <w:rsid w:val="7C3A8374"/>
    <w:rsid w:val="7C3C0B00"/>
    <w:rsid w:val="7C3D2B55"/>
    <w:rsid w:val="7C3F6FB8"/>
    <w:rsid w:val="7C40AB03"/>
    <w:rsid w:val="7C43525B"/>
    <w:rsid w:val="7C45050A"/>
    <w:rsid w:val="7C45976A"/>
    <w:rsid w:val="7C461F8B"/>
    <w:rsid w:val="7C481617"/>
    <w:rsid w:val="7C493F8B"/>
    <w:rsid w:val="7C4A1718"/>
    <w:rsid w:val="7C4C69EE"/>
    <w:rsid w:val="7C508A82"/>
    <w:rsid w:val="7C50BB98"/>
    <w:rsid w:val="7C56363A"/>
    <w:rsid w:val="7C56C5F7"/>
    <w:rsid w:val="7C5702DB"/>
    <w:rsid w:val="7C5A6516"/>
    <w:rsid w:val="7C5C3240"/>
    <w:rsid w:val="7C5C978A"/>
    <w:rsid w:val="7C5DD9B9"/>
    <w:rsid w:val="7C5EACA4"/>
    <w:rsid w:val="7C5F0DDB"/>
    <w:rsid w:val="7C60AA2B"/>
    <w:rsid w:val="7C61B916"/>
    <w:rsid w:val="7C634C6F"/>
    <w:rsid w:val="7C6530C4"/>
    <w:rsid w:val="7C65F37D"/>
    <w:rsid w:val="7C65F625"/>
    <w:rsid w:val="7C669241"/>
    <w:rsid w:val="7C672B82"/>
    <w:rsid w:val="7C676173"/>
    <w:rsid w:val="7C67AFA2"/>
    <w:rsid w:val="7C688D5C"/>
    <w:rsid w:val="7C689260"/>
    <w:rsid w:val="7C68DD8A"/>
    <w:rsid w:val="7C6A16A1"/>
    <w:rsid w:val="7C6A64A6"/>
    <w:rsid w:val="7C6A751E"/>
    <w:rsid w:val="7C6AA1BA"/>
    <w:rsid w:val="7C6B2B41"/>
    <w:rsid w:val="7C6CBF54"/>
    <w:rsid w:val="7C6DA2C5"/>
    <w:rsid w:val="7C6E6BFE"/>
    <w:rsid w:val="7C70D7DF"/>
    <w:rsid w:val="7C71C3B6"/>
    <w:rsid w:val="7C71FD4F"/>
    <w:rsid w:val="7C7245B5"/>
    <w:rsid w:val="7C73844A"/>
    <w:rsid w:val="7C74E6EB"/>
    <w:rsid w:val="7C753522"/>
    <w:rsid w:val="7C755900"/>
    <w:rsid w:val="7C764C1C"/>
    <w:rsid w:val="7C77AD92"/>
    <w:rsid w:val="7C7E947E"/>
    <w:rsid w:val="7C80557F"/>
    <w:rsid w:val="7C807F6D"/>
    <w:rsid w:val="7C811CBA"/>
    <w:rsid w:val="7C816DD0"/>
    <w:rsid w:val="7C81AAAA"/>
    <w:rsid w:val="7C81B749"/>
    <w:rsid w:val="7C820067"/>
    <w:rsid w:val="7C83F365"/>
    <w:rsid w:val="7C844E42"/>
    <w:rsid w:val="7C847DB2"/>
    <w:rsid w:val="7C85B7D5"/>
    <w:rsid w:val="7C864DBD"/>
    <w:rsid w:val="7C86EE2C"/>
    <w:rsid w:val="7C880AF1"/>
    <w:rsid w:val="7C886591"/>
    <w:rsid w:val="7C8A2DD2"/>
    <w:rsid w:val="7C8C4C56"/>
    <w:rsid w:val="7C8E9E57"/>
    <w:rsid w:val="7C8F5EC4"/>
    <w:rsid w:val="7C906E4E"/>
    <w:rsid w:val="7C906F88"/>
    <w:rsid w:val="7C9167EF"/>
    <w:rsid w:val="7C920677"/>
    <w:rsid w:val="7C93F39D"/>
    <w:rsid w:val="7C96875B"/>
    <w:rsid w:val="7C99E387"/>
    <w:rsid w:val="7C9AA8EE"/>
    <w:rsid w:val="7C9AFA22"/>
    <w:rsid w:val="7C9B91D5"/>
    <w:rsid w:val="7C9BCE2A"/>
    <w:rsid w:val="7C9DCE25"/>
    <w:rsid w:val="7C9F459A"/>
    <w:rsid w:val="7C9F4CA7"/>
    <w:rsid w:val="7CA1677E"/>
    <w:rsid w:val="7CA2B48C"/>
    <w:rsid w:val="7CA342A2"/>
    <w:rsid w:val="7CA43F2A"/>
    <w:rsid w:val="7CA55A5C"/>
    <w:rsid w:val="7CA5719C"/>
    <w:rsid w:val="7CA975B3"/>
    <w:rsid w:val="7CA9D234"/>
    <w:rsid w:val="7CAB37F2"/>
    <w:rsid w:val="7CAB3EC8"/>
    <w:rsid w:val="7CAC2AEA"/>
    <w:rsid w:val="7CAD822D"/>
    <w:rsid w:val="7CAEA454"/>
    <w:rsid w:val="7CB26BFD"/>
    <w:rsid w:val="7CB29A9F"/>
    <w:rsid w:val="7CB5C408"/>
    <w:rsid w:val="7CB65AA4"/>
    <w:rsid w:val="7CB843C4"/>
    <w:rsid w:val="7CB9132A"/>
    <w:rsid w:val="7CBB94B3"/>
    <w:rsid w:val="7CBD7A87"/>
    <w:rsid w:val="7CBE32B0"/>
    <w:rsid w:val="7CBE5978"/>
    <w:rsid w:val="7CBF508A"/>
    <w:rsid w:val="7CBFB907"/>
    <w:rsid w:val="7CC1494D"/>
    <w:rsid w:val="7CC43D80"/>
    <w:rsid w:val="7CC51DE0"/>
    <w:rsid w:val="7CC68574"/>
    <w:rsid w:val="7CC68B12"/>
    <w:rsid w:val="7CC6A4AA"/>
    <w:rsid w:val="7CC70C9B"/>
    <w:rsid w:val="7CC84B72"/>
    <w:rsid w:val="7CCA8A12"/>
    <w:rsid w:val="7CCBE2B9"/>
    <w:rsid w:val="7CCE8542"/>
    <w:rsid w:val="7CD01AD6"/>
    <w:rsid w:val="7CD0B382"/>
    <w:rsid w:val="7CD216F1"/>
    <w:rsid w:val="7CD3F235"/>
    <w:rsid w:val="7CD4D9D8"/>
    <w:rsid w:val="7CD7D9DF"/>
    <w:rsid w:val="7CD8A7AA"/>
    <w:rsid w:val="7CD8D2F9"/>
    <w:rsid w:val="7CD9C551"/>
    <w:rsid w:val="7CD9C606"/>
    <w:rsid w:val="7CDD8DF5"/>
    <w:rsid w:val="7CDECE39"/>
    <w:rsid w:val="7CE0CFAE"/>
    <w:rsid w:val="7CE10A34"/>
    <w:rsid w:val="7CE1D16D"/>
    <w:rsid w:val="7CE361CA"/>
    <w:rsid w:val="7CE3A087"/>
    <w:rsid w:val="7CE3B005"/>
    <w:rsid w:val="7CE58B7C"/>
    <w:rsid w:val="7CE6224E"/>
    <w:rsid w:val="7CE665C5"/>
    <w:rsid w:val="7CE66600"/>
    <w:rsid w:val="7CE67D30"/>
    <w:rsid w:val="7CE86325"/>
    <w:rsid w:val="7CE87114"/>
    <w:rsid w:val="7CE8EC3F"/>
    <w:rsid w:val="7CE91449"/>
    <w:rsid w:val="7CEC4CC3"/>
    <w:rsid w:val="7CECB1D5"/>
    <w:rsid w:val="7CECE95A"/>
    <w:rsid w:val="7CED4C79"/>
    <w:rsid w:val="7CEEB55E"/>
    <w:rsid w:val="7CEEB99D"/>
    <w:rsid w:val="7CEFE634"/>
    <w:rsid w:val="7CF08FB3"/>
    <w:rsid w:val="7CF13CC1"/>
    <w:rsid w:val="7CF223C1"/>
    <w:rsid w:val="7CF3A081"/>
    <w:rsid w:val="7CF3B248"/>
    <w:rsid w:val="7CF4CE8B"/>
    <w:rsid w:val="7CF549E8"/>
    <w:rsid w:val="7CF555F2"/>
    <w:rsid w:val="7CF58436"/>
    <w:rsid w:val="7CF656D7"/>
    <w:rsid w:val="7CF66AD1"/>
    <w:rsid w:val="7CF7EF9A"/>
    <w:rsid w:val="7CF86B31"/>
    <w:rsid w:val="7CF88180"/>
    <w:rsid w:val="7CFC5F5E"/>
    <w:rsid w:val="7CFC7208"/>
    <w:rsid w:val="7CFEF4D2"/>
    <w:rsid w:val="7CFF5AA7"/>
    <w:rsid w:val="7D029ABF"/>
    <w:rsid w:val="7D03C5FD"/>
    <w:rsid w:val="7D05F5BA"/>
    <w:rsid w:val="7D06FFA8"/>
    <w:rsid w:val="7D072E83"/>
    <w:rsid w:val="7D07F0A7"/>
    <w:rsid w:val="7D081225"/>
    <w:rsid w:val="7D092D12"/>
    <w:rsid w:val="7D099175"/>
    <w:rsid w:val="7D0CFCFB"/>
    <w:rsid w:val="7D0D8051"/>
    <w:rsid w:val="7D0DE993"/>
    <w:rsid w:val="7D0E43BF"/>
    <w:rsid w:val="7D0E9109"/>
    <w:rsid w:val="7D0F8C3B"/>
    <w:rsid w:val="7D12379C"/>
    <w:rsid w:val="7D133263"/>
    <w:rsid w:val="7D13AE51"/>
    <w:rsid w:val="7D16B5FA"/>
    <w:rsid w:val="7D16C71A"/>
    <w:rsid w:val="7D170D07"/>
    <w:rsid w:val="7D1808D5"/>
    <w:rsid w:val="7D183A39"/>
    <w:rsid w:val="7D1B064B"/>
    <w:rsid w:val="7D1C1E18"/>
    <w:rsid w:val="7D1C5149"/>
    <w:rsid w:val="7D1DB15F"/>
    <w:rsid w:val="7D1E0D11"/>
    <w:rsid w:val="7D200EC0"/>
    <w:rsid w:val="7D213136"/>
    <w:rsid w:val="7D2180E5"/>
    <w:rsid w:val="7D236A99"/>
    <w:rsid w:val="7D250833"/>
    <w:rsid w:val="7D255671"/>
    <w:rsid w:val="7D25DE57"/>
    <w:rsid w:val="7D262BF6"/>
    <w:rsid w:val="7D26748E"/>
    <w:rsid w:val="7D26E927"/>
    <w:rsid w:val="7D271989"/>
    <w:rsid w:val="7D272D6D"/>
    <w:rsid w:val="7D27FB5F"/>
    <w:rsid w:val="7D281CC4"/>
    <w:rsid w:val="7D2D8E23"/>
    <w:rsid w:val="7D2D9045"/>
    <w:rsid w:val="7D2E3BD9"/>
    <w:rsid w:val="7D2F8843"/>
    <w:rsid w:val="7D2FA572"/>
    <w:rsid w:val="7D3124E7"/>
    <w:rsid w:val="7D321E36"/>
    <w:rsid w:val="7D345ED6"/>
    <w:rsid w:val="7D349C5F"/>
    <w:rsid w:val="7D35685C"/>
    <w:rsid w:val="7D35DE27"/>
    <w:rsid w:val="7D37F323"/>
    <w:rsid w:val="7D382FB8"/>
    <w:rsid w:val="7D3AF333"/>
    <w:rsid w:val="7D3D1206"/>
    <w:rsid w:val="7D3D1986"/>
    <w:rsid w:val="7D3D79ED"/>
    <w:rsid w:val="7D3D9939"/>
    <w:rsid w:val="7D3F29A0"/>
    <w:rsid w:val="7D406D32"/>
    <w:rsid w:val="7D4213A8"/>
    <w:rsid w:val="7D426D7F"/>
    <w:rsid w:val="7D430E5A"/>
    <w:rsid w:val="7D473101"/>
    <w:rsid w:val="7D496C4A"/>
    <w:rsid w:val="7D4B4F49"/>
    <w:rsid w:val="7D4C964A"/>
    <w:rsid w:val="7D4D3118"/>
    <w:rsid w:val="7D4D63E6"/>
    <w:rsid w:val="7D4D70C5"/>
    <w:rsid w:val="7D4F79C6"/>
    <w:rsid w:val="7D5127F9"/>
    <w:rsid w:val="7D51705D"/>
    <w:rsid w:val="7D51AB84"/>
    <w:rsid w:val="7D51F0C7"/>
    <w:rsid w:val="7D550755"/>
    <w:rsid w:val="7D5585E8"/>
    <w:rsid w:val="7D55E760"/>
    <w:rsid w:val="7D5618A7"/>
    <w:rsid w:val="7D56FBE5"/>
    <w:rsid w:val="7D57B40C"/>
    <w:rsid w:val="7D59F1B7"/>
    <w:rsid w:val="7D5A95A5"/>
    <w:rsid w:val="7D5ACAD5"/>
    <w:rsid w:val="7D5BB43B"/>
    <w:rsid w:val="7D5C2F73"/>
    <w:rsid w:val="7D5D3D15"/>
    <w:rsid w:val="7D5E80D8"/>
    <w:rsid w:val="7D5F1DA6"/>
    <w:rsid w:val="7D5FFC97"/>
    <w:rsid w:val="7D61AD5F"/>
    <w:rsid w:val="7D62044B"/>
    <w:rsid w:val="7D64FC0F"/>
    <w:rsid w:val="7D655562"/>
    <w:rsid w:val="7D68A509"/>
    <w:rsid w:val="7D6A066D"/>
    <w:rsid w:val="7D6A8003"/>
    <w:rsid w:val="7D6AB49D"/>
    <w:rsid w:val="7D6B1BF2"/>
    <w:rsid w:val="7D6B38CE"/>
    <w:rsid w:val="7D6BCD88"/>
    <w:rsid w:val="7D6DC1F3"/>
    <w:rsid w:val="7D6EDCEC"/>
    <w:rsid w:val="7D70849C"/>
    <w:rsid w:val="7D71000F"/>
    <w:rsid w:val="7D723B44"/>
    <w:rsid w:val="7D7250B4"/>
    <w:rsid w:val="7D75ECBC"/>
    <w:rsid w:val="7D768E82"/>
    <w:rsid w:val="7D76D7F7"/>
    <w:rsid w:val="7D7724F4"/>
    <w:rsid w:val="7D7C23D7"/>
    <w:rsid w:val="7D7C8F98"/>
    <w:rsid w:val="7D8137C2"/>
    <w:rsid w:val="7D82585D"/>
    <w:rsid w:val="7D82B0D8"/>
    <w:rsid w:val="7D8461A9"/>
    <w:rsid w:val="7D8864C1"/>
    <w:rsid w:val="7D8BCEB8"/>
    <w:rsid w:val="7D8BD539"/>
    <w:rsid w:val="7D8DF7E2"/>
    <w:rsid w:val="7D90A4E9"/>
    <w:rsid w:val="7D926776"/>
    <w:rsid w:val="7D92F6D4"/>
    <w:rsid w:val="7D93B484"/>
    <w:rsid w:val="7D94EEB9"/>
    <w:rsid w:val="7D9530FB"/>
    <w:rsid w:val="7D95EF81"/>
    <w:rsid w:val="7D96A95B"/>
    <w:rsid w:val="7D97A11E"/>
    <w:rsid w:val="7D993965"/>
    <w:rsid w:val="7D9A42DF"/>
    <w:rsid w:val="7D9C6717"/>
    <w:rsid w:val="7D9C9E06"/>
    <w:rsid w:val="7DA03B5E"/>
    <w:rsid w:val="7DA155C3"/>
    <w:rsid w:val="7DA24CD3"/>
    <w:rsid w:val="7DA25C8E"/>
    <w:rsid w:val="7DA2D8C9"/>
    <w:rsid w:val="7DA4ADC4"/>
    <w:rsid w:val="7DA76C05"/>
    <w:rsid w:val="7DA77D1F"/>
    <w:rsid w:val="7DA7F4AF"/>
    <w:rsid w:val="7DA874F0"/>
    <w:rsid w:val="7DA8AC0F"/>
    <w:rsid w:val="7DA96576"/>
    <w:rsid w:val="7DAB2082"/>
    <w:rsid w:val="7DAC3E44"/>
    <w:rsid w:val="7DAFB0F8"/>
    <w:rsid w:val="7DB06AEE"/>
    <w:rsid w:val="7DB09B31"/>
    <w:rsid w:val="7DB2E93E"/>
    <w:rsid w:val="7DB38C36"/>
    <w:rsid w:val="7DB46C10"/>
    <w:rsid w:val="7DB4E25D"/>
    <w:rsid w:val="7DB5678C"/>
    <w:rsid w:val="7DB5AC0B"/>
    <w:rsid w:val="7DB8EF4E"/>
    <w:rsid w:val="7DB92E3B"/>
    <w:rsid w:val="7DBBE20B"/>
    <w:rsid w:val="7DBD4B40"/>
    <w:rsid w:val="7DBF34FC"/>
    <w:rsid w:val="7DBF8C2F"/>
    <w:rsid w:val="7DBFB41A"/>
    <w:rsid w:val="7DC08242"/>
    <w:rsid w:val="7DC1DEB9"/>
    <w:rsid w:val="7DC27AEA"/>
    <w:rsid w:val="7DC71CA8"/>
    <w:rsid w:val="7DC7C80D"/>
    <w:rsid w:val="7DC9A91F"/>
    <w:rsid w:val="7DCE28C6"/>
    <w:rsid w:val="7DD19A72"/>
    <w:rsid w:val="7DD57A71"/>
    <w:rsid w:val="7DD6367B"/>
    <w:rsid w:val="7DD7F36A"/>
    <w:rsid w:val="7DD88B1E"/>
    <w:rsid w:val="7DDA0563"/>
    <w:rsid w:val="7DDA3318"/>
    <w:rsid w:val="7DDB26DF"/>
    <w:rsid w:val="7DE0C0AF"/>
    <w:rsid w:val="7DE0ECF8"/>
    <w:rsid w:val="7DE22FFD"/>
    <w:rsid w:val="7DE3D85C"/>
    <w:rsid w:val="7DE449FC"/>
    <w:rsid w:val="7DE46B5C"/>
    <w:rsid w:val="7DEA6751"/>
    <w:rsid w:val="7DEAB679"/>
    <w:rsid w:val="7DEB4AF8"/>
    <w:rsid w:val="7DEB793E"/>
    <w:rsid w:val="7DECAD29"/>
    <w:rsid w:val="7DF01086"/>
    <w:rsid w:val="7DF0DF3D"/>
    <w:rsid w:val="7DF2E2D3"/>
    <w:rsid w:val="7DF4E921"/>
    <w:rsid w:val="7DF5C5B6"/>
    <w:rsid w:val="7DF78EDC"/>
    <w:rsid w:val="7DFB3A6A"/>
    <w:rsid w:val="7DFB7862"/>
    <w:rsid w:val="7DFB9E32"/>
    <w:rsid w:val="7E0011EA"/>
    <w:rsid w:val="7E006A27"/>
    <w:rsid w:val="7E00DAB8"/>
    <w:rsid w:val="7E02077E"/>
    <w:rsid w:val="7E05414D"/>
    <w:rsid w:val="7E066A8A"/>
    <w:rsid w:val="7E0965DC"/>
    <w:rsid w:val="7E097535"/>
    <w:rsid w:val="7E09B238"/>
    <w:rsid w:val="7E0AEE63"/>
    <w:rsid w:val="7E0B2B16"/>
    <w:rsid w:val="7E0BBDFC"/>
    <w:rsid w:val="7E0C03EA"/>
    <w:rsid w:val="7E0D931C"/>
    <w:rsid w:val="7E0EAF07"/>
    <w:rsid w:val="7E10102F"/>
    <w:rsid w:val="7E101F19"/>
    <w:rsid w:val="7E11400F"/>
    <w:rsid w:val="7E123A63"/>
    <w:rsid w:val="7E147F4D"/>
    <w:rsid w:val="7E149D36"/>
    <w:rsid w:val="7E15A94D"/>
    <w:rsid w:val="7E16EB79"/>
    <w:rsid w:val="7E188EFB"/>
    <w:rsid w:val="7E1A758B"/>
    <w:rsid w:val="7E1B6C62"/>
    <w:rsid w:val="7E1BA360"/>
    <w:rsid w:val="7E1BA3B4"/>
    <w:rsid w:val="7E1D25BD"/>
    <w:rsid w:val="7E1E2EFB"/>
    <w:rsid w:val="7E1E81D9"/>
    <w:rsid w:val="7E1F2C04"/>
    <w:rsid w:val="7E222B33"/>
    <w:rsid w:val="7E22781B"/>
    <w:rsid w:val="7E228869"/>
    <w:rsid w:val="7E24E60F"/>
    <w:rsid w:val="7E26F931"/>
    <w:rsid w:val="7E278296"/>
    <w:rsid w:val="7E283FE6"/>
    <w:rsid w:val="7E299EFE"/>
    <w:rsid w:val="7E2B6015"/>
    <w:rsid w:val="7E2DB9E8"/>
    <w:rsid w:val="7E2DE749"/>
    <w:rsid w:val="7E2E566C"/>
    <w:rsid w:val="7E2F9E8A"/>
    <w:rsid w:val="7E306DFD"/>
    <w:rsid w:val="7E321EB4"/>
    <w:rsid w:val="7E3285F9"/>
    <w:rsid w:val="7E34008C"/>
    <w:rsid w:val="7E341F14"/>
    <w:rsid w:val="7E37D4AE"/>
    <w:rsid w:val="7E39A920"/>
    <w:rsid w:val="7E39B44D"/>
    <w:rsid w:val="7E39C3FC"/>
    <w:rsid w:val="7E3A1054"/>
    <w:rsid w:val="7E3C8D57"/>
    <w:rsid w:val="7E3CC30A"/>
    <w:rsid w:val="7E3EB56B"/>
    <w:rsid w:val="7E3ECBFD"/>
    <w:rsid w:val="7E40CBE5"/>
    <w:rsid w:val="7E417EFF"/>
    <w:rsid w:val="7E42A04D"/>
    <w:rsid w:val="7E4613B4"/>
    <w:rsid w:val="7E4754B2"/>
    <w:rsid w:val="7E486ED3"/>
    <w:rsid w:val="7E4906D5"/>
    <w:rsid w:val="7E4981FE"/>
    <w:rsid w:val="7E4A8E7F"/>
    <w:rsid w:val="7E4ACA38"/>
    <w:rsid w:val="7E4B2752"/>
    <w:rsid w:val="7E4B6821"/>
    <w:rsid w:val="7E4B7C46"/>
    <w:rsid w:val="7E4D04C8"/>
    <w:rsid w:val="7E4F6B32"/>
    <w:rsid w:val="7E5000BA"/>
    <w:rsid w:val="7E53D22D"/>
    <w:rsid w:val="7E53E2ED"/>
    <w:rsid w:val="7E5426E4"/>
    <w:rsid w:val="7E55F1C5"/>
    <w:rsid w:val="7E566F0F"/>
    <w:rsid w:val="7E56ACAE"/>
    <w:rsid w:val="7E56E1BA"/>
    <w:rsid w:val="7E5867F0"/>
    <w:rsid w:val="7E58A1EF"/>
    <w:rsid w:val="7E5930BC"/>
    <w:rsid w:val="7E5AC623"/>
    <w:rsid w:val="7E5C069F"/>
    <w:rsid w:val="7E5E9D6C"/>
    <w:rsid w:val="7E5F25F2"/>
    <w:rsid w:val="7E60E6FE"/>
    <w:rsid w:val="7E61C70B"/>
    <w:rsid w:val="7E627678"/>
    <w:rsid w:val="7E631963"/>
    <w:rsid w:val="7E63B5D6"/>
    <w:rsid w:val="7E6648C6"/>
    <w:rsid w:val="7E66D987"/>
    <w:rsid w:val="7E6B8B25"/>
    <w:rsid w:val="7E6EB8E4"/>
    <w:rsid w:val="7E6ED996"/>
    <w:rsid w:val="7E73BF20"/>
    <w:rsid w:val="7E74F70A"/>
    <w:rsid w:val="7E7601AC"/>
    <w:rsid w:val="7E769F8E"/>
    <w:rsid w:val="7E780626"/>
    <w:rsid w:val="7E784CED"/>
    <w:rsid w:val="7E7B8577"/>
    <w:rsid w:val="7E7D00DC"/>
    <w:rsid w:val="7E7DBF08"/>
    <w:rsid w:val="7E7FB2B9"/>
    <w:rsid w:val="7E7FBD11"/>
    <w:rsid w:val="7E8000B9"/>
    <w:rsid w:val="7E804F15"/>
    <w:rsid w:val="7E82B857"/>
    <w:rsid w:val="7E85A617"/>
    <w:rsid w:val="7E867ACF"/>
    <w:rsid w:val="7E86C9D5"/>
    <w:rsid w:val="7E872224"/>
    <w:rsid w:val="7E894B0B"/>
    <w:rsid w:val="7E8BC2B0"/>
    <w:rsid w:val="7E8EAE02"/>
    <w:rsid w:val="7E8EEFC2"/>
    <w:rsid w:val="7E90380E"/>
    <w:rsid w:val="7E93557C"/>
    <w:rsid w:val="7E935C0D"/>
    <w:rsid w:val="7E945D23"/>
    <w:rsid w:val="7E94BA43"/>
    <w:rsid w:val="7E974029"/>
    <w:rsid w:val="7E974C10"/>
    <w:rsid w:val="7E9770D7"/>
    <w:rsid w:val="7E9A29DB"/>
    <w:rsid w:val="7E9B140E"/>
    <w:rsid w:val="7E9B4D2C"/>
    <w:rsid w:val="7E9B6D05"/>
    <w:rsid w:val="7E9BFFF1"/>
    <w:rsid w:val="7E9CB987"/>
    <w:rsid w:val="7E9D2E98"/>
    <w:rsid w:val="7E9D65BA"/>
    <w:rsid w:val="7E9DA581"/>
    <w:rsid w:val="7E9EE7D7"/>
    <w:rsid w:val="7EA15B74"/>
    <w:rsid w:val="7EA29BD5"/>
    <w:rsid w:val="7EA35EC4"/>
    <w:rsid w:val="7EA43592"/>
    <w:rsid w:val="7EA5B5C7"/>
    <w:rsid w:val="7EA94C5A"/>
    <w:rsid w:val="7EABD3EE"/>
    <w:rsid w:val="7EAC3F51"/>
    <w:rsid w:val="7EAD3A30"/>
    <w:rsid w:val="7EAD4F52"/>
    <w:rsid w:val="7EAD7452"/>
    <w:rsid w:val="7EB0C465"/>
    <w:rsid w:val="7EB32440"/>
    <w:rsid w:val="7EB43898"/>
    <w:rsid w:val="7EB4B756"/>
    <w:rsid w:val="7EB51A54"/>
    <w:rsid w:val="7EB52713"/>
    <w:rsid w:val="7EB70706"/>
    <w:rsid w:val="7EB84E7D"/>
    <w:rsid w:val="7EBADCBA"/>
    <w:rsid w:val="7EBB17FB"/>
    <w:rsid w:val="7EBBE456"/>
    <w:rsid w:val="7EBCFD15"/>
    <w:rsid w:val="7EBD7FFD"/>
    <w:rsid w:val="7EBE47A0"/>
    <w:rsid w:val="7EBEED36"/>
    <w:rsid w:val="7EBEEFEE"/>
    <w:rsid w:val="7EC0E272"/>
    <w:rsid w:val="7EC14896"/>
    <w:rsid w:val="7EC3FAF8"/>
    <w:rsid w:val="7EC5AB1D"/>
    <w:rsid w:val="7EC60BF6"/>
    <w:rsid w:val="7EC70898"/>
    <w:rsid w:val="7EC94CA9"/>
    <w:rsid w:val="7EC9B8F7"/>
    <w:rsid w:val="7ECA5208"/>
    <w:rsid w:val="7ECBE3C6"/>
    <w:rsid w:val="7ECC2BF8"/>
    <w:rsid w:val="7ECCECEB"/>
    <w:rsid w:val="7ECF69BC"/>
    <w:rsid w:val="7ED0579C"/>
    <w:rsid w:val="7ED0C49B"/>
    <w:rsid w:val="7ED0F74F"/>
    <w:rsid w:val="7ED11065"/>
    <w:rsid w:val="7ED2F6B0"/>
    <w:rsid w:val="7ED54D54"/>
    <w:rsid w:val="7ED5941C"/>
    <w:rsid w:val="7ED5987A"/>
    <w:rsid w:val="7ED5C9D6"/>
    <w:rsid w:val="7ED65DAA"/>
    <w:rsid w:val="7ED68B1E"/>
    <w:rsid w:val="7ED88C67"/>
    <w:rsid w:val="7ED97C32"/>
    <w:rsid w:val="7EDA9F78"/>
    <w:rsid w:val="7EDAFA80"/>
    <w:rsid w:val="7EDC9DA3"/>
    <w:rsid w:val="7EDCACDE"/>
    <w:rsid w:val="7EDD804C"/>
    <w:rsid w:val="7EDEE714"/>
    <w:rsid w:val="7EDEEFA6"/>
    <w:rsid w:val="7EDF25F6"/>
    <w:rsid w:val="7EE0448F"/>
    <w:rsid w:val="7EE131E9"/>
    <w:rsid w:val="7EE366FB"/>
    <w:rsid w:val="7EE40CAC"/>
    <w:rsid w:val="7EE4CCDF"/>
    <w:rsid w:val="7EE500C5"/>
    <w:rsid w:val="7EE8868A"/>
    <w:rsid w:val="7EE8E497"/>
    <w:rsid w:val="7EE93C25"/>
    <w:rsid w:val="7EE9F2F0"/>
    <w:rsid w:val="7EEA04D1"/>
    <w:rsid w:val="7EEA7909"/>
    <w:rsid w:val="7EED3F00"/>
    <w:rsid w:val="7EED5B01"/>
    <w:rsid w:val="7EEE3A5F"/>
    <w:rsid w:val="7EEF7A15"/>
    <w:rsid w:val="7EF0C0CB"/>
    <w:rsid w:val="7EF36990"/>
    <w:rsid w:val="7EF5983B"/>
    <w:rsid w:val="7EF5E369"/>
    <w:rsid w:val="7EF69CE9"/>
    <w:rsid w:val="7EF6D4C5"/>
    <w:rsid w:val="7EF79884"/>
    <w:rsid w:val="7EFC84F6"/>
    <w:rsid w:val="7EFD76F0"/>
    <w:rsid w:val="7EFE0B9F"/>
    <w:rsid w:val="7EFF92B7"/>
    <w:rsid w:val="7F008452"/>
    <w:rsid w:val="7F0215C3"/>
    <w:rsid w:val="7F022161"/>
    <w:rsid w:val="7F025810"/>
    <w:rsid w:val="7F02C5BE"/>
    <w:rsid w:val="7F045428"/>
    <w:rsid w:val="7F04980B"/>
    <w:rsid w:val="7F051AFF"/>
    <w:rsid w:val="7F061C09"/>
    <w:rsid w:val="7F0AEE24"/>
    <w:rsid w:val="7F0C0EAA"/>
    <w:rsid w:val="7F0D1634"/>
    <w:rsid w:val="7F0E0598"/>
    <w:rsid w:val="7F12B4C9"/>
    <w:rsid w:val="7F133245"/>
    <w:rsid w:val="7F1341CC"/>
    <w:rsid w:val="7F13625F"/>
    <w:rsid w:val="7F144C80"/>
    <w:rsid w:val="7F14B789"/>
    <w:rsid w:val="7F15A5B1"/>
    <w:rsid w:val="7F15FA9B"/>
    <w:rsid w:val="7F1660A1"/>
    <w:rsid w:val="7F1686D8"/>
    <w:rsid w:val="7F17E40B"/>
    <w:rsid w:val="7F1B390B"/>
    <w:rsid w:val="7F1B5499"/>
    <w:rsid w:val="7F1CD423"/>
    <w:rsid w:val="7F1D088A"/>
    <w:rsid w:val="7F1E1306"/>
    <w:rsid w:val="7F1EE92E"/>
    <w:rsid w:val="7F1F5AD4"/>
    <w:rsid w:val="7F20C426"/>
    <w:rsid w:val="7F218660"/>
    <w:rsid w:val="7F21EC47"/>
    <w:rsid w:val="7F22A68A"/>
    <w:rsid w:val="7F236AF6"/>
    <w:rsid w:val="7F2381C6"/>
    <w:rsid w:val="7F259AD9"/>
    <w:rsid w:val="7F25F803"/>
    <w:rsid w:val="7F263C10"/>
    <w:rsid w:val="7F264BD8"/>
    <w:rsid w:val="7F27B08A"/>
    <w:rsid w:val="7F2BCCBF"/>
    <w:rsid w:val="7F2CD202"/>
    <w:rsid w:val="7F2DCADA"/>
    <w:rsid w:val="7F2E9D13"/>
    <w:rsid w:val="7F309F10"/>
    <w:rsid w:val="7F30F138"/>
    <w:rsid w:val="7F330508"/>
    <w:rsid w:val="7F350099"/>
    <w:rsid w:val="7F389090"/>
    <w:rsid w:val="7F3961D2"/>
    <w:rsid w:val="7F3A9924"/>
    <w:rsid w:val="7F3C46DA"/>
    <w:rsid w:val="7F3C48A8"/>
    <w:rsid w:val="7F3C676E"/>
    <w:rsid w:val="7F3C7478"/>
    <w:rsid w:val="7F3DEC93"/>
    <w:rsid w:val="7F3E67DA"/>
    <w:rsid w:val="7F4088CA"/>
    <w:rsid w:val="7F40CDC8"/>
    <w:rsid w:val="7F410290"/>
    <w:rsid w:val="7F4115CF"/>
    <w:rsid w:val="7F412EFF"/>
    <w:rsid w:val="7F42F53E"/>
    <w:rsid w:val="7F4397B5"/>
    <w:rsid w:val="7F452C9E"/>
    <w:rsid w:val="7F453562"/>
    <w:rsid w:val="7F455969"/>
    <w:rsid w:val="7F46682B"/>
    <w:rsid w:val="7F498B4F"/>
    <w:rsid w:val="7F4A8897"/>
    <w:rsid w:val="7F4AEBA5"/>
    <w:rsid w:val="7F4B00D0"/>
    <w:rsid w:val="7F4B4CE2"/>
    <w:rsid w:val="7F4BCAF4"/>
    <w:rsid w:val="7F4C8321"/>
    <w:rsid w:val="7F4DB203"/>
    <w:rsid w:val="7F4E8BCB"/>
    <w:rsid w:val="7F534EA9"/>
    <w:rsid w:val="7F53A06C"/>
    <w:rsid w:val="7F54B8C1"/>
    <w:rsid w:val="7F5776F3"/>
    <w:rsid w:val="7F5A08A5"/>
    <w:rsid w:val="7F5AD5B4"/>
    <w:rsid w:val="7F601F21"/>
    <w:rsid w:val="7F605A9E"/>
    <w:rsid w:val="7F63367E"/>
    <w:rsid w:val="7F64A8D7"/>
    <w:rsid w:val="7F679C5E"/>
    <w:rsid w:val="7F68C38E"/>
    <w:rsid w:val="7F68FDBC"/>
    <w:rsid w:val="7F6C3531"/>
    <w:rsid w:val="7F6CFACC"/>
    <w:rsid w:val="7F6E0C2C"/>
    <w:rsid w:val="7F72710A"/>
    <w:rsid w:val="7F72F84D"/>
    <w:rsid w:val="7F73FC86"/>
    <w:rsid w:val="7F754347"/>
    <w:rsid w:val="7F764C77"/>
    <w:rsid w:val="7F78F725"/>
    <w:rsid w:val="7F795CBC"/>
    <w:rsid w:val="7F7968F6"/>
    <w:rsid w:val="7F7D8D3A"/>
    <w:rsid w:val="7F800883"/>
    <w:rsid w:val="7F811C3E"/>
    <w:rsid w:val="7F835070"/>
    <w:rsid w:val="7F851CB6"/>
    <w:rsid w:val="7F85A2E2"/>
    <w:rsid w:val="7F86310A"/>
    <w:rsid w:val="7F8AC25D"/>
    <w:rsid w:val="7F8ADA4B"/>
    <w:rsid w:val="7F91AF61"/>
    <w:rsid w:val="7F956869"/>
    <w:rsid w:val="7F95974A"/>
    <w:rsid w:val="7F961D96"/>
    <w:rsid w:val="7F96A505"/>
    <w:rsid w:val="7F98377E"/>
    <w:rsid w:val="7F9AAC9C"/>
    <w:rsid w:val="7F9BE579"/>
    <w:rsid w:val="7F9CC012"/>
    <w:rsid w:val="7F9D074B"/>
    <w:rsid w:val="7F9FFA3F"/>
    <w:rsid w:val="7FA083FE"/>
    <w:rsid w:val="7FA08CDE"/>
    <w:rsid w:val="7FA35957"/>
    <w:rsid w:val="7FA4D9ED"/>
    <w:rsid w:val="7FA65232"/>
    <w:rsid w:val="7FA8E36B"/>
    <w:rsid w:val="7FA9070E"/>
    <w:rsid w:val="7FA9B90C"/>
    <w:rsid w:val="7FAB62F4"/>
    <w:rsid w:val="7FAC86BC"/>
    <w:rsid w:val="7FAE1045"/>
    <w:rsid w:val="7FAFE248"/>
    <w:rsid w:val="7FB124B0"/>
    <w:rsid w:val="7FB1D8F2"/>
    <w:rsid w:val="7FB36E54"/>
    <w:rsid w:val="7FB6B2CE"/>
    <w:rsid w:val="7FB841E1"/>
    <w:rsid w:val="7FB8D149"/>
    <w:rsid w:val="7FBEBD03"/>
    <w:rsid w:val="7FBECBB5"/>
    <w:rsid w:val="7FBFD956"/>
    <w:rsid w:val="7FC31824"/>
    <w:rsid w:val="7FC3FEB2"/>
    <w:rsid w:val="7FC4036C"/>
    <w:rsid w:val="7FC445C7"/>
    <w:rsid w:val="7FC47BD4"/>
    <w:rsid w:val="7FC70319"/>
    <w:rsid w:val="7FC743E1"/>
    <w:rsid w:val="7FC7E7F1"/>
    <w:rsid w:val="7FC8D2E2"/>
    <w:rsid w:val="7FCCECB0"/>
    <w:rsid w:val="7FCE2D66"/>
    <w:rsid w:val="7FD0B64B"/>
    <w:rsid w:val="7FD110E7"/>
    <w:rsid w:val="7FD2AFF8"/>
    <w:rsid w:val="7FD3966C"/>
    <w:rsid w:val="7FD4025D"/>
    <w:rsid w:val="7FD55EFA"/>
    <w:rsid w:val="7FD70204"/>
    <w:rsid w:val="7FD8738E"/>
    <w:rsid w:val="7FD96A0D"/>
    <w:rsid w:val="7FDA7C50"/>
    <w:rsid w:val="7FDA80A5"/>
    <w:rsid w:val="7FDC0E21"/>
    <w:rsid w:val="7FDDBA5B"/>
    <w:rsid w:val="7FDDBCF0"/>
    <w:rsid w:val="7FDDC8A9"/>
    <w:rsid w:val="7FDE5221"/>
    <w:rsid w:val="7FDEAEAB"/>
    <w:rsid w:val="7FE1A18E"/>
    <w:rsid w:val="7FE4AB18"/>
    <w:rsid w:val="7FE4C140"/>
    <w:rsid w:val="7FE603E6"/>
    <w:rsid w:val="7FE76D3A"/>
    <w:rsid w:val="7FE9B241"/>
    <w:rsid w:val="7FEA44CD"/>
    <w:rsid w:val="7FEB1EE1"/>
    <w:rsid w:val="7FEB7D52"/>
    <w:rsid w:val="7FECFA9E"/>
    <w:rsid w:val="7FEDF07F"/>
    <w:rsid w:val="7FEE8FE8"/>
    <w:rsid w:val="7FEEB24A"/>
    <w:rsid w:val="7FF00974"/>
    <w:rsid w:val="7FF17480"/>
    <w:rsid w:val="7FF18E79"/>
    <w:rsid w:val="7FF19C65"/>
    <w:rsid w:val="7FF2C6A5"/>
    <w:rsid w:val="7FF2FCAA"/>
    <w:rsid w:val="7FF3DD63"/>
    <w:rsid w:val="7FF42217"/>
    <w:rsid w:val="7FF54929"/>
    <w:rsid w:val="7FF6D79C"/>
    <w:rsid w:val="7FF741EF"/>
    <w:rsid w:val="7FFBA845"/>
    <w:rsid w:val="7FFBBE76"/>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EB84DF6"/>
  <w14:defaultImageDpi w14:val="330"/>
  <w15:docId w15:val="{D9FEC129-E74C-5D44-AC4E-F57F670CB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902"/>
    <w:rPr>
      <w:rFonts w:ascii="Times New Roman" w:eastAsia="Times New Roman" w:hAnsi="Times New Roman" w:cs="Times New Roman"/>
      <w:lang w:val="en-US"/>
    </w:rPr>
  </w:style>
  <w:style w:type="paragraph" w:styleId="Heading1">
    <w:name w:val="heading 1"/>
    <w:basedOn w:val="Normal"/>
    <w:next w:val="Normal"/>
    <w:link w:val="Heading1Char"/>
    <w:uiPriority w:val="9"/>
    <w:qFormat/>
    <w:rsid w:val="00E75F5A"/>
    <w:pPr>
      <w:keepNext/>
      <w:keepLines/>
      <w:spacing w:before="240"/>
      <w:jc w:val="both"/>
      <w:outlineLvl w:val="0"/>
    </w:pPr>
    <w:rPr>
      <w:rFonts w:asciiTheme="minorHAnsi" w:eastAsiaTheme="majorEastAsia" w:hAnsiTheme="minorHAnsi" w:cstheme="majorBidi"/>
      <w:color w:val="2F5496" w:themeColor="accent1" w:themeShade="BF"/>
      <w:sz w:val="32"/>
      <w:szCs w:val="32"/>
      <w:lang w:val="en-GB"/>
    </w:rPr>
  </w:style>
  <w:style w:type="paragraph" w:styleId="Heading2">
    <w:name w:val="heading 2"/>
    <w:basedOn w:val="Normal"/>
    <w:next w:val="Normal"/>
    <w:link w:val="Heading2Char"/>
    <w:uiPriority w:val="9"/>
    <w:unhideWhenUsed/>
    <w:qFormat/>
    <w:rsid w:val="00755903"/>
    <w:pPr>
      <w:keepNext/>
      <w:keepLines/>
      <w:spacing w:before="40" w:line="480" w:lineRule="auto"/>
      <w:outlineLvl w:val="1"/>
    </w:pPr>
    <w:rPr>
      <w:rFonts w:eastAsiaTheme="majorEastAsia"/>
      <w:b/>
      <w:color w:val="000000" w:themeColor="text1"/>
      <w:sz w:val="28"/>
      <w:szCs w:val="28"/>
    </w:rPr>
  </w:style>
  <w:style w:type="paragraph" w:styleId="Heading3">
    <w:name w:val="heading 3"/>
    <w:aliases w:val="Heading 3 (alt)"/>
    <w:basedOn w:val="Normal"/>
    <w:next w:val="Normal"/>
    <w:link w:val="Heading3Char"/>
    <w:uiPriority w:val="9"/>
    <w:unhideWhenUsed/>
    <w:qFormat/>
    <w:rsid w:val="001A6F71"/>
    <w:pPr>
      <w:keepNext/>
      <w:keepLines/>
      <w:spacing w:before="40"/>
      <w:outlineLvl w:val="2"/>
    </w:pPr>
    <w:rPr>
      <w:rFonts w:eastAsiaTheme="majorEastAsia" w:cstheme="majorBidi"/>
      <w:b/>
      <w:i/>
      <w:color w:val="000000" w:themeColor="text1"/>
      <w:sz w:val="28"/>
      <w:lang w:val="en-GB"/>
    </w:rPr>
  </w:style>
  <w:style w:type="paragraph" w:styleId="Heading4">
    <w:name w:val="heading 4"/>
    <w:basedOn w:val="Normal"/>
    <w:next w:val="Normal"/>
    <w:link w:val="Heading4Char"/>
    <w:uiPriority w:val="9"/>
    <w:semiHidden/>
    <w:unhideWhenUsed/>
    <w:qFormat/>
    <w:rsid w:val="003708A3"/>
    <w:pPr>
      <w:keepNext/>
      <w:keepLines/>
      <w:spacing w:before="40"/>
      <w:outlineLvl w:val="3"/>
    </w:pPr>
    <w:rPr>
      <w:rFonts w:asciiTheme="majorHAnsi" w:eastAsiaTheme="majorEastAsia" w:hAnsiTheme="majorHAnsi" w:cstheme="majorBidi"/>
      <w:i/>
      <w:iCs/>
      <w:color w:val="2F5496" w:themeColor="accent1" w:themeShade="BF"/>
      <w:lang w:val="en-GB"/>
    </w:rPr>
  </w:style>
  <w:style w:type="paragraph" w:styleId="Heading5">
    <w:name w:val="heading 5"/>
    <w:basedOn w:val="Normal"/>
    <w:next w:val="Normal"/>
    <w:link w:val="Heading5Char"/>
    <w:uiPriority w:val="9"/>
    <w:semiHidden/>
    <w:unhideWhenUsed/>
    <w:qFormat/>
    <w:rsid w:val="00076B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6BE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BE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BE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BE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F5A"/>
    <w:rPr>
      <w:rFonts w:eastAsiaTheme="majorEastAsia" w:cstheme="majorBidi"/>
      <w:color w:val="2F5496" w:themeColor="accent1" w:themeShade="BF"/>
      <w:sz w:val="32"/>
      <w:szCs w:val="32"/>
    </w:rPr>
  </w:style>
  <w:style w:type="character" w:customStyle="1" w:styleId="Heading2Char">
    <w:name w:val="Heading 2 Char"/>
    <w:basedOn w:val="DefaultParagraphFont"/>
    <w:link w:val="Heading2"/>
    <w:uiPriority w:val="9"/>
    <w:rsid w:val="00755903"/>
    <w:rPr>
      <w:rFonts w:ascii="Times New Roman" w:eastAsiaTheme="majorEastAsia" w:hAnsi="Times New Roman" w:cs="Times New Roman"/>
      <w:b/>
      <w:color w:val="000000" w:themeColor="text1"/>
      <w:sz w:val="28"/>
      <w:szCs w:val="28"/>
      <w:lang w:val="en-US"/>
    </w:rPr>
  </w:style>
  <w:style w:type="character" w:customStyle="1" w:styleId="Heading3Char">
    <w:name w:val="Heading 3 Char"/>
    <w:aliases w:val="Heading 3 (alt) Char"/>
    <w:basedOn w:val="DefaultParagraphFont"/>
    <w:link w:val="Heading3"/>
    <w:uiPriority w:val="9"/>
    <w:rsid w:val="001A6F71"/>
    <w:rPr>
      <w:rFonts w:ascii="Times New Roman" w:eastAsiaTheme="majorEastAsia" w:hAnsi="Times New Roman" w:cstheme="majorBidi"/>
      <w:b/>
      <w:i/>
      <w:color w:val="000000" w:themeColor="text1"/>
      <w:sz w:val="28"/>
    </w:rPr>
  </w:style>
  <w:style w:type="character" w:styleId="Hyperlink">
    <w:name w:val="Hyperlink"/>
    <w:basedOn w:val="DefaultParagraphFont"/>
    <w:uiPriority w:val="99"/>
    <w:unhideWhenUsed/>
    <w:rsid w:val="001B38A2"/>
    <w:rPr>
      <w:color w:val="0000FF"/>
      <w:u w:val="single"/>
    </w:rPr>
  </w:style>
  <w:style w:type="paragraph" w:styleId="ListParagraph">
    <w:name w:val="List Paragraph"/>
    <w:basedOn w:val="Normal"/>
    <w:qFormat/>
    <w:rsid w:val="001B38A2"/>
    <w:pPr>
      <w:ind w:left="720"/>
      <w:contextualSpacing/>
    </w:pPr>
    <w:rPr>
      <w:rFonts w:eastAsia="SimSun"/>
      <w:lang w:val="en-GB"/>
    </w:rPr>
  </w:style>
  <w:style w:type="character" w:styleId="PlaceholderText">
    <w:name w:val="Placeholder Text"/>
    <w:basedOn w:val="DefaultParagraphFont"/>
    <w:uiPriority w:val="99"/>
    <w:semiHidden/>
    <w:rsid w:val="007148F6"/>
    <w:rPr>
      <w:color w:val="808080"/>
    </w:rPr>
  </w:style>
  <w:style w:type="character" w:styleId="FollowedHyperlink">
    <w:name w:val="FollowedHyperlink"/>
    <w:basedOn w:val="DefaultParagraphFont"/>
    <w:uiPriority w:val="99"/>
    <w:semiHidden/>
    <w:unhideWhenUsed/>
    <w:rsid w:val="006E5394"/>
    <w:rPr>
      <w:color w:val="954F72" w:themeColor="followedHyperlink"/>
      <w:u w:val="single"/>
    </w:rPr>
  </w:style>
  <w:style w:type="paragraph" w:styleId="NormalWeb">
    <w:name w:val="Normal (Web)"/>
    <w:basedOn w:val="Normal"/>
    <w:uiPriority w:val="99"/>
    <w:semiHidden/>
    <w:unhideWhenUsed/>
    <w:rsid w:val="00735443"/>
    <w:pPr>
      <w:spacing w:before="100" w:beforeAutospacing="1" w:after="100" w:afterAutospacing="1"/>
    </w:pPr>
    <w:rPr>
      <w:rFonts w:eastAsia="SimSun"/>
    </w:rPr>
  </w:style>
  <w:style w:type="character" w:customStyle="1" w:styleId="apple-converted-space">
    <w:name w:val="apple-converted-space"/>
    <w:basedOn w:val="DefaultParagraphFont"/>
    <w:rsid w:val="00735443"/>
  </w:style>
  <w:style w:type="paragraph" w:styleId="DocumentMap">
    <w:name w:val="Document Map"/>
    <w:basedOn w:val="Normal"/>
    <w:link w:val="DocumentMapChar"/>
    <w:uiPriority w:val="99"/>
    <w:semiHidden/>
    <w:unhideWhenUsed/>
    <w:rsid w:val="00735443"/>
    <w:rPr>
      <w:rFonts w:eastAsia="SimSun"/>
      <w:lang w:val="en-GB"/>
    </w:rPr>
  </w:style>
  <w:style w:type="character" w:customStyle="1" w:styleId="DocumentMapChar">
    <w:name w:val="Document Map Char"/>
    <w:basedOn w:val="DefaultParagraphFont"/>
    <w:link w:val="DocumentMap"/>
    <w:uiPriority w:val="99"/>
    <w:semiHidden/>
    <w:rsid w:val="00735443"/>
    <w:rPr>
      <w:rFonts w:ascii="Times New Roman" w:eastAsia="SimSun" w:hAnsi="Times New Roman" w:cs="Times New Roman"/>
    </w:rPr>
  </w:style>
  <w:style w:type="table" w:styleId="TableGrid">
    <w:name w:val="Table Grid"/>
    <w:basedOn w:val="TableNormal"/>
    <w:uiPriority w:val="39"/>
    <w:rsid w:val="00735443"/>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51">
    <w:name w:val="Plain Table 51"/>
    <w:basedOn w:val="TableNormal"/>
    <w:uiPriority w:val="45"/>
    <w:rsid w:val="00735443"/>
    <w:rPr>
      <w:rFonts w:eastAsia="SimSun"/>
    </w:rPr>
    <w:tblPr>
      <w:tblStyleRowBandSize w:val="1"/>
      <w:tblStyleColBandSize w:val="1"/>
    </w:tblPr>
    <w:tblStylePr w:type="firstRow">
      <w:rPr>
        <w:rFonts w:ascii="Calibri Light" w:eastAsia="MS Gothic" w:hAnsi="Calibri Light" w:cs="Times New Roman"/>
        <w:i/>
        <w:iCs/>
        <w:sz w:val="26"/>
      </w:rPr>
      <w:tblPr/>
      <w:tcPr>
        <w:tcBorders>
          <w:bottom w:val="single" w:sz="4" w:space="0" w:color="7F7F7F"/>
        </w:tcBorders>
        <w:shd w:val="clear" w:color="auto" w:fill="FFFFFF"/>
      </w:tcPr>
    </w:tblStylePr>
    <w:tblStylePr w:type="lastRow">
      <w:rPr>
        <w:rFonts w:ascii="Calibri Light" w:eastAsia="MS Gothic"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MS Gothic" w:hAnsi="Calibri Light" w:cs="Times New Roman"/>
        <w:i/>
        <w:iCs/>
        <w:sz w:val="26"/>
      </w:rPr>
      <w:tblPr/>
      <w:tcPr>
        <w:tcBorders>
          <w:right w:val="single" w:sz="4" w:space="0" w:color="7F7F7F"/>
        </w:tcBorders>
        <w:shd w:val="clear" w:color="auto" w:fill="FFFFFF"/>
      </w:tcPr>
    </w:tblStylePr>
    <w:tblStylePr w:type="lastCol">
      <w:rPr>
        <w:rFonts w:ascii="Calibri Light" w:eastAsia="MS Gothic"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1Light1">
    <w:name w:val="Grid Table 1 Light1"/>
    <w:basedOn w:val="TableNormal"/>
    <w:uiPriority w:val="46"/>
    <w:rsid w:val="00735443"/>
    <w:rPr>
      <w:rFonts w:eastAsia="SimSun"/>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735443"/>
    <w:rPr>
      <w:sz w:val="16"/>
      <w:szCs w:val="16"/>
    </w:rPr>
  </w:style>
  <w:style w:type="paragraph" w:customStyle="1" w:styleId="CommentText1">
    <w:name w:val="Comment Text1"/>
    <w:basedOn w:val="Normal"/>
    <w:next w:val="CommentText"/>
    <w:link w:val="CommentTextChar"/>
    <w:uiPriority w:val="99"/>
    <w:semiHidden/>
    <w:unhideWhenUsed/>
    <w:rsid w:val="00735443"/>
    <w:pPr>
      <w:spacing w:after="200"/>
    </w:pPr>
    <w:rPr>
      <w:rFonts w:eastAsia="Calibri"/>
      <w:sz w:val="20"/>
      <w:szCs w:val="20"/>
      <w:lang w:val="en-GB" w:eastAsia="en-US"/>
    </w:rPr>
  </w:style>
  <w:style w:type="character" w:customStyle="1" w:styleId="CommentTextChar">
    <w:name w:val="Comment Text Char"/>
    <w:basedOn w:val="DefaultParagraphFont"/>
    <w:link w:val="CommentText1"/>
    <w:uiPriority w:val="99"/>
    <w:semiHidden/>
    <w:rsid w:val="00735443"/>
    <w:rPr>
      <w:rFonts w:eastAsia="Calibri"/>
      <w:sz w:val="20"/>
      <w:szCs w:val="20"/>
      <w:lang w:eastAsia="en-US"/>
    </w:rPr>
  </w:style>
  <w:style w:type="paragraph" w:styleId="BalloonText">
    <w:name w:val="Balloon Text"/>
    <w:basedOn w:val="Normal"/>
    <w:link w:val="BalloonTextChar"/>
    <w:uiPriority w:val="99"/>
    <w:semiHidden/>
    <w:unhideWhenUsed/>
    <w:rsid w:val="00735443"/>
    <w:rPr>
      <w:rFonts w:eastAsia="SimSun"/>
      <w:sz w:val="18"/>
      <w:szCs w:val="18"/>
      <w:lang w:val="en-GB"/>
    </w:rPr>
  </w:style>
  <w:style w:type="character" w:customStyle="1" w:styleId="BalloonTextChar">
    <w:name w:val="Balloon Text Char"/>
    <w:basedOn w:val="DefaultParagraphFont"/>
    <w:link w:val="BalloonText"/>
    <w:uiPriority w:val="99"/>
    <w:semiHidden/>
    <w:rsid w:val="00735443"/>
    <w:rPr>
      <w:rFonts w:ascii="Times New Roman" w:eastAsia="SimSun" w:hAnsi="Times New Roman" w:cs="Times New Roman"/>
      <w:sz w:val="18"/>
      <w:szCs w:val="18"/>
    </w:rPr>
  </w:style>
  <w:style w:type="paragraph" w:styleId="CommentText">
    <w:name w:val="annotation text"/>
    <w:basedOn w:val="Normal"/>
    <w:link w:val="CommentTextChar1"/>
    <w:uiPriority w:val="99"/>
    <w:unhideWhenUsed/>
    <w:rsid w:val="00735443"/>
    <w:rPr>
      <w:lang w:val="en-GB"/>
    </w:rPr>
  </w:style>
  <w:style w:type="character" w:customStyle="1" w:styleId="CommentTextChar1">
    <w:name w:val="Comment Text Char1"/>
    <w:basedOn w:val="DefaultParagraphFont"/>
    <w:link w:val="CommentText"/>
    <w:uiPriority w:val="99"/>
    <w:rsid w:val="00735443"/>
  </w:style>
  <w:style w:type="paragraph" w:styleId="CommentSubject">
    <w:name w:val="annotation subject"/>
    <w:basedOn w:val="CommentText"/>
    <w:next w:val="CommentText"/>
    <w:link w:val="CommentSubjectChar"/>
    <w:uiPriority w:val="99"/>
    <w:semiHidden/>
    <w:unhideWhenUsed/>
    <w:rsid w:val="00735443"/>
    <w:rPr>
      <w:rFonts w:eastAsia="SimSun"/>
      <w:b/>
      <w:bCs/>
      <w:sz w:val="20"/>
      <w:szCs w:val="20"/>
    </w:rPr>
  </w:style>
  <w:style w:type="character" w:customStyle="1" w:styleId="CommentSubjectChar">
    <w:name w:val="Comment Subject Char"/>
    <w:basedOn w:val="CommentTextChar1"/>
    <w:link w:val="CommentSubject"/>
    <w:uiPriority w:val="99"/>
    <w:semiHidden/>
    <w:rsid w:val="00735443"/>
    <w:rPr>
      <w:rFonts w:eastAsia="SimSun"/>
      <w:b/>
      <w:bCs/>
      <w:sz w:val="20"/>
      <w:szCs w:val="20"/>
    </w:rPr>
  </w:style>
  <w:style w:type="paragraph" w:styleId="Header">
    <w:name w:val="header"/>
    <w:basedOn w:val="Normal"/>
    <w:link w:val="HeaderChar"/>
    <w:uiPriority w:val="99"/>
    <w:unhideWhenUsed/>
    <w:rsid w:val="00735443"/>
    <w:pPr>
      <w:tabs>
        <w:tab w:val="center" w:pos="4680"/>
        <w:tab w:val="right" w:pos="9360"/>
      </w:tabs>
    </w:pPr>
    <w:rPr>
      <w:rFonts w:eastAsia="SimSun"/>
      <w:lang w:val="en-GB"/>
    </w:rPr>
  </w:style>
  <w:style w:type="character" w:customStyle="1" w:styleId="HeaderChar">
    <w:name w:val="Header Char"/>
    <w:basedOn w:val="DefaultParagraphFont"/>
    <w:link w:val="Header"/>
    <w:uiPriority w:val="99"/>
    <w:rsid w:val="00735443"/>
    <w:rPr>
      <w:rFonts w:eastAsia="SimSun"/>
    </w:rPr>
  </w:style>
  <w:style w:type="paragraph" w:styleId="Footer">
    <w:name w:val="footer"/>
    <w:basedOn w:val="Normal"/>
    <w:link w:val="FooterChar"/>
    <w:unhideWhenUsed/>
    <w:rsid w:val="00735443"/>
    <w:pPr>
      <w:tabs>
        <w:tab w:val="center" w:pos="4680"/>
        <w:tab w:val="right" w:pos="9360"/>
      </w:tabs>
    </w:pPr>
    <w:rPr>
      <w:rFonts w:eastAsia="SimSun"/>
      <w:lang w:val="en-GB"/>
    </w:rPr>
  </w:style>
  <w:style w:type="character" w:customStyle="1" w:styleId="FooterChar">
    <w:name w:val="Footer Char"/>
    <w:basedOn w:val="DefaultParagraphFont"/>
    <w:link w:val="Footer"/>
    <w:rsid w:val="00735443"/>
    <w:rPr>
      <w:rFonts w:eastAsia="SimSun"/>
    </w:rPr>
  </w:style>
  <w:style w:type="paragraph" w:styleId="Revision">
    <w:name w:val="Revision"/>
    <w:hidden/>
    <w:uiPriority w:val="99"/>
    <w:semiHidden/>
    <w:rsid w:val="00735443"/>
    <w:rPr>
      <w:rFonts w:eastAsia="SimSun"/>
    </w:rPr>
  </w:style>
  <w:style w:type="character" w:styleId="Emphasis">
    <w:name w:val="Emphasis"/>
    <w:basedOn w:val="DefaultParagraphFont"/>
    <w:uiPriority w:val="20"/>
    <w:qFormat/>
    <w:rsid w:val="00E1594F"/>
    <w:rPr>
      <w:i/>
      <w:iCs/>
    </w:rPr>
  </w:style>
  <w:style w:type="character" w:styleId="PageNumber">
    <w:name w:val="page number"/>
    <w:basedOn w:val="DefaultParagraphFont"/>
    <w:uiPriority w:val="99"/>
    <w:semiHidden/>
    <w:unhideWhenUsed/>
    <w:rsid w:val="00104830"/>
  </w:style>
  <w:style w:type="character" w:styleId="HTMLCite">
    <w:name w:val="HTML Cite"/>
    <w:basedOn w:val="DefaultParagraphFont"/>
    <w:uiPriority w:val="99"/>
    <w:semiHidden/>
    <w:unhideWhenUsed/>
    <w:rsid w:val="00865BD5"/>
    <w:rPr>
      <w:i/>
      <w:iCs/>
    </w:rPr>
  </w:style>
  <w:style w:type="character" w:styleId="LineNumber">
    <w:name w:val="line number"/>
    <w:basedOn w:val="DefaultParagraphFont"/>
    <w:uiPriority w:val="99"/>
    <w:semiHidden/>
    <w:unhideWhenUsed/>
    <w:rsid w:val="006B6922"/>
  </w:style>
  <w:style w:type="paragraph" w:styleId="Title">
    <w:name w:val="Title"/>
    <w:basedOn w:val="Normal"/>
    <w:next w:val="Normal"/>
    <w:link w:val="TitleChar"/>
    <w:uiPriority w:val="10"/>
    <w:qFormat/>
    <w:rsid w:val="00755903"/>
    <w:pPr>
      <w:contextualSpacing/>
    </w:pPr>
    <w:rPr>
      <w:rFonts w:asciiTheme="majorHAnsi" w:eastAsiaTheme="majorEastAsia" w:hAnsiTheme="majorHAnsi" w:cstheme="majorBidi"/>
      <w:spacing w:val="-10"/>
      <w:kern w:val="28"/>
      <w:sz w:val="56"/>
      <w:szCs w:val="56"/>
      <w:lang w:val="en-GB"/>
    </w:rPr>
  </w:style>
  <w:style w:type="character" w:customStyle="1" w:styleId="TitleChar">
    <w:name w:val="Title Char"/>
    <w:basedOn w:val="DefaultParagraphFont"/>
    <w:link w:val="Title"/>
    <w:uiPriority w:val="10"/>
    <w:rsid w:val="00755903"/>
    <w:rPr>
      <w:rFonts w:asciiTheme="majorHAnsi" w:eastAsiaTheme="majorEastAsia" w:hAnsiTheme="majorHAnsi" w:cstheme="majorBidi"/>
      <w:spacing w:val="-10"/>
      <w:kern w:val="28"/>
      <w:sz w:val="56"/>
      <w:szCs w:val="56"/>
      <w:lang w:eastAsia="en-GB"/>
    </w:rPr>
  </w:style>
  <w:style w:type="character" w:customStyle="1" w:styleId="highwire-cite-metadata-doi">
    <w:name w:val="highwire-cite-metadata-doi"/>
    <w:basedOn w:val="DefaultParagraphFont"/>
    <w:rsid w:val="00CE21D7"/>
  </w:style>
  <w:style w:type="character" w:customStyle="1" w:styleId="label">
    <w:name w:val="label"/>
    <w:basedOn w:val="DefaultParagraphFont"/>
    <w:rsid w:val="00CE21D7"/>
  </w:style>
  <w:style w:type="paragraph" w:styleId="FootnoteText">
    <w:name w:val="footnote text"/>
    <w:basedOn w:val="Normal"/>
    <w:link w:val="FootnoteTextChar"/>
    <w:uiPriority w:val="99"/>
    <w:unhideWhenUsed/>
    <w:rsid w:val="00371C8D"/>
    <w:rPr>
      <w:lang w:val="en-GB"/>
    </w:rPr>
  </w:style>
  <w:style w:type="character" w:customStyle="1" w:styleId="FootnoteTextChar">
    <w:name w:val="Footnote Text Char"/>
    <w:basedOn w:val="DefaultParagraphFont"/>
    <w:link w:val="FootnoteText"/>
    <w:uiPriority w:val="99"/>
    <w:rsid w:val="00371C8D"/>
    <w:rPr>
      <w:rFonts w:ascii="Times New Roman" w:hAnsi="Times New Roman" w:cs="Times New Roman"/>
      <w:lang w:eastAsia="en-GB"/>
    </w:rPr>
  </w:style>
  <w:style w:type="character" w:styleId="FootnoteReference">
    <w:name w:val="footnote reference"/>
    <w:basedOn w:val="DefaultParagraphFont"/>
    <w:uiPriority w:val="99"/>
    <w:unhideWhenUsed/>
    <w:rsid w:val="00371C8D"/>
    <w:rPr>
      <w:vertAlign w:val="superscript"/>
    </w:rPr>
  </w:style>
  <w:style w:type="character" w:styleId="UnresolvedMention">
    <w:name w:val="Unresolved Mention"/>
    <w:basedOn w:val="DefaultParagraphFont"/>
    <w:uiPriority w:val="99"/>
    <w:unhideWhenUsed/>
    <w:rsid w:val="00B12435"/>
    <w:rPr>
      <w:color w:val="605E5C"/>
      <w:shd w:val="clear" w:color="auto" w:fill="E1DFDD"/>
    </w:rPr>
  </w:style>
  <w:style w:type="character" w:customStyle="1" w:styleId="Heading4Char">
    <w:name w:val="Heading 4 Char"/>
    <w:basedOn w:val="DefaultParagraphFont"/>
    <w:link w:val="Heading4"/>
    <w:uiPriority w:val="9"/>
    <w:semiHidden/>
    <w:rsid w:val="003708A3"/>
    <w:rPr>
      <w:rFonts w:asciiTheme="majorHAnsi" w:eastAsiaTheme="majorEastAsia" w:hAnsiTheme="majorHAnsi" w:cstheme="majorBidi"/>
      <w:i/>
      <w:iCs/>
      <w:color w:val="2F5496" w:themeColor="accent1" w:themeShade="BF"/>
      <w:lang w:eastAsia="en-GB"/>
    </w:rPr>
  </w:style>
  <w:style w:type="character" w:styleId="Mention">
    <w:name w:val="Mention"/>
    <w:basedOn w:val="DefaultParagraphFont"/>
    <w:uiPriority w:val="99"/>
    <w:unhideWhenUsed/>
    <w:rsid w:val="00333E8E"/>
    <w:rPr>
      <w:color w:val="2B579A"/>
      <w:shd w:val="clear" w:color="auto" w:fill="E1DFDD"/>
    </w:rPr>
  </w:style>
  <w:style w:type="paragraph" w:customStyle="1" w:styleId="EndNoteBibliographyTitle">
    <w:name w:val="EndNote Bibliography Title"/>
    <w:basedOn w:val="Normal"/>
    <w:link w:val="EndNoteBibliographyTitleChar"/>
    <w:rsid w:val="00AD46A1"/>
    <w:pPr>
      <w:jc w:val="center"/>
    </w:pPr>
    <w:rPr>
      <w:lang w:val="en-GB"/>
    </w:rPr>
  </w:style>
  <w:style w:type="character" w:customStyle="1" w:styleId="EndNoteBibliographyTitleChar">
    <w:name w:val="EndNote Bibliography Title Char"/>
    <w:basedOn w:val="DefaultParagraphFont"/>
    <w:link w:val="EndNoteBibliographyTitle"/>
    <w:rsid w:val="00AD46A1"/>
    <w:rPr>
      <w:rFonts w:ascii="Times New Roman" w:eastAsia="Times New Roman" w:hAnsi="Times New Roman" w:cs="Times New Roman"/>
    </w:rPr>
  </w:style>
  <w:style w:type="paragraph" w:customStyle="1" w:styleId="EndNoteBibliography">
    <w:name w:val="EndNote Bibliography"/>
    <w:basedOn w:val="Normal"/>
    <w:link w:val="EndNoteBibliographyChar"/>
    <w:rsid w:val="00AD46A1"/>
    <w:rPr>
      <w:lang w:val="en-GB"/>
    </w:rPr>
  </w:style>
  <w:style w:type="character" w:customStyle="1" w:styleId="EndNoteBibliographyChar">
    <w:name w:val="EndNote Bibliography Char"/>
    <w:basedOn w:val="DefaultParagraphFont"/>
    <w:link w:val="EndNoteBibliography"/>
    <w:rsid w:val="00AD46A1"/>
    <w:rPr>
      <w:rFonts w:ascii="Times New Roman" w:eastAsia="Times New Roman" w:hAnsi="Times New Roman" w:cs="Times New Roman"/>
    </w:rPr>
  </w:style>
  <w:style w:type="character" w:customStyle="1" w:styleId="mtext">
    <w:name w:val="mtext"/>
    <w:basedOn w:val="DefaultParagraphFont"/>
    <w:rsid w:val="001E0C8D"/>
  </w:style>
  <w:style w:type="character" w:customStyle="1" w:styleId="mo">
    <w:name w:val="mo"/>
    <w:basedOn w:val="DefaultParagraphFont"/>
    <w:rsid w:val="001E0C8D"/>
  </w:style>
  <w:style w:type="character" w:customStyle="1" w:styleId="mi">
    <w:name w:val="mi"/>
    <w:basedOn w:val="DefaultParagraphFont"/>
    <w:rsid w:val="001E0C8D"/>
  </w:style>
  <w:style w:type="character" w:customStyle="1" w:styleId="mjxassistivemathml">
    <w:name w:val="mjx_assistive_mathml"/>
    <w:basedOn w:val="DefaultParagraphFont"/>
    <w:rsid w:val="001E0C8D"/>
  </w:style>
  <w:style w:type="character" w:customStyle="1" w:styleId="normaltextrun">
    <w:name w:val="normaltextrun"/>
    <w:basedOn w:val="DefaultParagraphFont"/>
    <w:rsid w:val="0013594B"/>
  </w:style>
  <w:style w:type="table" w:customStyle="1" w:styleId="TableGrid1">
    <w:name w:val="Table Grid1"/>
    <w:basedOn w:val="TableNormal"/>
    <w:next w:val="TableGrid"/>
    <w:uiPriority w:val="39"/>
    <w:rsid w:val="00C422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6Colorful">
    <w:name w:val="List Table 6 Colorful"/>
    <w:basedOn w:val="TableNormal"/>
    <w:uiPriority w:val="51"/>
    <w:rsid w:val="0016775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paragraph">
    <w:name w:val="paragraph"/>
    <w:basedOn w:val="Normal"/>
    <w:rsid w:val="00A539EB"/>
    <w:pPr>
      <w:spacing w:before="100" w:beforeAutospacing="1" w:after="100" w:afterAutospacing="1"/>
    </w:pPr>
    <w:rPr>
      <w:lang w:eastAsia="en-US"/>
    </w:rPr>
  </w:style>
  <w:style w:type="character" w:customStyle="1" w:styleId="eop">
    <w:name w:val="eop"/>
    <w:basedOn w:val="DefaultParagraphFont"/>
    <w:rsid w:val="00A539EB"/>
  </w:style>
  <w:style w:type="paragraph" w:styleId="BodyText">
    <w:name w:val="Body Text"/>
    <w:basedOn w:val="Normal"/>
    <w:link w:val="BodyTextChar"/>
    <w:semiHidden/>
    <w:rsid w:val="00A646C6"/>
    <w:pPr>
      <w:spacing w:line="360" w:lineRule="auto"/>
      <w:jc w:val="both"/>
    </w:pPr>
    <w:rPr>
      <w:rFonts w:ascii="Calibri" w:hAnsi="Calibri"/>
      <w:lang w:eastAsia="fr-FR"/>
    </w:rPr>
  </w:style>
  <w:style w:type="character" w:customStyle="1" w:styleId="BodyTextChar">
    <w:name w:val="Body Text Char"/>
    <w:basedOn w:val="DefaultParagraphFont"/>
    <w:link w:val="BodyText"/>
    <w:semiHidden/>
    <w:rsid w:val="00A646C6"/>
    <w:rPr>
      <w:rFonts w:ascii="Calibri" w:eastAsia="Times New Roman" w:hAnsi="Calibri" w:cs="Times New Roman"/>
      <w:lang w:val="en-US" w:eastAsia="fr-FR"/>
    </w:rPr>
  </w:style>
  <w:style w:type="paragraph" w:customStyle="1" w:styleId="xmsonormal">
    <w:name w:val="x_msonormal"/>
    <w:basedOn w:val="Normal"/>
    <w:rsid w:val="00100EC1"/>
    <w:pPr>
      <w:spacing w:before="100" w:beforeAutospacing="1" w:after="100" w:afterAutospacing="1"/>
    </w:pPr>
    <w:rPr>
      <w:rFonts w:ascii="Calibri" w:hAnsi="Calibri"/>
      <w:lang w:val="fr-FR" w:eastAsia="fr-FR"/>
    </w:rPr>
  </w:style>
  <w:style w:type="character" w:styleId="Strong">
    <w:name w:val="Strong"/>
    <w:basedOn w:val="DefaultParagraphFont"/>
    <w:uiPriority w:val="22"/>
    <w:qFormat/>
    <w:rsid w:val="00BB06EF"/>
    <w:rPr>
      <w:b/>
      <w:bCs/>
    </w:rPr>
  </w:style>
  <w:style w:type="character" w:styleId="EndnoteReference">
    <w:name w:val="endnote reference"/>
    <w:basedOn w:val="DefaultParagraphFont"/>
    <w:uiPriority w:val="99"/>
    <w:semiHidden/>
    <w:unhideWhenUsed/>
    <w:rsid w:val="009E0DA3"/>
    <w:rPr>
      <w:vertAlign w:val="superscript"/>
    </w:rPr>
  </w:style>
  <w:style w:type="paragraph" w:styleId="HTMLPreformatted">
    <w:name w:val="HTML Preformatted"/>
    <w:basedOn w:val="Normal"/>
    <w:link w:val="HTMLPreformattedChar"/>
    <w:uiPriority w:val="99"/>
    <w:semiHidden/>
    <w:unhideWhenUsed/>
    <w:rsid w:val="002828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8288A"/>
    <w:rPr>
      <w:rFonts w:ascii="Courier New" w:eastAsia="Times New Roman" w:hAnsi="Courier New" w:cs="Courier New"/>
      <w:sz w:val="20"/>
      <w:szCs w:val="20"/>
      <w:lang w:val="en-US"/>
    </w:rPr>
  </w:style>
  <w:style w:type="character" w:customStyle="1" w:styleId="gmpcvxdbeac">
    <w:name w:val="gmpcvxdbeac"/>
    <w:basedOn w:val="DefaultParagraphFont"/>
    <w:rsid w:val="0028288A"/>
  </w:style>
  <w:style w:type="character" w:customStyle="1" w:styleId="searchmatch">
    <w:name w:val="searchmatch"/>
    <w:basedOn w:val="DefaultParagraphFont"/>
    <w:rsid w:val="00D21560"/>
  </w:style>
  <w:style w:type="paragraph" w:styleId="Caption">
    <w:name w:val="caption"/>
    <w:basedOn w:val="Normal"/>
    <w:rsid w:val="00783326"/>
    <w:pPr>
      <w:suppressLineNumbers/>
      <w:suppressAutoHyphens/>
      <w:autoSpaceDN w:val="0"/>
      <w:spacing w:before="120" w:after="120" w:line="256" w:lineRule="auto"/>
      <w:textAlignment w:val="baseline"/>
    </w:pPr>
    <w:rPr>
      <w:rFonts w:ascii="Calibri" w:eastAsia="Calibri" w:hAnsi="Calibri" w:cs="FreeSans"/>
      <w:i/>
      <w:iCs/>
      <w:color w:val="00000A"/>
      <w:lang w:val="en-GB" w:eastAsia="en-US"/>
    </w:rPr>
  </w:style>
  <w:style w:type="character" w:customStyle="1" w:styleId="Heading5Char">
    <w:name w:val="Heading 5 Char"/>
    <w:basedOn w:val="DefaultParagraphFont"/>
    <w:link w:val="Heading5"/>
    <w:uiPriority w:val="9"/>
    <w:semiHidden/>
    <w:rsid w:val="00076BEE"/>
    <w:rPr>
      <w:rFonts w:ascii="Times New Roman" w:eastAsiaTheme="majorEastAsia" w:hAnsi="Times New Roman" w:cstheme="majorBidi"/>
      <w:color w:val="2F5496" w:themeColor="accent1" w:themeShade="BF"/>
      <w:lang w:val="en-US"/>
    </w:rPr>
  </w:style>
  <w:style w:type="character" w:customStyle="1" w:styleId="Heading6Char">
    <w:name w:val="Heading 6 Char"/>
    <w:basedOn w:val="DefaultParagraphFont"/>
    <w:link w:val="Heading6"/>
    <w:uiPriority w:val="9"/>
    <w:semiHidden/>
    <w:rsid w:val="00076BEE"/>
    <w:rPr>
      <w:rFonts w:ascii="Times New Roman" w:eastAsiaTheme="majorEastAsia" w:hAnsi="Times New Roman" w:cstheme="majorBidi"/>
      <w:i/>
      <w:iCs/>
      <w:color w:val="595959" w:themeColor="text1" w:themeTint="A6"/>
      <w:lang w:val="en-US"/>
    </w:rPr>
  </w:style>
  <w:style w:type="character" w:customStyle="1" w:styleId="Heading7Char">
    <w:name w:val="Heading 7 Char"/>
    <w:basedOn w:val="DefaultParagraphFont"/>
    <w:link w:val="Heading7"/>
    <w:uiPriority w:val="9"/>
    <w:semiHidden/>
    <w:rsid w:val="00076BEE"/>
    <w:rPr>
      <w:rFonts w:ascii="Times New Roman" w:eastAsiaTheme="majorEastAsia" w:hAnsi="Times New Roman" w:cstheme="majorBidi"/>
      <w:color w:val="595959" w:themeColor="text1" w:themeTint="A6"/>
      <w:lang w:val="en-US"/>
    </w:rPr>
  </w:style>
  <w:style w:type="character" w:customStyle="1" w:styleId="Heading8Char">
    <w:name w:val="Heading 8 Char"/>
    <w:basedOn w:val="DefaultParagraphFont"/>
    <w:link w:val="Heading8"/>
    <w:uiPriority w:val="9"/>
    <w:semiHidden/>
    <w:rsid w:val="00076BEE"/>
    <w:rPr>
      <w:rFonts w:ascii="Times New Roman" w:eastAsiaTheme="majorEastAsia" w:hAnsi="Times New Roman" w:cstheme="majorBidi"/>
      <w:i/>
      <w:iCs/>
      <w:color w:val="272727" w:themeColor="text1" w:themeTint="D8"/>
      <w:lang w:val="en-US"/>
    </w:rPr>
  </w:style>
  <w:style w:type="character" w:customStyle="1" w:styleId="Heading9Char">
    <w:name w:val="Heading 9 Char"/>
    <w:basedOn w:val="DefaultParagraphFont"/>
    <w:link w:val="Heading9"/>
    <w:uiPriority w:val="9"/>
    <w:semiHidden/>
    <w:rsid w:val="00076BEE"/>
    <w:rPr>
      <w:rFonts w:ascii="Times New Roman" w:eastAsiaTheme="majorEastAsia" w:hAnsi="Times New Roman" w:cstheme="majorBidi"/>
      <w:color w:val="272727" w:themeColor="text1" w:themeTint="D8"/>
      <w:lang w:val="en-US"/>
    </w:rPr>
  </w:style>
  <w:style w:type="paragraph" w:styleId="Subtitle">
    <w:name w:val="Subtitle"/>
    <w:basedOn w:val="Normal"/>
    <w:next w:val="Normal"/>
    <w:link w:val="SubtitleChar"/>
    <w:uiPriority w:val="11"/>
    <w:qFormat/>
    <w:rsid w:val="00076B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BEE"/>
    <w:rPr>
      <w:rFonts w:ascii="Times New Roman" w:eastAsiaTheme="majorEastAsia" w:hAnsi="Times New Roman"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076BEE"/>
    <w:pPr>
      <w:spacing w:before="160"/>
      <w:jc w:val="center"/>
    </w:pPr>
    <w:rPr>
      <w:i/>
      <w:iCs/>
      <w:color w:val="404040" w:themeColor="text1" w:themeTint="BF"/>
    </w:rPr>
  </w:style>
  <w:style w:type="character" w:customStyle="1" w:styleId="QuoteChar">
    <w:name w:val="Quote Char"/>
    <w:basedOn w:val="DefaultParagraphFont"/>
    <w:link w:val="Quote"/>
    <w:uiPriority w:val="29"/>
    <w:rsid w:val="00076BEE"/>
    <w:rPr>
      <w:rFonts w:ascii="Times New Roman" w:eastAsia="Times New Roman" w:hAnsi="Times New Roman" w:cs="Times New Roman"/>
      <w:i/>
      <w:iCs/>
      <w:color w:val="404040" w:themeColor="text1" w:themeTint="BF"/>
      <w:lang w:val="en-US"/>
    </w:rPr>
  </w:style>
  <w:style w:type="paragraph" w:styleId="EndnoteText">
    <w:name w:val="endnote text"/>
    <w:basedOn w:val="Normal"/>
    <w:link w:val="EndnoteTextChar"/>
    <w:uiPriority w:val="99"/>
    <w:semiHidden/>
    <w:unhideWhenUsed/>
    <w:rsid w:val="0005691A"/>
    <w:rPr>
      <w:sz w:val="20"/>
      <w:szCs w:val="20"/>
    </w:rPr>
  </w:style>
  <w:style w:type="paragraph" w:styleId="IntenseQuote">
    <w:name w:val="Intense Quote"/>
    <w:basedOn w:val="Normal"/>
    <w:next w:val="Normal"/>
    <w:link w:val="IntenseQuoteChar"/>
    <w:uiPriority w:val="30"/>
    <w:qFormat/>
    <w:rsid w:val="00076B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6BEE"/>
    <w:rPr>
      <w:rFonts w:ascii="Times New Roman" w:eastAsia="Times New Roman" w:hAnsi="Times New Roman" w:cs="Times New Roman"/>
      <w:i/>
      <w:iCs/>
      <w:color w:val="2F5496" w:themeColor="accent1" w:themeShade="BF"/>
      <w:lang w:val="en-US"/>
    </w:rPr>
  </w:style>
  <w:style w:type="character" w:customStyle="1" w:styleId="EndnoteTextChar">
    <w:name w:val="Endnote Text Char"/>
    <w:basedOn w:val="DefaultParagraphFont"/>
    <w:link w:val="EndnoteText"/>
    <w:uiPriority w:val="99"/>
    <w:semiHidden/>
    <w:rsid w:val="0005691A"/>
    <w:rPr>
      <w:rFonts w:ascii="Times New Roman" w:eastAsia="Times New Roman" w:hAnsi="Times New Roma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7706">
      <w:bodyDiv w:val="1"/>
      <w:marLeft w:val="0"/>
      <w:marRight w:val="0"/>
      <w:marTop w:val="0"/>
      <w:marBottom w:val="0"/>
      <w:divBdr>
        <w:top w:val="none" w:sz="0" w:space="0" w:color="auto"/>
        <w:left w:val="none" w:sz="0" w:space="0" w:color="auto"/>
        <w:bottom w:val="none" w:sz="0" w:space="0" w:color="auto"/>
        <w:right w:val="none" w:sz="0" w:space="0" w:color="auto"/>
      </w:divBdr>
    </w:div>
    <w:div w:id="27680131">
      <w:bodyDiv w:val="1"/>
      <w:marLeft w:val="0"/>
      <w:marRight w:val="0"/>
      <w:marTop w:val="0"/>
      <w:marBottom w:val="0"/>
      <w:divBdr>
        <w:top w:val="none" w:sz="0" w:space="0" w:color="auto"/>
        <w:left w:val="none" w:sz="0" w:space="0" w:color="auto"/>
        <w:bottom w:val="none" w:sz="0" w:space="0" w:color="auto"/>
        <w:right w:val="none" w:sz="0" w:space="0" w:color="auto"/>
      </w:divBdr>
    </w:div>
    <w:div w:id="49572608">
      <w:bodyDiv w:val="1"/>
      <w:marLeft w:val="0"/>
      <w:marRight w:val="0"/>
      <w:marTop w:val="0"/>
      <w:marBottom w:val="0"/>
      <w:divBdr>
        <w:top w:val="none" w:sz="0" w:space="0" w:color="auto"/>
        <w:left w:val="none" w:sz="0" w:space="0" w:color="auto"/>
        <w:bottom w:val="none" w:sz="0" w:space="0" w:color="auto"/>
        <w:right w:val="none" w:sz="0" w:space="0" w:color="auto"/>
      </w:divBdr>
    </w:div>
    <w:div w:id="51005180">
      <w:bodyDiv w:val="1"/>
      <w:marLeft w:val="0"/>
      <w:marRight w:val="0"/>
      <w:marTop w:val="0"/>
      <w:marBottom w:val="0"/>
      <w:divBdr>
        <w:top w:val="none" w:sz="0" w:space="0" w:color="auto"/>
        <w:left w:val="none" w:sz="0" w:space="0" w:color="auto"/>
        <w:bottom w:val="none" w:sz="0" w:space="0" w:color="auto"/>
        <w:right w:val="none" w:sz="0" w:space="0" w:color="auto"/>
      </w:divBdr>
    </w:div>
    <w:div w:id="52627204">
      <w:bodyDiv w:val="1"/>
      <w:marLeft w:val="0"/>
      <w:marRight w:val="0"/>
      <w:marTop w:val="0"/>
      <w:marBottom w:val="0"/>
      <w:divBdr>
        <w:top w:val="none" w:sz="0" w:space="0" w:color="auto"/>
        <w:left w:val="none" w:sz="0" w:space="0" w:color="auto"/>
        <w:bottom w:val="none" w:sz="0" w:space="0" w:color="auto"/>
        <w:right w:val="none" w:sz="0" w:space="0" w:color="auto"/>
      </w:divBdr>
    </w:div>
    <w:div w:id="61341887">
      <w:bodyDiv w:val="1"/>
      <w:marLeft w:val="0"/>
      <w:marRight w:val="0"/>
      <w:marTop w:val="0"/>
      <w:marBottom w:val="0"/>
      <w:divBdr>
        <w:top w:val="none" w:sz="0" w:space="0" w:color="auto"/>
        <w:left w:val="none" w:sz="0" w:space="0" w:color="auto"/>
        <w:bottom w:val="none" w:sz="0" w:space="0" w:color="auto"/>
        <w:right w:val="none" w:sz="0" w:space="0" w:color="auto"/>
      </w:divBdr>
    </w:div>
    <w:div w:id="84618477">
      <w:bodyDiv w:val="1"/>
      <w:marLeft w:val="0"/>
      <w:marRight w:val="0"/>
      <w:marTop w:val="0"/>
      <w:marBottom w:val="0"/>
      <w:divBdr>
        <w:top w:val="none" w:sz="0" w:space="0" w:color="auto"/>
        <w:left w:val="none" w:sz="0" w:space="0" w:color="auto"/>
        <w:bottom w:val="none" w:sz="0" w:space="0" w:color="auto"/>
        <w:right w:val="none" w:sz="0" w:space="0" w:color="auto"/>
      </w:divBdr>
    </w:div>
    <w:div w:id="110132936">
      <w:bodyDiv w:val="1"/>
      <w:marLeft w:val="0"/>
      <w:marRight w:val="0"/>
      <w:marTop w:val="0"/>
      <w:marBottom w:val="0"/>
      <w:divBdr>
        <w:top w:val="none" w:sz="0" w:space="0" w:color="auto"/>
        <w:left w:val="none" w:sz="0" w:space="0" w:color="auto"/>
        <w:bottom w:val="none" w:sz="0" w:space="0" w:color="auto"/>
        <w:right w:val="none" w:sz="0" w:space="0" w:color="auto"/>
      </w:divBdr>
    </w:div>
    <w:div w:id="122774642">
      <w:bodyDiv w:val="1"/>
      <w:marLeft w:val="0"/>
      <w:marRight w:val="0"/>
      <w:marTop w:val="0"/>
      <w:marBottom w:val="0"/>
      <w:divBdr>
        <w:top w:val="none" w:sz="0" w:space="0" w:color="auto"/>
        <w:left w:val="none" w:sz="0" w:space="0" w:color="auto"/>
        <w:bottom w:val="none" w:sz="0" w:space="0" w:color="auto"/>
        <w:right w:val="none" w:sz="0" w:space="0" w:color="auto"/>
      </w:divBdr>
    </w:div>
    <w:div w:id="138882858">
      <w:bodyDiv w:val="1"/>
      <w:marLeft w:val="0"/>
      <w:marRight w:val="0"/>
      <w:marTop w:val="0"/>
      <w:marBottom w:val="0"/>
      <w:divBdr>
        <w:top w:val="none" w:sz="0" w:space="0" w:color="auto"/>
        <w:left w:val="none" w:sz="0" w:space="0" w:color="auto"/>
        <w:bottom w:val="none" w:sz="0" w:space="0" w:color="auto"/>
        <w:right w:val="none" w:sz="0" w:space="0" w:color="auto"/>
      </w:divBdr>
    </w:div>
    <w:div w:id="153378552">
      <w:bodyDiv w:val="1"/>
      <w:marLeft w:val="0"/>
      <w:marRight w:val="0"/>
      <w:marTop w:val="0"/>
      <w:marBottom w:val="0"/>
      <w:divBdr>
        <w:top w:val="none" w:sz="0" w:space="0" w:color="auto"/>
        <w:left w:val="none" w:sz="0" w:space="0" w:color="auto"/>
        <w:bottom w:val="none" w:sz="0" w:space="0" w:color="auto"/>
        <w:right w:val="none" w:sz="0" w:space="0" w:color="auto"/>
      </w:divBdr>
    </w:div>
    <w:div w:id="159662908">
      <w:bodyDiv w:val="1"/>
      <w:marLeft w:val="0"/>
      <w:marRight w:val="0"/>
      <w:marTop w:val="0"/>
      <w:marBottom w:val="0"/>
      <w:divBdr>
        <w:top w:val="none" w:sz="0" w:space="0" w:color="auto"/>
        <w:left w:val="none" w:sz="0" w:space="0" w:color="auto"/>
        <w:bottom w:val="none" w:sz="0" w:space="0" w:color="auto"/>
        <w:right w:val="none" w:sz="0" w:space="0" w:color="auto"/>
      </w:divBdr>
    </w:div>
    <w:div w:id="168062313">
      <w:bodyDiv w:val="1"/>
      <w:marLeft w:val="0"/>
      <w:marRight w:val="0"/>
      <w:marTop w:val="0"/>
      <w:marBottom w:val="0"/>
      <w:divBdr>
        <w:top w:val="none" w:sz="0" w:space="0" w:color="auto"/>
        <w:left w:val="none" w:sz="0" w:space="0" w:color="auto"/>
        <w:bottom w:val="none" w:sz="0" w:space="0" w:color="auto"/>
        <w:right w:val="none" w:sz="0" w:space="0" w:color="auto"/>
      </w:divBdr>
    </w:div>
    <w:div w:id="176847557">
      <w:bodyDiv w:val="1"/>
      <w:marLeft w:val="0"/>
      <w:marRight w:val="0"/>
      <w:marTop w:val="0"/>
      <w:marBottom w:val="0"/>
      <w:divBdr>
        <w:top w:val="none" w:sz="0" w:space="0" w:color="auto"/>
        <w:left w:val="none" w:sz="0" w:space="0" w:color="auto"/>
        <w:bottom w:val="none" w:sz="0" w:space="0" w:color="auto"/>
        <w:right w:val="none" w:sz="0" w:space="0" w:color="auto"/>
      </w:divBdr>
    </w:div>
    <w:div w:id="196889425">
      <w:bodyDiv w:val="1"/>
      <w:marLeft w:val="0"/>
      <w:marRight w:val="0"/>
      <w:marTop w:val="0"/>
      <w:marBottom w:val="0"/>
      <w:divBdr>
        <w:top w:val="none" w:sz="0" w:space="0" w:color="auto"/>
        <w:left w:val="none" w:sz="0" w:space="0" w:color="auto"/>
        <w:bottom w:val="none" w:sz="0" w:space="0" w:color="auto"/>
        <w:right w:val="none" w:sz="0" w:space="0" w:color="auto"/>
      </w:divBdr>
    </w:div>
    <w:div w:id="206140217">
      <w:bodyDiv w:val="1"/>
      <w:marLeft w:val="0"/>
      <w:marRight w:val="0"/>
      <w:marTop w:val="0"/>
      <w:marBottom w:val="0"/>
      <w:divBdr>
        <w:top w:val="none" w:sz="0" w:space="0" w:color="auto"/>
        <w:left w:val="none" w:sz="0" w:space="0" w:color="auto"/>
        <w:bottom w:val="none" w:sz="0" w:space="0" w:color="auto"/>
        <w:right w:val="none" w:sz="0" w:space="0" w:color="auto"/>
      </w:divBdr>
    </w:div>
    <w:div w:id="206332955">
      <w:bodyDiv w:val="1"/>
      <w:marLeft w:val="0"/>
      <w:marRight w:val="0"/>
      <w:marTop w:val="0"/>
      <w:marBottom w:val="0"/>
      <w:divBdr>
        <w:top w:val="none" w:sz="0" w:space="0" w:color="auto"/>
        <w:left w:val="none" w:sz="0" w:space="0" w:color="auto"/>
        <w:bottom w:val="none" w:sz="0" w:space="0" w:color="auto"/>
        <w:right w:val="none" w:sz="0" w:space="0" w:color="auto"/>
      </w:divBdr>
    </w:div>
    <w:div w:id="213733930">
      <w:bodyDiv w:val="1"/>
      <w:marLeft w:val="0"/>
      <w:marRight w:val="0"/>
      <w:marTop w:val="0"/>
      <w:marBottom w:val="0"/>
      <w:divBdr>
        <w:top w:val="none" w:sz="0" w:space="0" w:color="auto"/>
        <w:left w:val="none" w:sz="0" w:space="0" w:color="auto"/>
        <w:bottom w:val="none" w:sz="0" w:space="0" w:color="auto"/>
        <w:right w:val="none" w:sz="0" w:space="0" w:color="auto"/>
      </w:divBdr>
    </w:div>
    <w:div w:id="229778707">
      <w:bodyDiv w:val="1"/>
      <w:marLeft w:val="0"/>
      <w:marRight w:val="0"/>
      <w:marTop w:val="0"/>
      <w:marBottom w:val="0"/>
      <w:divBdr>
        <w:top w:val="none" w:sz="0" w:space="0" w:color="auto"/>
        <w:left w:val="none" w:sz="0" w:space="0" w:color="auto"/>
        <w:bottom w:val="none" w:sz="0" w:space="0" w:color="auto"/>
        <w:right w:val="none" w:sz="0" w:space="0" w:color="auto"/>
      </w:divBdr>
    </w:div>
    <w:div w:id="230432995">
      <w:bodyDiv w:val="1"/>
      <w:marLeft w:val="0"/>
      <w:marRight w:val="0"/>
      <w:marTop w:val="0"/>
      <w:marBottom w:val="0"/>
      <w:divBdr>
        <w:top w:val="none" w:sz="0" w:space="0" w:color="auto"/>
        <w:left w:val="none" w:sz="0" w:space="0" w:color="auto"/>
        <w:bottom w:val="none" w:sz="0" w:space="0" w:color="auto"/>
        <w:right w:val="none" w:sz="0" w:space="0" w:color="auto"/>
      </w:divBdr>
    </w:div>
    <w:div w:id="231935080">
      <w:bodyDiv w:val="1"/>
      <w:marLeft w:val="0"/>
      <w:marRight w:val="0"/>
      <w:marTop w:val="0"/>
      <w:marBottom w:val="0"/>
      <w:divBdr>
        <w:top w:val="none" w:sz="0" w:space="0" w:color="auto"/>
        <w:left w:val="none" w:sz="0" w:space="0" w:color="auto"/>
        <w:bottom w:val="none" w:sz="0" w:space="0" w:color="auto"/>
        <w:right w:val="none" w:sz="0" w:space="0" w:color="auto"/>
      </w:divBdr>
    </w:div>
    <w:div w:id="237640750">
      <w:bodyDiv w:val="1"/>
      <w:marLeft w:val="0"/>
      <w:marRight w:val="0"/>
      <w:marTop w:val="0"/>
      <w:marBottom w:val="0"/>
      <w:divBdr>
        <w:top w:val="none" w:sz="0" w:space="0" w:color="auto"/>
        <w:left w:val="none" w:sz="0" w:space="0" w:color="auto"/>
        <w:bottom w:val="none" w:sz="0" w:space="0" w:color="auto"/>
        <w:right w:val="none" w:sz="0" w:space="0" w:color="auto"/>
      </w:divBdr>
    </w:div>
    <w:div w:id="245237876">
      <w:bodyDiv w:val="1"/>
      <w:marLeft w:val="0"/>
      <w:marRight w:val="0"/>
      <w:marTop w:val="0"/>
      <w:marBottom w:val="0"/>
      <w:divBdr>
        <w:top w:val="none" w:sz="0" w:space="0" w:color="auto"/>
        <w:left w:val="none" w:sz="0" w:space="0" w:color="auto"/>
        <w:bottom w:val="none" w:sz="0" w:space="0" w:color="auto"/>
        <w:right w:val="none" w:sz="0" w:space="0" w:color="auto"/>
      </w:divBdr>
    </w:div>
    <w:div w:id="252517940">
      <w:bodyDiv w:val="1"/>
      <w:marLeft w:val="0"/>
      <w:marRight w:val="0"/>
      <w:marTop w:val="0"/>
      <w:marBottom w:val="0"/>
      <w:divBdr>
        <w:top w:val="none" w:sz="0" w:space="0" w:color="auto"/>
        <w:left w:val="none" w:sz="0" w:space="0" w:color="auto"/>
        <w:bottom w:val="none" w:sz="0" w:space="0" w:color="auto"/>
        <w:right w:val="none" w:sz="0" w:space="0" w:color="auto"/>
      </w:divBdr>
    </w:div>
    <w:div w:id="255408356">
      <w:bodyDiv w:val="1"/>
      <w:marLeft w:val="0"/>
      <w:marRight w:val="0"/>
      <w:marTop w:val="0"/>
      <w:marBottom w:val="0"/>
      <w:divBdr>
        <w:top w:val="none" w:sz="0" w:space="0" w:color="auto"/>
        <w:left w:val="none" w:sz="0" w:space="0" w:color="auto"/>
        <w:bottom w:val="none" w:sz="0" w:space="0" w:color="auto"/>
        <w:right w:val="none" w:sz="0" w:space="0" w:color="auto"/>
      </w:divBdr>
    </w:div>
    <w:div w:id="271790526">
      <w:bodyDiv w:val="1"/>
      <w:marLeft w:val="0"/>
      <w:marRight w:val="0"/>
      <w:marTop w:val="0"/>
      <w:marBottom w:val="0"/>
      <w:divBdr>
        <w:top w:val="none" w:sz="0" w:space="0" w:color="auto"/>
        <w:left w:val="none" w:sz="0" w:space="0" w:color="auto"/>
        <w:bottom w:val="none" w:sz="0" w:space="0" w:color="auto"/>
        <w:right w:val="none" w:sz="0" w:space="0" w:color="auto"/>
      </w:divBdr>
    </w:div>
    <w:div w:id="287516258">
      <w:bodyDiv w:val="1"/>
      <w:marLeft w:val="0"/>
      <w:marRight w:val="0"/>
      <w:marTop w:val="0"/>
      <w:marBottom w:val="0"/>
      <w:divBdr>
        <w:top w:val="none" w:sz="0" w:space="0" w:color="auto"/>
        <w:left w:val="none" w:sz="0" w:space="0" w:color="auto"/>
        <w:bottom w:val="none" w:sz="0" w:space="0" w:color="auto"/>
        <w:right w:val="none" w:sz="0" w:space="0" w:color="auto"/>
      </w:divBdr>
    </w:div>
    <w:div w:id="290132535">
      <w:bodyDiv w:val="1"/>
      <w:marLeft w:val="0"/>
      <w:marRight w:val="0"/>
      <w:marTop w:val="0"/>
      <w:marBottom w:val="0"/>
      <w:divBdr>
        <w:top w:val="none" w:sz="0" w:space="0" w:color="auto"/>
        <w:left w:val="none" w:sz="0" w:space="0" w:color="auto"/>
        <w:bottom w:val="none" w:sz="0" w:space="0" w:color="auto"/>
        <w:right w:val="none" w:sz="0" w:space="0" w:color="auto"/>
      </w:divBdr>
    </w:div>
    <w:div w:id="293565922">
      <w:bodyDiv w:val="1"/>
      <w:marLeft w:val="0"/>
      <w:marRight w:val="0"/>
      <w:marTop w:val="0"/>
      <w:marBottom w:val="0"/>
      <w:divBdr>
        <w:top w:val="none" w:sz="0" w:space="0" w:color="auto"/>
        <w:left w:val="none" w:sz="0" w:space="0" w:color="auto"/>
        <w:bottom w:val="none" w:sz="0" w:space="0" w:color="auto"/>
        <w:right w:val="none" w:sz="0" w:space="0" w:color="auto"/>
      </w:divBdr>
    </w:div>
    <w:div w:id="302468539">
      <w:bodyDiv w:val="1"/>
      <w:marLeft w:val="0"/>
      <w:marRight w:val="0"/>
      <w:marTop w:val="0"/>
      <w:marBottom w:val="0"/>
      <w:divBdr>
        <w:top w:val="none" w:sz="0" w:space="0" w:color="auto"/>
        <w:left w:val="none" w:sz="0" w:space="0" w:color="auto"/>
        <w:bottom w:val="none" w:sz="0" w:space="0" w:color="auto"/>
        <w:right w:val="none" w:sz="0" w:space="0" w:color="auto"/>
      </w:divBdr>
    </w:div>
    <w:div w:id="309755042">
      <w:bodyDiv w:val="1"/>
      <w:marLeft w:val="0"/>
      <w:marRight w:val="0"/>
      <w:marTop w:val="0"/>
      <w:marBottom w:val="0"/>
      <w:divBdr>
        <w:top w:val="none" w:sz="0" w:space="0" w:color="auto"/>
        <w:left w:val="none" w:sz="0" w:space="0" w:color="auto"/>
        <w:bottom w:val="none" w:sz="0" w:space="0" w:color="auto"/>
        <w:right w:val="none" w:sz="0" w:space="0" w:color="auto"/>
      </w:divBdr>
    </w:div>
    <w:div w:id="314341763">
      <w:bodyDiv w:val="1"/>
      <w:marLeft w:val="0"/>
      <w:marRight w:val="0"/>
      <w:marTop w:val="0"/>
      <w:marBottom w:val="0"/>
      <w:divBdr>
        <w:top w:val="none" w:sz="0" w:space="0" w:color="auto"/>
        <w:left w:val="none" w:sz="0" w:space="0" w:color="auto"/>
        <w:bottom w:val="none" w:sz="0" w:space="0" w:color="auto"/>
        <w:right w:val="none" w:sz="0" w:space="0" w:color="auto"/>
      </w:divBdr>
    </w:div>
    <w:div w:id="324165445">
      <w:bodyDiv w:val="1"/>
      <w:marLeft w:val="0"/>
      <w:marRight w:val="0"/>
      <w:marTop w:val="0"/>
      <w:marBottom w:val="0"/>
      <w:divBdr>
        <w:top w:val="none" w:sz="0" w:space="0" w:color="auto"/>
        <w:left w:val="none" w:sz="0" w:space="0" w:color="auto"/>
        <w:bottom w:val="none" w:sz="0" w:space="0" w:color="auto"/>
        <w:right w:val="none" w:sz="0" w:space="0" w:color="auto"/>
      </w:divBdr>
      <w:divsChild>
        <w:div w:id="15542724">
          <w:marLeft w:val="0"/>
          <w:marRight w:val="0"/>
          <w:marTop w:val="0"/>
          <w:marBottom w:val="0"/>
          <w:divBdr>
            <w:top w:val="none" w:sz="0" w:space="0" w:color="auto"/>
            <w:left w:val="none" w:sz="0" w:space="0" w:color="auto"/>
            <w:bottom w:val="none" w:sz="0" w:space="0" w:color="auto"/>
            <w:right w:val="none" w:sz="0" w:space="0" w:color="auto"/>
          </w:divBdr>
        </w:div>
        <w:div w:id="398989261">
          <w:marLeft w:val="0"/>
          <w:marRight w:val="0"/>
          <w:marTop w:val="0"/>
          <w:marBottom w:val="0"/>
          <w:divBdr>
            <w:top w:val="none" w:sz="0" w:space="0" w:color="auto"/>
            <w:left w:val="none" w:sz="0" w:space="0" w:color="auto"/>
            <w:bottom w:val="none" w:sz="0" w:space="0" w:color="auto"/>
            <w:right w:val="none" w:sz="0" w:space="0" w:color="auto"/>
          </w:divBdr>
        </w:div>
        <w:div w:id="504707459">
          <w:marLeft w:val="0"/>
          <w:marRight w:val="0"/>
          <w:marTop w:val="0"/>
          <w:marBottom w:val="0"/>
          <w:divBdr>
            <w:top w:val="none" w:sz="0" w:space="0" w:color="auto"/>
            <w:left w:val="none" w:sz="0" w:space="0" w:color="auto"/>
            <w:bottom w:val="none" w:sz="0" w:space="0" w:color="auto"/>
            <w:right w:val="none" w:sz="0" w:space="0" w:color="auto"/>
          </w:divBdr>
        </w:div>
        <w:div w:id="685601135">
          <w:marLeft w:val="0"/>
          <w:marRight w:val="0"/>
          <w:marTop w:val="0"/>
          <w:marBottom w:val="0"/>
          <w:divBdr>
            <w:top w:val="none" w:sz="0" w:space="0" w:color="auto"/>
            <w:left w:val="none" w:sz="0" w:space="0" w:color="auto"/>
            <w:bottom w:val="none" w:sz="0" w:space="0" w:color="auto"/>
            <w:right w:val="none" w:sz="0" w:space="0" w:color="auto"/>
          </w:divBdr>
        </w:div>
        <w:div w:id="716590189">
          <w:marLeft w:val="0"/>
          <w:marRight w:val="0"/>
          <w:marTop w:val="0"/>
          <w:marBottom w:val="0"/>
          <w:divBdr>
            <w:top w:val="none" w:sz="0" w:space="0" w:color="auto"/>
            <w:left w:val="none" w:sz="0" w:space="0" w:color="auto"/>
            <w:bottom w:val="none" w:sz="0" w:space="0" w:color="auto"/>
            <w:right w:val="none" w:sz="0" w:space="0" w:color="auto"/>
          </w:divBdr>
        </w:div>
        <w:div w:id="737362279">
          <w:marLeft w:val="0"/>
          <w:marRight w:val="0"/>
          <w:marTop w:val="0"/>
          <w:marBottom w:val="0"/>
          <w:divBdr>
            <w:top w:val="none" w:sz="0" w:space="0" w:color="auto"/>
            <w:left w:val="none" w:sz="0" w:space="0" w:color="auto"/>
            <w:bottom w:val="none" w:sz="0" w:space="0" w:color="auto"/>
            <w:right w:val="none" w:sz="0" w:space="0" w:color="auto"/>
          </w:divBdr>
        </w:div>
        <w:div w:id="770583863">
          <w:marLeft w:val="0"/>
          <w:marRight w:val="0"/>
          <w:marTop w:val="0"/>
          <w:marBottom w:val="0"/>
          <w:divBdr>
            <w:top w:val="none" w:sz="0" w:space="0" w:color="auto"/>
            <w:left w:val="none" w:sz="0" w:space="0" w:color="auto"/>
            <w:bottom w:val="none" w:sz="0" w:space="0" w:color="auto"/>
            <w:right w:val="none" w:sz="0" w:space="0" w:color="auto"/>
          </w:divBdr>
        </w:div>
        <w:div w:id="853492495">
          <w:marLeft w:val="0"/>
          <w:marRight w:val="0"/>
          <w:marTop w:val="0"/>
          <w:marBottom w:val="0"/>
          <w:divBdr>
            <w:top w:val="none" w:sz="0" w:space="0" w:color="auto"/>
            <w:left w:val="none" w:sz="0" w:space="0" w:color="auto"/>
            <w:bottom w:val="none" w:sz="0" w:space="0" w:color="auto"/>
            <w:right w:val="none" w:sz="0" w:space="0" w:color="auto"/>
          </w:divBdr>
        </w:div>
        <w:div w:id="968125879">
          <w:marLeft w:val="0"/>
          <w:marRight w:val="0"/>
          <w:marTop w:val="0"/>
          <w:marBottom w:val="0"/>
          <w:divBdr>
            <w:top w:val="none" w:sz="0" w:space="0" w:color="auto"/>
            <w:left w:val="none" w:sz="0" w:space="0" w:color="auto"/>
            <w:bottom w:val="none" w:sz="0" w:space="0" w:color="auto"/>
            <w:right w:val="none" w:sz="0" w:space="0" w:color="auto"/>
          </w:divBdr>
        </w:div>
        <w:div w:id="1085226448">
          <w:marLeft w:val="0"/>
          <w:marRight w:val="0"/>
          <w:marTop w:val="0"/>
          <w:marBottom w:val="0"/>
          <w:divBdr>
            <w:top w:val="none" w:sz="0" w:space="0" w:color="auto"/>
            <w:left w:val="none" w:sz="0" w:space="0" w:color="auto"/>
            <w:bottom w:val="none" w:sz="0" w:space="0" w:color="auto"/>
            <w:right w:val="none" w:sz="0" w:space="0" w:color="auto"/>
          </w:divBdr>
        </w:div>
        <w:div w:id="1325742045">
          <w:marLeft w:val="0"/>
          <w:marRight w:val="0"/>
          <w:marTop w:val="0"/>
          <w:marBottom w:val="0"/>
          <w:divBdr>
            <w:top w:val="none" w:sz="0" w:space="0" w:color="auto"/>
            <w:left w:val="none" w:sz="0" w:space="0" w:color="auto"/>
            <w:bottom w:val="none" w:sz="0" w:space="0" w:color="auto"/>
            <w:right w:val="none" w:sz="0" w:space="0" w:color="auto"/>
          </w:divBdr>
        </w:div>
        <w:div w:id="1437870358">
          <w:marLeft w:val="0"/>
          <w:marRight w:val="0"/>
          <w:marTop w:val="0"/>
          <w:marBottom w:val="0"/>
          <w:divBdr>
            <w:top w:val="none" w:sz="0" w:space="0" w:color="auto"/>
            <w:left w:val="none" w:sz="0" w:space="0" w:color="auto"/>
            <w:bottom w:val="none" w:sz="0" w:space="0" w:color="auto"/>
            <w:right w:val="none" w:sz="0" w:space="0" w:color="auto"/>
          </w:divBdr>
        </w:div>
        <w:div w:id="1479346305">
          <w:marLeft w:val="0"/>
          <w:marRight w:val="0"/>
          <w:marTop w:val="0"/>
          <w:marBottom w:val="0"/>
          <w:divBdr>
            <w:top w:val="none" w:sz="0" w:space="0" w:color="auto"/>
            <w:left w:val="none" w:sz="0" w:space="0" w:color="auto"/>
            <w:bottom w:val="none" w:sz="0" w:space="0" w:color="auto"/>
            <w:right w:val="none" w:sz="0" w:space="0" w:color="auto"/>
          </w:divBdr>
        </w:div>
        <w:div w:id="1479372832">
          <w:marLeft w:val="0"/>
          <w:marRight w:val="0"/>
          <w:marTop w:val="0"/>
          <w:marBottom w:val="0"/>
          <w:divBdr>
            <w:top w:val="none" w:sz="0" w:space="0" w:color="auto"/>
            <w:left w:val="none" w:sz="0" w:space="0" w:color="auto"/>
            <w:bottom w:val="none" w:sz="0" w:space="0" w:color="auto"/>
            <w:right w:val="none" w:sz="0" w:space="0" w:color="auto"/>
          </w:divBdr>
        </w:div>
        <w:div w:id="1771118762">
          <w:marLeft w:val="0"/>
          <w:marRight w:val="0"/>
          <w:marTop w:val="0"/>
          <w:marBottom w:val="0"/>
          <w:divBdr>
            <w:top w:val="none" w:sz="0" w:space="0" w:color="auto"/>
            <w:left w:val="none" w:sz="0" w:space="0" w:color="auto"/>
            <w:bottom w:val="none" w:sz="0" w:space="0" w:color="auto"/>
            <w:right w:val="none" w:sz="0" w:space="0" w:color="auto"/>
          </w:divBdr>
        </w:div>
        <w:div w:id="2012754850">
          <w:marLeft w:val="0"/>
          <w:marRight w:val="0"/>
          <w:marTop w:val="0"/>
          <w:marBottom w:val="0"/>
          <w:divBdr>
            <w:top w:val="none" w:sz="0" w:space="0" w:color="auto"/>
            <w:left w:val="none" w:sz="0" w:space="0" w:color="auto"/>
            <w:bottom w:val="none" w:sz="0" w:space="0" w:color="auto"/>
            <w:right w:val="none" w:sz="0" w:space="0" w:color="auto"/>
          </w:divBdr>
        </w:div>
      </w:divsChild>
    </w:div>
    <w:div w:id="330642488">
      <w:bodyDiv w:val="1"/>
      <w:marLeft w:val="0"/>
      <w:marRight w:val="0"/>
      <w:marTop w:val="0"/>
      <w:marBottom w:val="0"/>
      <w:divBdr>
        <w:top w:val="none" w:sz="0" w:space="0" w:color="auto"/>
        <w:left w:val="none" w:sz="0" w:space="0" w:color="auto"/>
        <w:bottom w:val="none" w:sz="0" w:space="0" w:color="auto"/>
        <w:right w:val="none" w:sz="0" w:space="0" w:color="auto"/>
      </w:divBdr>
      <w:divsChild>
        <w:div w:id="915238414">
          <w:marLeft w:val="0"/>
          <w:marRight w:val="0"/>
          <w:marTop w:val="0"/>
          <w:marBottom w:val="0"/>
          <w:divBdr>
            <w:top w:val="none" w:sz="0" w:space="0" w:color="auto"/>
            <w:left w:val="none" w:sz="0" w:space="0" w:color="auto"/>
            <w:bottom w:val="none" w:sz="0" w:space="0" w:color="auto"/>
            <w:right w:val="none" w:sz="0" w:space="0" w:color="auto"/>
          </w:divBdr>
        </w:div>
        <w:div w:id="968631906">
          <w:marLeft w:val="0"/>
          <w:marRight w:val="0"/>
          <w:marTop w:val="0"/>
          <w:marBottom w:val="0"/>
          <w:divBdr>
            <w:top w:val="none" w:sz="0" w:space="0" w:color="auto"/>
            <w:left w:val="none" w:sz="0" w:space="0" w:color="auto"/>
            <w:bottom w:val="none" w:sz="0" w:space="0" w:color="auto"/>
            <w:right w:val="none" w:sz="0" w:space="0" w:color="auto"/>
          </w:divBdr>
        </w:div>
      </w:divsChild>
    </w:div>
    <w:div w:id="336351099">
      <w:bodyDiv w:val="1"/>
      <w:marLeft w:val="0"/>
      <w:marRight w:val="0"/>
      <w:marTop w:val="0"/>
      <w:marBottom w:val="0"/>
      <w:divBdr>
        <w:top w:val="none" w:sz="0" w:space="0" w:color="auto"/>
        <w:left w:val="none" w:sz="0" w:space="0" w:color="auto"/>
        <w:bottom w:val="none" w:sz="0" w:space="0" w:color="auto"/>
        <w:right w:val="none" w:sz="0" w:space="0" w:color="auto"/>
      </w:divBdr>
    </w:div>
    <w:div w:id="340276289">
      <w:bodyDiv w:val="1"/>
      <w:marLeft w:val="0"/>
      <w:marRight w:val="0"/>
      <w:marTop w:val="0"/>
      <w:marBottom w:val="0"/>
      <w:divBdr>
        <w:top w:val="none" w:sz="0" w:space="0" w:color="auto"/>
        <w:left w:val="none" w:sz="0" w:space="0" w:color="auto"/>
        <w:bottom w:val="none" w:sz="0" w:space="0" w:color="auto"/>
        <w:right w:val="none" w:sz="0" w:space="0" w:color="auto"/>
      </w:divBdr>
    </w:div>
    <w:div w:id="358700527">
      <w:bodyDiv w:val="1"/>
      <w:marLeft w:val="0"/>
      <w:marRight w:val="0"/>
      <w:marTop w:val="0"/>
      <w:marBottom w:val="0"/>
      <w:divBdr>
        <w:top w:val="none" w:sz="0" w:space="0" w:color="auto"/>
        <w:left w:val="none" w:sz="0" w:space="0" w:color="auto"/>
        <w:bottom w:val="none" w:sz="0" w:space="0" w:color="auto"/>
        <w:right w:val="none" w:sz="0" w:space="0" w:color="auto"/>
      </w:divBdr>
    </w:div>
    <w:div w:id="369764386">
      <w:bodyDiv w:val="1"/>
      <w:marLeft w:val="0"/>
      <w:marRight w:val="0"/>
      <w:marTop w:val="0"/>
      <w:marBottom w:val="0"/>
      <w:divBdr>
        <w:top w:val="none" w:sz="0" w:space="0" w:color="auto"/>
        <w:left w:val="none" w:sz="0" w:space="0" w:color="auto"/>
        <w:bottom w:val="none" w:sz="0" w:space="0" w:color="auto"/>
        <w:right w:val="none" w:sz="0" w:space="0" w:color="auto"/>
      </w:divBdr>
    </w:div>
    <w:div w:id="373164314">
      <w:bodyDiv w:val="1"/>
      <w:marLeft w:val="0"/>
      <w:marRight w:val="0"/>
      <w:marTop w:val="0"/>
      <w:marBottom w:val="0"/>
      <w:divBdr>
        <w:top w:val="none" w:sz="0" w:space="0" w:color="auto"/>
        <w:left w:val="none" w:sz="0" w:space="0" w:color="auto"/>
        <w:bottom w:val="none" w:sz="0" w:space="0" w:color="auto"/>
        <w:right w:val="none" w:sz="0" w:space="0" w:color="auto"/>
      </w:divBdr>
    </w:div>
    <w:div w:id="377971329">
      <w:bodyDiv w:val="1"/>
      <w:marLeft w:val="0"/>
      <w:marRight w:val="0"/>
      <w:marTop w:val="0"/>
      <w:marBottom w:val="0"/>
      <w:divBdr>
        <w:top w:val="none" w:sz="0" w:space="0" w:color="auto"/>
        <w:left w:val="none" w:sz="0" w:space="0" w:color="auto"/>
        <w:bottom w:val="none" w:sz="0" w:space="0" w:color="auto"/>
        <w:right w:val="none" w:sz="0" w:space="0" w:color="auto"/>
      </w:divBdr>
    </w:div>
    <w:div w:id="385180373">
      <w:bodyDiv w:val="1"/>
      <w:marLeft w:val="0"/>
      <w:marRight w:val="0"/>
      <w:marTop w:val="0"/>
      <w:marBottom w:val="0"/>
      <w:divBdr>
        <w:top w:val="none" w:sz="0" w:space="0" w:color="auto"/>
        <w:left w:val="none" w:sz="0" w:space="0" w:color="auto"/>
        <w:bottom w:val="none" w:sz="0" w:space="0" w:color="auto"/>
        <w:right w:val="none" w:sz="0" w:space="0" w:color="auto"/>
      </w:divBdr>
    </w:div>
    <w:div w:id="407074327">
      <w:bodyDiv w:val="1"/>
      <w:marLeft w:val="0"/>
      <w:marRight w:val="0"/>
      <w:marTop w:val="0"/>
      <w:marBottom w:val="0"/>
      <w:divBdr>
        <w:top w:val="none" w:sz="0" w:space="0" w:color="auto"/>
        <w:left w:val="none" w:sz="0" w:space="0" w:color="auto"/>
        <w:bottom w:val="none" w:sz="0" w:space="0" w:color="auto"/>
        <w:right w:val="none" w:sz="0" w:space="0" w:color="auto"/>
      </w:divBdr>
    </w:div>
    <w:div w:id="408889561">
      <w:bodyDiv w:val="1"/>
      <w:marLeft w:val="0"/>
      <w:marRight w:val="0"/>
      <w:marTop w:val="0"/>
      <w:marBottom w:val="0"/>
      <w:divBdr>
        <w:top w:val="none" w:sz="0" w:space="0" w:color="auto"/>
        <w:left w:val="none" w:sz="0" w:space="0" w:color="auto"/>
        <w:bottom w:val="none" w:sz="0" w:space="0" w:color="auto"/>
        <w:right w:val="none" w:sz="0" w:space="0" w:color="auto"/>
      </w:divBdr>
    </w:div>
    <w:div w:id="440808115">
      <w:bodyDiv w:val="1"/>
      <w:marLeft w:val="0"/>
      <w:marRight w:val="0"/>
      <w:marTop w:val="0"/>
      <w:marBottom w:val="0"/>
      <w:divBdr>
        <w:top w:val="none" w:sz="0" w:space="0" w:color="auto"/>
        <w:left w:val="none" w:sz="0" w:space="0" w:color="auto"/>
        <w:bottom w:val="none" w:sz="0" w:space="0" w:color="auto"/>
        <w:right w:val="none" w:sz="0" w:space="0" w:color="auto"/>
      </w:divBdr>
    </w:div>
    <w:div w:id="444080806">
      <w:bodyDiv w:val="1"/>
      <w:marLeft w:val="0"/>
      <w:marRight w:val="0"/>
      <w:marTop w:val="0"/>
      <w:marBottom w:val="0"/>
      <w:divBdr>
        <w:top w:val="none" w:sz="0" w:space="0" w:color="auto"/>
        <w:left w:val="none" w:sz="0" w:space="0" w:color="auto"/>
        <w:bottom w:val="none" w:sz="0" w:space="0" w:color="auto"/>
        <w:right w:val="none" w:sz="0" w:space="0" w:color="auto"/>
      </w:divBdr>
      <w:divsChild>
        <w:div w:id="1267929880">
          <w:marLeft w:val="300"/>
          <w:marRight w:val="0"/>
          <w:marTop w:val="0"/>
          <w:marBottom w:val="0"/>
          <w:divBdr>
            <w:top w:val="none" w:sz="0" w:space="0" w:color="auto"/>
            <w:left w:val="none" w:sz="0" w:space="0" w:color="auto"/>
            <w:bottom w:val="none" w:sz="0" w:space="0" w:color="auto"/>
            <w:right w:val="none" w:sz="0" w:space="0" w:color="auto"/>
          </w:divBdr>
        </w:div>
        <w:div w:id="1986353139">
          <w:marLeft w:val="150"/>
          <w:marRight w:val="0"/>
          <w:marTop w:val="0"/>
          <w:marBottom w:val="0"/>
          <w:divBdr>
            <w:top w:val="none" w:sz="0" w:space="0" w:color="auto"/>
            <w:left w:val="none" w:sz="0" w:space="0" w:color="auto"/>
            <w:bottom w:val="none" w:sz="0" w:space="0" w:color="auto"/>
            <w:right w:val="none" w:sz="0" w:space="0" w:color="auto"/>
          </w:divBdr>
        </w:div>
      </w:divsChild>
    </w:div>
    <w:div w:id="444472541">
      <w:bodyDiv w:val="1"/>
      <w:marLeft w:val="0"/>
      <w:marRight w:val="0"/>
      <w:marTop w:val="0"/>
      <w:marBottom w:val="0"/>
      <w:divBdr>
        <w:top w:val="none" w:sz="0" w:space="0" w:color="auto"/>
        <w:left w:val="none" w:sz="0" w:space="0" w:color="auto"/>
        <w:bottom w:val="none" w:sz="0" w:space="0" w:color="auto"/>
        <w:right w:val="none" w:sz="0" w:space="0" w:color="auto"/>
      </w:divBdr>
    </w:div>
    <w:div w:id="453257256">
      <w:bodyDiv w:val="1"/>
      <w:marLeft w:val="0"/>
      <w:marRight w:val="0"/>
      <w:marTop w:val="0"/>
      <w:marBottom w:val="0"/>
      <w:divBdr>
        <w:top w:val="none" w:sz="0" w:space="0" w:color="auto"/>
        <w:left w:val="none" w:sz="0" w:space="0" w:color="auto"/>
        <w:bottom w:val="none" w:sz="0" w:space="0" w:color="auto"/>
        <w:right w:val="none" w:sz="0" w:space="0" w:color="auto"/>
      </w:divBdr>
    </w:div>
    <w:div w:id="474833294">
      <w:bodyDiv w:val="1"/>
      <w:marLeft w:val="0"/>
      <w:marRight w:val="0"/>
      <w:marTop w:val="0"/>
      <w:marBottom w:val="0"/>
      <w:divBdr>
        <w:top w:val="none" w:sz="0" w:space="0" w:color="auto"/>
        <w:left w:val="none" w:sz="0" w:space="0" w:color="auto"/>
        <w:bottom w:val="none" w:sz="0" w:space="0" w:color="auto"/>
        <w:right w:val="none" w:sz="0" w:space="0" w:color="auto"/>
      </w:divBdr>
    </w:div>
    <w:div w:id="476607459">
      <w:bodyDiv w:val="1"/>
      <w:marLeft w:val="0"/>
      <w:marRight w:val="0"/>
      <w:marTop w:val="0"/>
      <w:marBottom w:val="0"/>
      <w:divBdr>
        <w:top w:val="none" w:sz="0" w:space="0" w:color="auto"/>
        <w:left w:val="none" w:sz="0" w:space="0" w:color="auto"/>
        <w:bottom w:val="none" w:sz="0" w:space="0" w:color="auto"/>
        <w:right w:val="none" w:sz="0" w:space="0" w:color="auto"/>
      </w:divBdr>
    </w:div>
    <w:div w:id="482549713">
      <w:bodyDiv w:val="1"/>
      <w:marLeft w:val="0"/>
      <w:marRight w:val="0"/>
      <w:marTop w:val="0"/>
      <w:marBottom w:val="0"/>
      <w:divBdr>
        <w:top w:val="none" w:sz="0" w:space="0" w:color="auto"/>
        <w:left w:val="none" w:sz="0" w:space="0" w:color="auto"/>
        <w:bottom w:val="none" w:sz="0" w:space="0" w:color="auto"/>
        <w:right w:val="none" w:sz="0" w:space="0" w:color="auto"/>
      </w:divBdr>
    </w:div>
    <w:div w:id="491485300">
      <w:bodyDiv w:val="1"/>
      <w:marLeft w:val="0"/>
      <w:marRight w:val="0"/>
      <w:marTop w:val="0"/>
      <w:marBottom w:val="0"/>
      <w:divBdr>
        <w:top w:val="none" w:sz="0" w:space="0" w:color="auto"/>
        <w:left w:val="none" w:sz="0" w:space="0" w:color="auto"/>
        <w:bottom w:val="none" w:sz="0" w:space="0" w:color="auto"/>
        <w:right w:val="none" w:sz="0" w:space="0" w:color="auto"/>
      </w:divBdr>
    </w:div>
    <w:div w:id="502664532">
      <w:bodyDiv w:val="1"/>
      <w:marLeft w:val="0"/>
      <w:marRight w:val="0"/>
      <w:marTop w:val="0"/>
      <w:marBottom w:val="0"/>
      <w:divBdr>
        <w:top w:val="none" w:sz="0" w:space="0" w:color="auto"/>
        <w:left w:val="none" w:sz="0" w:space="0" w:color="auto"/>
        <w:bottom w:val="none" w:sz="0" w:space="0" w:color="auto"/>
        <w:right w:val="none" w:sz="0" w:space="0" w:color="auto"/>
      </w:divBdr>
    </w:div>
    <w:div w:id="522665971">
      <w:bodyDiv w:val="1"/>
      <w:marLeft w:val="0"/>
      <w:marRight w:val="0"/>
      <w:marTop w:val="0"/>
      <w:marBottom w:val="0"/>
      <w:divBdr>
        <w:top w:val="none" w:sz="0" w:space="0" w:color="auto"/>
        <w:left w:val="none" w:sz="0" w:space="0" w:color="auto"/>
        <w:bottom w:val="none" w:sz="0" w:space="0" w:color="auto"/>
        <w:right w:val="none" w:sz="0" w:space="0" w:color="auto"/>
      </w:divBdr>
    </w:div>
    <w:div w:id="526220152">
      <w:bodyDiv w:val="1"/>
      <w:marLeft w:val="0"/>
      <w:marRight w:val="0"/>
      <w:marTop w:val="0"/>
      <w:marBottom w:val="0"/>
      <w:divBdr>
        <w:top w:val="none" w:sz="0" w:space="0" w:color="auto"/>
        <w:left w:val="none" w:sz="0" w:space="0" w:color="auto"/>
        <w:bottom w:val="none" w:sz="0" w:space="0" w:color="auto"/>
        <w:right w:val="none" w:sz="0" w:space="0" w:color="auto"/>
      </w:divBdr>
    </w:div>
    <w:div w:id="547307131">
      <w:bodyDiv w:val="1"/>
      <w:marLeft w:val="0"/>
      <w:marRight w:val="0"/>
      <w:marTop w:val="0"/>
      <w:marBottom w:val="0"/>
      <w:divBdr>
        <w:top w:val="none" w:sz="0" w:space="0" w:color="auto"/>
        <w:left w:val="none" w:sz="0" w:space="0" w:color="auto"/>
        <w:bottom w:val="none" w:sz="0" w:space="0" w:color="auto"/>
        <w:right w:val="none" w:sz="0" w:space="0" w:color="auto"/>
      </w:divBdr>
    </w:div>
    <w:div w:id="547494341">
      <w:bodyDiv w:val="1"/>
      <w:marLeft w:val="0"/>
      <w:marRight w:val="0"/>
      <w:marTop w:val="0"/>
      <w:marBottom w:val="0"/>
      <w:divBdr>
        <w:top w:val="none" w:sz="0" w:space="0" w:color="auto"/>
        <w:left w:val="none" w:sz="0" w:space="0" w:color="auto"/>
        <w:bottom w:val="none" w:sz="0" w:space="0" w:color="auto"/>
        <w:right w:val="none" w:sz="0" w:space="0" w:color="auto"/>
      </w:divBdr>
    </w:div>
    <w:div w:id="554000939">
      <w:bodyDiv w:val="1"/>
      <w:marLeft w:val="0"/>
      <w:marRight w:val="0"/>
      <w:marTop w:val="0"/>
      <w:marBottom w:val="0"/>
      <w:divBdr>
        <w:top w:val="none" w:sz="0" w:space="0" w:color="auto"/>
        <w:left w:val="none" w:sz="0" w:space="0" w:color="auto"/>
        <w:bottom w:val="none" w:sz="0" w:space="0" w:color="auto"/>
        <w:right w:val="none" w:sz="0" w:space="0" w:color="auto"/>
      </w:divBdr>
    </w:div>
    <w:div w:id="567809800">
      <w:bodyDiv w:val="1"/>
      <w:marLeft w:val="0"/>
      <w:marRight w:val="0"/>
      <w:marTop w:val="0"/>
      <w:marBottom w:val="0"/>
      <w:divBdr>
        <w:top w:val="none" w:sz="0" w:space="0" w:color="auto"/>
        <w:left w:val="none" w:sz="0" w:space="0" w:color="auto"/>
        <w:bottom w:val="none" w:sz="0" w:space="0" w:color="auto"/>
        <w:right w:val="none" w:sz="0" w:space="0" w:color="auto"/>
      </w:divBdr>
    </w:div>
    <w:div w:id="570889556">
      <w:bodyDiv w:val="1"/>
      <w:marLeft w:val="0"/>
      <w:marRight w:val="0"/>
      <w:marTop w:val="0"/>
      <w:marBottom w:val="0"/>
      <w:divBdr>
        <w:top w:val="none" w:sz="0" w:space="0" w:color="auto"/>
        <w:left w:val="none" w:sz="0" w:space="0" w:color="auto"/>
        <w:bottom w:val="none" w:sz="0" w:space="0" w:color="auto"/>
        <w:right w:val="none" w:sz="0" w:space="0" w:color="auto"/>
      </w:divBdr>
    </w:div>
    <w:div w:id="605232903">
      <w:bodyDiv w:val="1"/>
      <w:marLeft w:val="0"/>
      <w:marRight w:val="0"/>
      <w:marTop w:val="0"/>
      <w:marBottom w:val="0"/>
      <w:divBdr>
        <w:top w:val="none" w:sz="0" w:space="0" w:color="auto"/>
        <w:left w:val="none" w:sz="0" w:space="0" w:color="auto"/>
        <w:bottom w:val="none" w:sz="0" w:space="0" w:color="auto"/>
        <w:right w:val="none" w:sz="0" w:space="0" w:color="auto"/>
      </w:divBdr>
    </w:div>
    <w:div w:id="606617696">
      <w:bodyDiv w:val="1"/>
      <w:marLeft w:val="0"/>
      <w:marRight w:val="0"/>
      <w:marTop w:val="0"/>
      <w:marBottom w:val="0"/>
      <w:divBdr>
        <w:top w:val="none" w:sz="0" w:space="0" w:color="auto"/>
        <w:left w:val="none" w:sz="0" w:space="0" w:color="auto"/>
        <w:bottom w:val="none" w:sz="0" w:space="0" w:color="auto"/>
        <w:right w:val="none" w:sz="0" w:space="0" w:color="auto"/>
      </w:divBdr>
    </w:div>
    <w:div w:id="607856303">
      <w:bodyDiv w:val="1"/>
      <w:marLeft w:val="0"/>
      <w:marRight w:val="0"/>
      <w:marTop w:val="0"/>
      <w:marBottom w:val="0"/>
      <w:divBdr>
        <w:top w:val="none" w:sz="0" w:space="0" w:color="auto"/>
        <w:left w:val="none" w:sz="0" w:space="0" w:color="auto"/>
        <w:bottom w:val="none" w:sz="0" w:space="0" w:color="auto"/>
        <w:right w:val="none" w:sz="0" w:space="0" w:color="auto"/>
      </w:divBdr>
    </w:div>
    <w:div w:id="608006719">
      <w:bodyDiv w:val="1"/>
      <w:marLeft w:val="0"/>
      <w:marRight w:val="0"/>
      <w:marTop w:val="0"/>
      <w:marBottom w:val="0"/>
      <w:divBdr>
        <w:top w:val="none" w:sz="0" w:space="0" w:color="auto"/>
        <w:left w:val="none" w:sz="0" w:space="0" w:color="auto"/>
        <w:bottom w:val="none" w:sz="0" w:space="0" w:color="auto"/>
        <w:right w:val="none" w:sz="0" w:space="0" w:color="auto"/>
      </w:divBdr>
    </w:div>
    <w:div w:id="609316030">
      <w:bodyDiv w:val="1"/>
      <w:marLeft w:val="0"/>
      <w:marRight w:val="0"/>
      <w:marTop w:val="0"/>
      <w:marBottom w:val="0"/>
      <w:divBdr>
        <w:top w:val="none" w:sz="0" w:space="0" w:color="auto"/>
        <w:left w:val="none" w:sz="0" w:space="0" w:color="auto"/>
        <w:bottom w:val="none" w:sz="0" w:space="0" w:color="auto"/>
        <w:right w:val="none" w:sz="0" w:space="0" w:color="auto"/>
      </w:divBdr>
    </w:div>
    <w:div w:id="613026431">
      <w:bodyDiv w:val="1"/>
      <w:marLeft w:val="0"/>
      <w:marRight w:val="0"/>
      <w:marTop w:val="0"/>
      <w:marBottom w:val="0"/>
      <w:divBdr>
        <w:top w:val="none" w:sz="0" w:space="0" w:color="auto"/>
        <w:left w:val="none" w:sz="0" w:space="0" w:color="auto"/>
        <w:bottom w:val="none" w:sz="0" w:space="0" w:color="auto"/>
        <w:right w:val="none" w:sz="0" w:space="0" w:color="auto"/>
      </w:divBdr>
    </w:div>
    <w:div w:id="613899011">
      <w:bodyDiv w:val="1"/>
      <w:marLeft w:val="0"/>
      <w:marRight w:val="0"/>
      <w:marTop w:val="0"/>
      <w:marBottom w:val="0"/>
      <w:divBdr>
        <w:top w:val="none" w:sz="0" w:space="0" w:color="auto"/>
        <w:left w:val="none" w:sz="0" w:space="0" w:color="auto"/>
        <w:bottom w:val="none" w:sz="0" w:space="0" w:color="auto"/>
        <w:right w:val="none" w:sz="0" w:space="0" w:color="auto"/>
      </w:divBdr>
    </w:div>
    <w:div w:id="615332713">
      <w:bodyDiv w:val="1"/>
      <w:marLeft w:val="0"/>
      <w:marRight w:val="0"/>
      <w:marTop w:val="0"/>
      <w:marBottom w:val="0"/>
      <w:divBdr>
        <w:top w:val="none" w:sz="0" w:space="0" w:color="auto"/>
        <w:left w:val="none" w:sz="0" w:space="0" w:color="auto"/>
        <w:bottom w:val="none" w:sz="0" w:space="0" w:color="auto"/>
        <w:right w:val="none" w:sz="0" w:space="0" w:color="auto"/>
      </w:divBdr>
    </w:div>
    <w:div w:id="620573544">
      <w:bodyDiv w:val="1"/>
      <w:marLeft w:val="0"/>
      <w:marRight w:val="0"/>
      <w:marTop w:val="0"/>
      <w:marBottom w:val="0"/>
      <w:divBdr>
        <w:top w:val="none" w:sz="0" w:space="0" w:color="auto"/>
        <w:left w:val="none" w:sz="0" w:space="0" w:color="auto"/>
        <w:bottom w:val="none" w:sz="0" w:space="0" w:color="auto"/>
        <w:right w:val="none" w:sz="0" w:space="0" w:color="auto"/>
      </w:divBdr>
    </w:div>
    <w:div w:id="628709925">
      <w:bodyDiv w:val="1"/>
      <w:marLeft w:val="0"/>
      <w:marRight w:val="0"/>
      <w:marTop w:val="0"/>
      <w:marBottom w:val="0"/>
      <w:divBdr>
        <w:top w:val="none" w:sz="0" w:space="0" w:color="auto"/>
        <w:left w:val="none" w:sz="0" w:space="0" w:color="auto"/>
        <w:bottom w:val="none" w:sz="0" w:space="0" w:color="auto"/>
        <w:right w:val="none" w:sz="0" w:space="0" w:color="auto"/>
      </w:divBdr>
    </w:div>
    <w:div w:id="631523479">
      <w:bodyDiv w:val="1"/>
      <w:marLeft w:val="0"/>
      <w:marRight w:val="0"/>
      <w:marTop w:val="0"/>
      <w:marBottom w:val="0"/>
      <w:divBdr>
        <w:top w:val="none" w:sz="0" w:space="0" w:color="auto"/>
        <w:left w:val="none" w:sz="0" w:space="0" w:color="auto"/>
        <w:bottom w:val="none" w:sz="0" w:space="0" w:color="auto"/>
        <w:right w:val="none" w:sz="0" w:space="0" w:color="auto"/>
      </w:divBdr>
    </w:div>
    <w:div w:id="632292706">
      <w:bodyDiv w:val="1"/>
      <w:marLeft w:val="0"/>
      <w:marRight w:val="0"/>
      <w:marTop w:val="0"/>
      <w:marBottom w:val="0"/>
      <w:divBdr>
        <w:top w:val="none" w:sz="0" w:space="0" w:color="auto"/>
        <w:left w:val="none" w:sz="0" w:space="0" w:color="auto"/>
        <w:bottom w:val="none" w:sz="0" w:space="0" w:color="auto"/>
        <w:right w:val="none" w:sz="0" w:space="0" w:color="auto"/>
      </w:divBdr>
    </w:div>
    <w:div w:id="639454897">
      <w:bodyDiv w:val="1"/>
      <w:marLeft w:val="0"/>
      <w:marRight w:val="0"/>
      <w:marTop w:val="0"/>
      <w:marBottom w:val="0"/>
      <w:divBdr>
        <w:top w:val="none" w:sz="0" w:space="0" w:color="auto"/>
        <w:left w:val="none" w:sz="0" w:space="0" w:color="auto"/>
        <w:bottom w:val="none" w:sz="0" w:space="0" w:color="auto"/>
        <w:right w:val="none" w:sz="0" w:space="0" w:color="auto"/>
      </w:divBdr>
    </w:div>
    <w:div w:id="673848442">
      <w:bodyDiv w:val="1"/>
      <w:marLeft w:val="0"/>
      <w:marRight w:val="0"/>
      <w:marTop w:val="0"/>
      <w:marBottom w:val="0"/>
      <w:divBdr>
        <w:top w:val="none" w:sz="0" w:space="0" w:color="auto"/>
        <w:left w:val="none" w:sz="0" w:space="0" w:color="auto"/>
        <w:bottom w:val="none" w:sz="0" w:space="0" w:color="auto"/>
        <w:right w:val="none" w:sz="0" w:space="0" w:color="auto"/>
      </w:divBdr>
    </w:div>
    <w:div w:id="676230772">
      <w:bodyDiv w:val="1"/>
      <w:marLeft w:val="0"/>
      <w:marRight w:val="0"/>
      <w:marTop w:val="0"/>
      <w:marBottom w:val="0"/>
      <w:divBdr>
        <w:top w:val="none" w:sz="0" w:space="0" w:color="auto"/>
        <w:left w:val="none" w:sz="0" w:space="0" w:color="auto"/>
        <w:bottom w:val="none" w:sz="0" w:space="0" w:color="auto"/>
        <w:right w:val="none" w:sz="0" w:space="0" w:color="auto"/>
      </w:divBdr>
    </w:div>
    <w:div w:id="677118318">
      <w:bodyDiv w:val="1"/>
      <w:marLeft w:val="0"/>
      <w:marRight w:val="0"/>
      <w:marTop w:val="0"/>
      <w:marBottom w:val="0"/>
      <w:divBdr>
        <w:top w:val="none" w:sz="0" w:space="0" w:color="auto"/>
        <w:left w:val="none" w:sz="0" w:space="0" w:color="auto"/>
        <w:bottom w:val="none" w:sz="0" w:space="0" w:color="auto"/>
        <w:right w:val="none" w:sz="0" w:space="0" w:color="auto"/>
      </w:divBdr>
    </w:div>
    <w:div w:id="677537426">
      <w:bodyDiv w:val="1"/>
      <w:marLeft w:val="0"/>
      <w:marRight w:val="0"/>
      <w:marTop w:val="0"/>
      <w:marBottom w:val="0"/>
      <w:divBdr>
        <w:top w:val="none" w:sz="0" w:space="0" w:color="auto"/>
        <w:left w:val="none" w:sz="0" w:space="0" w:color="auto"/>
        <w:bottom w:val="none" w:sz="0" w:space="0" w:color="auto"/>
        <w:right w:val="none" w:sz="0" w:space="0" w:color="auto"/>
      </w:divBdr>
    </w:div>
    <w:div w:id="686373863">
      <w:bodyDiv w:val="1"/>
      <w:marLeft w:val="0"/>
      <w:marRight w:val="0"/>
      <w:marTop w:val="0"/>
      <w:marBottom w:val="0"/>
      <w:divBdr>
        <w:top w:val="none" w:sz="0" w:space="0" w:color="auto"/>
        <w:left w:val="none" w:sz="0" w:space="0" w:color="auto"/>
        <w:bottom w:val="none" w:sz="0" w:space="0" w:color="auto"/>
        <w:right w:val="none" w:sz="0" w:space="0" w:color="auto"/>
      </w:divBdr>
    </w:div>
    <w:div w:id="686447453">
      <w:bodyDiv w:val="1"/>
      <w:marLeft w:val="0"/>
      <w:marRight w:val="0"/>
      <w:marTop w:val="0"/>
      <w:marBottom w:val="0"/>
      <w:divBdr>
        <w:top w:val="none" w:sz="0" w:space="0" w:color="auto"/>
        <w:left w:val="none" w:sz="0" w:space="0" w:color="auto"/>
        <w:bottom w:val="none" w:sz="0" w:space="0" w:color="auto"/>
        <w:right w:val="none" w:sz="0" w:space="0" w:color="auto"/>
      </w:divBdr>
    </w:div>
    <w:div w:id="702440572">
      <w:bodyDiv w:val="1"/>
      <w:marLeft w:val="0"/>
      <w:marRight w:val="0"/>
      <w:marTop w:val="0"/>
      <w:marBottom w:val="0"/>
      <w:divBdr>
        <w:top w:val="none" w:sz="0" w:space="0" w:color="auto"/>
        <w:left w:val="none" w:sz="0" w:space="0" w:color="auto"/>
        <w:bottom w:val="none" w:sz="0" w:space="0" w:color="auto"/>
        <w:right w:val="none" w:sz="0" w:space="0" w:color="auto"/>
      </w:divBdr>
    </w:div>
    <w:div w:id="705328224">
      <w:bodyDiv w:val="1"/>
      <w:marLeft w:val="0"/>
      <w:marRight w:val="0"/>
      <w:marTop w:val="0"/>
      <w:marBottom w:val="0"/>
      <w:divBdr>
        <w:top w:val="none" w:sz="0" w:space="0" w:color="auto"/>
        <w:left w:val="none" w:sz="0" w:space="0" w:color="auto"/>
        <w:bottom w:val="none" w:sz="0" w:space="0" w:color="auto"/>
        <w:right w:val="none" w:sz="0" w:space="0" w:color="auto"/>
      </w:divBdr>
    </w:div>
    <w:div w:id="717779934">
      <w:bodyDiv w:val="1"/>
      <w:marLeft w:val="0"/>
      <w:marRight w:val="0"/>
      <w:marTop w:val="0"/>
      <w:marBottom w:val="0"/>
      <w:divBdr>
        <w:top w:val="none" w:sz="0" w:space="0" w:color="auto"/>
        <w:left w:val="none" w:sz="0" w:space="0" w:color="auto"/>
        <w:bottom w:val="none" w:sz="0" w:space="0" w:color="auto"/>
        <w:right w:val="none" w:sz="0" w:space="0" w:color="auto"/>
      </w:divBdr>
    </w:div>
    <w:div w:id="723673273">
      <w:bodyDiv w:val="1"/>
      <w:marLeft w:val="0"/>
      <w:marRight w:val="0"/>
      <w:marTop w:val="0"/>
      <w:marBottom w:val="0"/>
      <w:divBdr>
        <w:top w:val="none" w:sz="0" w:space="0" w:color="auto"/>
        <w:left w:val="none" w:sz="0" w:space="0" w:color="auto"/>
        <w:bottom w:val="none" w:sz="0" w:space="0" w:color="auto"/>
        <w:right w:val="none" w:sz="0" w:space="0" w:color="auto"/>
      </w:divBdr>
    </w:div>
    <w:div w:id="730542384">
      <w:bodyDiv w:val="1"/>
      <w:marLeft w:val="0"/>
      <w:marRight w:val="0"/>
      <w:marTop w:val="0"/>
      <w:marBottom w:val="0"/>
      <w:divBdr>
        <w:top w:val="none" w:sz="0" w:space="0" w:color="auto"/>
        <w:left w:val="none" w:sz="0" w:space="0" w:color="auto"/>
        <w:bottom w:val="none" w:sz="0" w:space="0" w:color="auto"/>
        <w:right w:val="none" w:sz="0" w:space="0" w:color="auto"/>
      </w:divBdr>
    </w:div>
    <w:div w:id="742684665">
      <w:bodyDiv w:val="1"/>
      <w:marLeft w:val="0"/>
      <w:marRight w:val="0"/>
      <w:marTop w:val="0"/>
      <w:marBottom w:val="0"/>
      <w:divBdr>
        <w:top w:val="none" w:sz="0" w:space="0" w:color="auto"/>
        <w:left w:val="none" w:sz="0" w:space="0" w:color="auto"/>
        <w:bottom w:val="none" w:sz="0" w:space="0" w:color="auto"/>
        <w:right w:val="none" w:sz="0" w:space="0" w:color="auto"/>
      </w:divBdr>
    </w:div>
    <w:div w:id="743987687">
      <w:bodyDiv w:val="1"/>
      <w:marLeft w:val="0"/>
      <w:marRight w:val="0"/>
      <w:marTop w:val="0"/>
      <w:marBottom w:val="0"/>
      <w:divBdr>
        <w:top w:val="none" w:sz="0" w:space="0" w:color="auto"/>
        <w:left w:val="none" w:sz="0" w:space="0" w:color="auto"/>
        <w:bottom w:val="none" w:sz="0" w:space="0" w:color="auto"/>
        <w:right w:val="none" w:sz="0" w:space="0" w:color="auto"/>
      </w:divBdr>
    </w:div>
    <w:div w:id="752091743">
      <w:bodyDiv w:val="1"/>
      <w:marLeft w:val="0"/>
      <w:marRight w:val="0"/>
      <w:marTop w:val="0"/>
      <w:marBottom w:val="0"/>
      <w:divBdr>
        <w:top w:val="none" w:sz="0" w:space="0" w:color="auto"/>
        <w:left w:val="none" w:sz="0" w:space="0" w:color="auto"/>
        <w:bottom w:val="none" w:sz="0" w:space="0" w:color="auto"/>
        <w:right w:val="none" w:sz="0" w:space="0" w:color="auto"/>
      </w:divBdr>
    </w:div>
    <w:div w:id="753086808">
      <w:bodyDiv w:val="1"/>
      <w:marLeft w:val="0"/>
      <w:marRight w:val="0"/>
      <w:marTop w:val="0"/>
      <w:marBottom w:val="0"/>
      <w:divBdr>
        <w:top w:val="none" w:sz="0" w:space="0" w:color="auto"/>
        <w:left w:val="none" w:sz="0" w:space="0" w:color="auto"/>
        <w:bottom w:val="none" w:sz="0" w:space="0" w:color="auto"/>
        <w:right w:val="none" w:sz="0" w:space="0" w:color="auto"/>
      </w:divBdr>
    </w:div>
    <w:div w:id="753671041">
      <w:bodyDiv w:val="1"/>
      <w:marLeft w:val="0"/>
      <w:marRight w:val="0"/>
      <w:marTop w:val="0"/>
      <w:marBottom w:val="0"/>
      <w:divBdr>
        <w:top w:val="none" w:sz="0" w:space="0" w:color="auto"/>
        <w:left w:val="none" w:sz="0" w:space="0" w:color="auto"/>
        <w:bottom w:val="none" w:sz="0" w:space="0" w:color="auto"/>
        <w:right w:val="none" w:sz="0" w:space="0" w:color="auto"/>
      </w:divBdr>
    </w:div>
    <w:div w:id="765230102">
      <w:bodyDiv w:val="1"/>
      <w:marLeft w:val="0"/>
      <w:marRight w:val="0"/>
      <w:marTop w:val="0"/>
      <w:marBottom w:val="0"/>
      <w:divBdr>
        <w:top w:val="none" w:sz="0" w:space="0" w:color="auto"/>
        <w:left w:val="none" w:sz="0" w:space="0" w:color="auto"/>
        <w:bottom w:val="none" w:sz="0" w:space="0" w:color="auto"/>
        <w:right w:val="none" w:sz="0" w:space="0" w:color="auto"/>
      </w:divBdr>
    </w:div>
    <w:div w:id="766273860">
      <w:bodyDiv w:val="1"/>
      <w:marLeft w:val="0"/>
      <w:marRight w:val="0"/>
      <w:marTop w:val="0"/>
      <w:marBottom w:val="0"/>
      <w:divBdr>
        <w:top w:val="none" w:sz="0" w:space="0" w:color="auto"/>
        <w:left w:val="none" w:sz="0" w:space="0" w:color="auto"/>
        <w:bottom w:val="none" w:sz="0" w:space="0" w:color="auto"/>
        <w:right w:val="none" w:sz="0" w:space="0" w:color="auto"/>
      </w:divBdr>
    </w:div>
    <w:div w:id="813066593">
      <w:bodyDiv w:val="1"/>
      <w:marLeft w:val="0"/>
      <w:marRight w:val="0"/>
      <w:marTop w:val="0"/>
      <w:marBottom w:val="0"/>
      <w:divBdr>
        <w:top w:val="none" w:sz="0" w:space="0" w:color="auto"/>
        <w:left w:val="none" w:sz="0" w:space="0" w:color="auto"/>
        <w:bottom w:val="none" w:sz="0" w:space="0" w:color="auto"/>
        <w:right w:val="none" w:sz="0" w:space="0" w:color="auto"/>
      </w:divBdr>
    </w:div>
    <w:div w:id="817497100">
      <w:bodyDiv w:val="1"/>
      <w:marLeft w:val="0"/>
      <w:marRight w:val="0"/>
      <w:marTop w:val="0"/>
      <w:marBottom w:val="0"/>
      <w:divBdr>
        <w:top w:val="none" w:sz="0" w:space="0" w:color="auto"/>
        <w:left w:val="none" w:sz="0" w:space="0" w:color="auto"/>
        <w:bottom w:val="none" w:sz="0" w:space="0" w:color="auto"/>
        <w:right w:val="none" w:sz="0" w:space="0" w:color="auto"/>
      </w:divBdr>
    </w:div>
    <w:div w:id="837580814">
      <w:bodyDiv w:val="1"/>
      <w:marLeft w:val="0"/>
      <w:marRight w:val="0"/>
      <w:marTop w:val="0"/>
      <w:marBottom w:val="0"/>
      <w:divBdr>
        <w:top w:val="none" w:sz="0" w:space="0" w:color="auto"/>
        <w:left w:val="none" w:sz="0" w:space="0" w:color="auto"/>
        <w:bottom w:val="none" w:sz="0" w:space="0" w:color="auto"/>
        <w:right w:val="none" w:sz="0" w:space="0" w:color="auto"/>
      </w:divBdr>
    </w:div>
    <w:div w:id="840244397">
      <w:bodyDiv w:val="1"/>
      <w:marLeft w:val="0"/>
      <w:marRight w:val="0"/>
      <w:marTop w:val="0"/>
      <w:marBottom w:val="0"/>
      <w:divBdr>
        <w:top w:val="none" w:sz="0" w:space="0" w:color="auto"/>
        <w:left w:val="none" w:sz="0" w:space="0" w:color="auto"/>
        <w:bottom w:val="none" w:sz="0" w:space="0" w:color="auto"/>
        <w:right w:val="none" w:sz="0" w:space="0" w:color="auto"/>
      </w:divBdr>
    </w:div>
    <w:div w:id="860163836">
      <w:bodyDiv w:val="1"/>
      <w:marLeft w:val="0"/>
      <w:marRight w:val="0"/>
      <w:marTop w:val="0"/>
      <w:marBottom w:val="0"/>
      <w:divBdr>
        <w:top w:val="none" w:sz="0" w:space="0" w:color="auto"/>
        <w:left w:val="none" w:sz="0" w:space="0" w:color="auto"/>
        <w:bottom w:val="none" w:sz="0" w:space="0" w:color="auto"/>
        <w:right w:val="none" w:sz="0" w:space="0" w:color="auto"/>
      </w:divBdr>
    </w:div>
    <w:div w:id="869806470">
      <w:bodyDiv w:val="1"/>
      <w:marLeft w:val="0"/>
      <w:marRight w:val="0"/>
      <w:marTop w:val="0"/>
      <w:marBottom w:val="0"/>
      <w:divBdr>
        <w:top w:val="none" w:sz="0" w:space="0" w:color="auto"/>
        <w:left w:val="none" w:sz="0" w:space="0" w:color="auto"/>
        <w:bottom w:val="none" w:sz="0" w:space="0" w:color="auto"/>
        <w:right w:val="none" w:sz="0" w:space="0" w:color="auto"/>
      </w:divBdr>
    </w:div>
    <w:div w:id="884024703">
      <w:bodyDiv w:val="1"/>
      <w:marLeft w:val="0"/>
      <w:marRight w:val="0"/>
      <w:marTop w:val="0"/>
      <w:marBottom w:val="0"/>
      <w:divBdr>
        <w:top w:val="none" w:sz="0" w:space="0" w:color="auto"/>
        <w:left w:val="none" w:sz="0" w:space="0" w:color="auto"/>
        <w:bottom w:val="none" w:sz="0" w:space="0" w:color="auto"/>
        <w:right w:val="none" w:sz="0" w:space="0" w:color="auto"/>
      </w:divBdr>
    </w:div>
    <w:div w:id="904949322">
      <w:bodyDiv w:val="1"/>
      <w:marLeft w:val="0"/>
      <w:marRight w:val="0"/>
      <w:marTop w:val="0"/>
      <w:marBottom w:val="0"/>
      <w:divBdr>
        <w:top w:val="none" w:sz="0" w:space="0" w:color="auto"/>
        <w:left w:val="none" w:sz="0" w:space="0" w:color="auto"/>
        <w:bottom w:val="none" w:sz="0" w:space="0" w:color="auto"/>
        <w:right w:val="none" w:sz="0" w:space="0" w:color="auto"/>
      </w:divBdr>
    </w:div>
    <w:div w:id="905259263">
      <w:bodyDiv w:val="1"/>
      <w:marLeft w:val="0"/>
      <w:marRight w:val="0"/>
      <w:marTop w:val="0"/>
      <w:marBottom w:val="0"/>
      <w:divBdr>
        <w:top w:val="none" w:sz="0" w:space="0" w:color="auto"/>
        <w:left w:val="none" w:sz="0" w:space="0" w:color="auto"/>
        <w:bottom w:val="none" w:sz="0" w:space="0" w:color="auto"/>
        <w:right w:val="none" w:sz="0" w:space="0" w:color="auto"/>
      </w:divBdr>
    </w:div>
    <w:div w:id="911424069">
      <w:bodyDiv w:val="1"/>
      <w:marLeft w:val="0"/>
      <w:marRight w:val="0"/>
      <w:marTop w:val="0"/>
      <w:marBottom w:val="0"/>
      <w:divBdr>
        <w:top w:val="none" w:sz="0" w:space="0" w:color="auto"/>
        <w:left w:val="none" w:sz="0" w:space="0" w:color="auto"/>
        <w:bottom w:val="none" w:sz="0" w:space="0" w:color="auto"/>
        <w:right w:val="none" w:sz="0" w:space="0" w:color="auto"/>
      </w:divBdr>
    </w:div>
    <w:div w:id="911626067">
      <w:bodyDiv w:val="1"/>
      <w:marLeft w:val="0"/>
      <w:marRight w:val="0"/>
      <w:marTop w:val="0"/>
      <w:marBottom w:val="0"/>
      <w:divBdr>
        <w:top w:val="none" w:sz="0" w:space="0" w:color="auto"/>
        <w:left w:val="none" w:sz="0" w:space="0" w:color="auto"/>
        <w:bottom w:val="none" w:sz="0" w:space="0" w:color="auto"/>
        <w:right w:val="none" w:sz="0" w:space="0" w:color="auto"/>
      </w:divBdr>
    </w:div>
    <w:div w:id="935749897">
      <w:bodyDiv w:val="1"/>
      <w:marLeft w:val="0"/>
      <w:marRight w:val="0"/>
      <w:marTop w:val="0"/>
      <w:marBottom w:val="0"/>
      <w:divBdr>
        <w:top w:val="none" w:sz="0" w:space="0" w:color="auto"/>
        <w:left w:val="none" w:sz="0" w:space="0" w:color="auto"/>
        <w:bottom w:val="none" w:sz="0" w:space="0" w:color="auto"/>
        <w:right w:val="none" w:sz="0" w:space="0" w:color="auto"/>
      </w:divBdr>
    </w:div>
    <w:div w:id="943150603">
      <w:bodyDiv w:val="1"/>
      <w:marLeft w:val="0"/>
      <w:marRight w:val="0"/>
      <w:marTop w:val="0"/>
      <w:marBottom w:val="0"/>
      <w:divBdr>
        <w:top w:val="none" w:sz="0" w:space="0" w:color="auto"/>
        <w:left w:val="none" w:sz="0" w:space="0" w:color="auto"/>
        <w:bottom w:val="none" w:sz="0" w:space="0" w:color="auto"/>
        <w:right w:val="none" w:sz="0" w:space="0" w:color="auto"/>
      </w:divBdr>
    </w:div>
    <w:div w:id="946961022">
      <w:bodyDiv w:val="1"/>
      <w:marLeft w:val="0"/>
      <w:marRight w:val="0"/>
      <w:marTop w:val="0"/>
      <w:marBottom w:val="0"/>
      <w:divBdr>
        <w:top w:val="none" w:sz="0" w:space="0" w:color="auto"/>
        <w:left w:val="none" w:sz="0" w:space="0" w:color="auto"/>
        <w:bottom w:val="none" w:sz="0" w:space="0" w:color="auto"/>
        <w:right w:val="none" w:sz="0" w:space="0" w:color="auto"/>
      </w:divBdr>
    </w:div>
    <w:div w:id="949818539">
      <w:bodyDiv w:val="1"/>
      <w:marLeft w:val="0"/>
      <w:marRight w:val="0"/>
      <w:marTop w:val="0"/>
      <w:marBottom w:val="0"/>
      <w:divBdr>
        <w:top w:val="none" w:sz="0" w:space="0" w:color="auto"/>
        <w:left w:val="none" w:sz="0" w:space="0" w:color="auto"/>
        <w:bottom w:val="none" w:sz="0" w:space="0" w:color="auto"/>
        <w:right w:val="none" w:sz="0" w:space="0" w:color="auto"/>
      </w:divBdr>
    </w:div>
    <w:div w:id="968314944">
      <w:bodyDiv w:val="1"/>
      <w:marLeft w:val="0"/>
      <w:marRight w:val="0"/>
      <w:marTop w:val="0"/>
      <w:marBottom w:val="0"/>
      <w:divBdr>
        <w:top w:val="none" w:sz="0" w:space="0" w:color="auto"/>
        <w:left w:val="none" w:sz="0" w:space="0" w:color="auto"/>
        <w:bottom w:val="none" w:sz="0" w:space="0" w:color="auto"/>
        <w:right w:val="none" w:sz="0" w:space="0" w:color="auto"/>
      </w:divBdr>
    </w:div>
    <w:div w:id="975138094">
      <w:bodyDiv w:val="1"/>
      <w:marLeft w:val="0"/>
      <w:marRight w:val="0"/>
      <w:marTop w:val="0"/>
      <w:marBottom w:val="0"/>
      <w:divBdr>
        <w:top w:val="none" w:sz="0" w:space="0" w:color="auto"/>
        <w:left w:val="none" w:sz="0" w:space="0" w:color="auto"/>
        <w:bottom w:val="none" w:sz="0" w:space="0" w:color="auto"/>
        <w:right w:val="none" w:sz="0" w:space="0" w:color="auto"/>
      </w:divBdr>
    </w:div>
    <w:div w:id="989285590">
      <w:bodyDiv w:val="1"/>
      <w:marLeft w:val="0"/>
      <w:marRight w:val="0"/>
      <w:marTop w:val="0"/>
      <w:marBottom w:val="0"/>
      <w:divBdr>
        <w:top w:val="none" w:sz="0" w:space="0" w:color="auto"/>
        <w:left w:val="none" w:sz="0" w:space="0" w:color="auto"/>
        <w:bottom w:val="none" w:sz="0" w:space="0" w:color="auto"/>
        <w:right w:val="none" w:sz="0" w:space="0" w:color="auto"/>
      </w:divBdr>
    </w:div>
    <w:div w:id="990718874">
      <w:bodyDiv w:val="1"/>
      <w:marLeft w:val="0"/>
      <w:marRight w:val="0"/>
      <w:marTop w:val="0"/>
      <w:marBottom w:val="0"/>
      <w:divBdr>
        <w:top w:val="none" w:sz="0" w:space="0" w:color="auto"/>
        <w:left w:val="none" w:sz="0" w:space="0" w:color="auto"/>
        <w:bottom w:val="none" w:sz="0" w:space="0" w:color="auto"/>
        <w:right w:val="none" w:sz="0" w:space="0" w:color="auto"/>
      </w:divBdr>
    </w:div>
    <w:div w:id="1007564780">
      <w:bodyDiv w:val="1"/>
      <w:marLeft w:val="0"/>
      <w:marRight w:val="0"/>
      <w:marTop w:val="0"/>
      <w:marBottom w:val="0"/>
      <w:divBdr>
        <w:top w:val="none" w:sz="0" w:space="0" w:color="auto"/>
        <w:left w:val="none" w:sz="0" w:space="0" w:color="auto"/>
        <w:bottom w:val="none" w:sz="0" w:space="0" w:color="auto"/>
        <w:right w:val="none" w:sz="0" w:space="0" w:color="auto"/>
      </w:divBdr>
    </w:div>
    <w:div w:id="1025594381">
      <w:bodyDiv w:val="1"/>
      <w:marLeft w:val="0"/>
      <w:marRight w:val="0"/>
      <w:marTop w:val="0"/>
      <w:marBottom w:val="0"/>
      <w:divBdr>
        <w:top w:val="none" w:sz="0" w:space="0" w:color="auto"/>
        <w:left w:val="none" w:sz="0" w:space="0" w:color="auto"/>
        <w:bottom w:val="none" w:sz="0" w:space="0" w:color="auto"/>
        <w:right w:val="none" w:sz="0" w:space="0" w:color="auto"/>
      </w:divBdr>
    </w:div>
    <w:div w:id="1033462675">
      <w:bodyDiv w:val="1"/>
      <w:marLeft w:val="0"/>
      <w:marRight w:val="0"/>
      <w:marTop w:val="0"/>
      <w:marBottom w:val="0"/>
      <w:divBdr>
        <w:top w:val="none" w:sz="0" w:space="0" w:color="auto"/>
        <w:left w:val="none" w:sz="0" w:space="0" w:color="auto"/>
        <w:bottom w:val="none" w:sz="0" w:space="0" w:color="auto"/>
        <w:right w:val="none" w:sz="0" w:space="0" w:color="auto"/>
      </w:divBdr>
    </w:div>
    <w:div w:id="1049643640">
      <w:bodyDiv w:val="1"/>
      <w:marLeft w:val="0"/>
      <w:marRight w:val="0"/>
      <w:marTop w:val="0"/>
      <w:marBottom w:val="0"/>
      <w:divBdr>
        <w:top w:val="none" w:sz="0" w:space="0" w:color="auto"/>
        <w:left w:val="none" w:sz="0" w:space="0" w:color="auto"/>
        <w:bottom w:val="none" w:sz="0" w:space="0" w:color="auto"/>
        <w:right w:val="none" w:sz="0" w:space="0" w:color="auto"/>
      </w:divBdr>
    </w:div>
    <w:div w:id="1050543248">
      <w:bodyDiv w:val="1"/>
      <w:marLeft w:val="0"/>
      <w:marRight w:val="0"/>
      <w:marTop w:val="0"/>
      <w:marBottom w:val="0"/>
      <w:divBdr>
        <w:top w:val="none" w:sz="0" w:space="0" w:color="auto"/>
        <w:left w:val="none" w:sz="0" w:space="0" w:color="auto"/>
        <w:bottom w:val="none" w:sz="0" w:space="0" w:color="auto"/>
        <w:right w:val="none" w:sz="0" w:space="0" w:color="auto"/>
      </w:divBdr>
    </w:div>
    <w:div w:id="1072659226">
      <w:bodyDiv w:val="1"/>
      <w:marLeft w:val="0"/>
      <w:marRight w:val="0"/>
      <w:marTop w:val="0"/>
      <w:marBottom w:val="0"/>
      <w:divBdr>
        <w:top w:val="none" w:sz="0" w:space="0" w:color="auto"/>
        <w:left w:val="none" w:sz="0" w:space="0" w:color="auto"/>
        <w:bottom w:val="none" w:sz="0" w:space="0" w:color="auto"/>
        <w:right w:val="none" w:sz="0" w:space="0" w:color="auto"/>
      </w:divBdr>
    </w:div>
    <w:div w:id="1077167056">
      <w:bodyDiv w:val="1"/>
      <w:marLeft w:val="0"/>
      <w:marRight w:val="0"/>
      <w:marTop w:val="0"/>
      <w:marBottom w:val="0"/>
      <w:divBdr>
        <w:top w:val="none" w:sz="0" w:space="0" w:color="auto"/>
        <w:left w:val="none" w:sz="0" w:space="0" w:color="auto"/>
        <w:bottom w:val="none" w:sz="0" w:space="0" w:color="auto"/>
        <w:right w:val="none" w:sz="0" w:space="0" w:color="auto"/>
      </w:divBdr>
    </w:div>
    <w:div w:id="1098479380">
      <w:bodyDiv w:val="1"/>
      <w:marLeft w:val="0"/>
      <w:marRight w:val="0"/>
      <w:marTop w:val="0"/>
      <w:marBottom w:val="0"/>
      <w:divBdr>
        <w:top w:val="none" w:sz="0" w:space="0" w:color="auto"/>
        <w:left w:val="none" w:sz="0" w:space="0" w:color="auto"/>
        <w:bottom w:val="none" w:sz="0" w:space="0" w:color="auto"/>
        <w:right w:val="none" w:sz="0" w:space="0" w:color="auto"/>
      </w:divBdr>
    </w:div>
    <w:div w:id="1102384877">
      <w:bodyDiv w:val="1"/>
      <w:marLeft w:val="0"/>
      <w:marRight w:val="0"/>
      <w:marTop w:val="0"/>
      <w:marBottom w:val="0"/>
      <w:divBdr>
        <w:top w:val="none" w:sz="0" w:space="0" w:color="auto"/>
        <w:left w:val="none" w:sz="0" w:space="0" w:color="auto"/>
        <w:bottom w:val="none" w:sz="0" w:space="0" w:color="auto"/>
        <w:right w:val="none" w:sz="0" w:space="0" w:color="auto"/>
      </w:divBdr>
    </w:div>
    <w:div w:id="1110202309">
      <w:bodyDiv w:val="1"/>
      <w:marLeft w:val="0"/>
      <w:marRight w:val="0"/>
      <w:marTop w:val="0"/>
      <w:marBottom w:val="0"/>
      <w:divBdr>
        <w:top w:val="none" w:sz="0" w:space="0" w:color="auto"/>
        <w:left w:val="none" w:sz="0" w:space="0" w:color="auto"/>
        <w:bottom w:val="none" w:sz="0" w:space="0" w:color="auto"/>
        <w:right w:val="none" w:sz="0" w:space="0" w:color="auto"/>
      </w:divBdr>
    </w:div>
    <w:div w:id="1111825287">
      <w:bodyDiv w:val="1"/>
      <w:marLeft w:val="0"/>
      <w:marRight w:val="0"/>
      <w:marTop w:val="0"/>
      <w:marBottom w:val="0"/>
      <w:divBdr>
        <w:top w:val="none" w:sz="0" w:space="0" w:color="auto"/>
        <w:left w:val="none" w:sz="0" w:space="0" w:color="auto"/>
        <w:bottom w:val="none" w:sz="0" w:space="0" w:color="auto"/>
        <w:right w:val="none" w:sz="0" w:space="0" w:color="auto"/>
      </w:divBdr>
    </w:div>
    <w:div w:id="1113283324">
      <w:bodyDiv w:val="1"/>
      <w:marLeft w:val="0"/>
      <w:marRight w:val="0"/>
      <w:marTop w:val="0"/>
      <w:marBottom w:val="0"/>
      <w:divBdr>
        <w:top w:val="none" w:sz="0" w:space="0" w:color="auto"/>
        <w:left w:val="none" w:sz="0" w:space="0" w:color="auto"/>
        <w:bottom w:val="none" w:sz="0" w:space="0" w:color="auto"/>
        <w:right w:val="none" w:sz="0" w:space="0" w:color="auto"/>
      </w:divBdr>
    </w:div>
    <w:div w:id="1122379502">
      <w:bodyDiv w:val="1"/>
      <w:marLeft w:val="0"/>
      <w:marRight w:val="0"/>
      <w:marTop w:val="0"/>
      <w:marBottom w:val="0"/>
      <w:divBdr>
        <w:top w:val="none" w:sz="0" w:space="0" w:color="auto"/>
        <w:left w:val="none" w:sz="0" w:space="0" w:color="auto"/>
        <w:bottom w:val="none" w:sz="0" w:space="0" w:color="auto"/>
        <w:right w:val="none" w:sz="0" w:space="0" w:color="auto"/>
      </w:divBdr>
    </w:div>
    <w:div w:id="1138064079">
      <w:bodyDiv w:val="1"/>
      <w:marLeft w:val="0"/>
      <w:marRight w:val="0"/>
      <w:marTop w:val="0"/>
      <w:marBottom w:val="0"/>
      <w:divBdr>
        <w:top w:val="none" w:sz="0" w:space="0" w:color="auto"/>
        <w:left w:val="none" w:sz="0" w:space="0" w:color="auto"/>
        <w:bottom w:val="none" w:sz="0" w:space="0" w:color="auto"/>
        <w:right w:val="none" w:sz="0" w:space="0" w:color="auto"/>
      </w:divBdr>
    </w:div>
    <w:div w:id="1143893594">
      <w:bodyDiv w:val="1"/>
      <w:marLeft w:val="0"/>
      <w:marRight w:val="0"/>
      <w:marTop w:val="0"/>
      <w:marBottom w:val="0"/>
      <w:divBdr>
        <w:top w:val="none" w:sz="0" w:space="0" w:color="auto"/>
        <w:left w:val="none" w:sz="0" w:space="0" w:color="auto"/>
        <w:bottom w:val="none" w:sz="0" w:space="0" w:color="auto"/>
        <w:right w:val="none" w:sz="0" w:space="0" w:color="auto"/>
      </w:divBdr>
    </w:div>
    <w:div w:id="1151944281">
      <w:bodyDiv w:val="1"/>
      <w:marLeft w:val="0"/>
      <w:marRight w:val="0"/>
      <w:marTop w:val="0"/>
      <w:marBottom w:val="0"/>
      <w:divBdr>
        <w:top w:val="none" w:sz="0" w:space="0" w:color="auto"/>
        <w:left w:val="none" w:sz="0" w:space="0" w:color="auto"/>
        <w:bottom w:val="none" w:sz="0" w:space="0" w:color="auto"/>
        <w:right w:val="none" w:sz="0" w:space="0" w:color="auto"/>
      </w:divBdr>
    </w:div>
    <w:div w:id="1153720809">
      <w:bodyDiv w:val="1"/>
      <w:marLeft w:val="0"/>
      <w:marRight w:val="0"/>
      <w:marTop w:val="0"/>
      <w:marBottom w:val="0"/>
      <w:divBdr>
        <w:top w:val="none" w:sz="0" w:space="0" w:color="auto"/>
        <w:left w:val="none" w:sz="0" w:space="0" w:color="auto"/>
        <w:bottom w:val="none" w:sz="0" w:space="0" w:color="auto"/>
        <w:right w:val="none" w:sz="0" w:space="0" w:color="auto"/>
      </w:divBdr>
    </w:div>
    <w:div w:id="1155028217">
      <w:bodyDiv w:val="1"/>
      <w:marLeft w:val="0"/>
      <w:marRight w:val="0"/>
      <w:marTop w:val="0"/>
      <w:marBottom w:val="0"/>
      <w:divBdr>
        <w:top w:val="none" w:sz="0" w:space="0" w:color="auto"/>
        <w:left w:val="none" w:sz="0" w:space="0" w:color="auto"/>
        <w:bottom w:val="none" w:sz="0" w:space="0" w:color="auto"/>
        <w:right w:val="none" w:sz="0" w:space="0" w:color="auto"/>
      </w:divBdr>
    </w:div>
    <w:div w:id="1170683451">
      <w:bodyDiv w:val="1"/>
      <w:marLeft w:val="0"/>
      <w:marRight w:val="0"/>
      <w:marTop w:val="0"/>
      <w:marBottom w:val="0"/>
      <w:divBdr>
        <w:top w:val="none" w:sz="0" w:space="0" w:color="auto"/>
        <w:left w:val="none" w:sz="0" w:space="0" w:color="auto"/>
        <w:bottom w:val="none" w:sz="0" w:space="0" w:color="auto"/>
        <w:right w:val="none" w:sz="0" w:space="0" w:color="auto"/>
      </w:divBdr>
    </w:div>
    <w:div w:id="1174690561">
      <w:bodyDiv w:val="1"/>
      <w:marLeft w:val="0"/>
      <w:marRight w:val="0"/>
      <w:marTop w:val="0"/>
      <w:marBottom w:val="0"/>
      <w:divBdr>
        <w:top w:val="none" w:sz="0" w:space="0" w:color="auto"/>
        <w:left w:val="none" w:sz="0" w:space="0" w:color="auto"/>
        <w:bottom w:val="none" w:sz="0" w:space="0" w:color="auto"/>
        <w:right w:val="none" w:sz="0" w:space="0" w:color="auto"/>
      </w:divBdr>
    </w:div>
    <w:div w:id="1192112207">
      <w:bodyDiv w:val="1"/>
      <w:marLeft w:val="0"/>
      <w:marRight w:val="0"/>
      <w:marTop w:val="0"/>
      <w:marBottom w:val="0"/>
      <w:divBdr>
        <w:top w:val="none" w:sz="0" w:space="0" w:color="auto"/>
        <w:left w:val="none" w:sz="0" w:space="0" w:color="auto"/>
        <w:bottom w:val="none" w:sz="0" w:space="0" w:color="auto"/>
        <w:right w:val="none" w:sz="0" w:space="0" w:color="auto"/>
      </w:divBdr>
    </w:div>
    <w:div w:id="1204369765">
      <w:bodyDiv w:val="1"/>
      <w:marLeft w:val="0"/>
      <w:marRight w:val="0"/>
      <w:marTop w:val="0"/>
      <w:marBottom w:val="0"/>
      <w:divBdr>
        <w:top w:val="none" w:sz="0" w:space="0" w:color="auto"/>
        <w:left w:val="none" w:sz="0" w:space="0" w:color="auto"/>
        <w:bottom w:val="none" w:sz="0" w:space="0" w:color="auto"/>
        <w:right w:val="none" w:sz="0" w:space="0" w:color="auto"/>
      </w:divBdr>
    </w:div>
    <w:div w:id="1209998565">
      <w:bodyDiv w:val="1"/>
      <w:marLeft w:val="0"/>
      <w:marRight w:val="0"/>
      <w:marTop w:val="0"/>
      <w:marBottom w:val="0"/>
      <w:divBdr>
        <w:top w:val="none" w:sz="0" w:space="0" w:color="auto"/>
        <w:left w:val="none" w:sz="0" w:space="0" w:color="auto"/>
        <w:bottom w:val="none" w:sz="0" w:space="0" w:color="auto"/>
        <w:right w:val="none" w:sz="0" w:space="0" w:color="auto"/>
      </w:divBdr>
    </w:div>
    <w:div w:id="1218511485">
      <w:bodyDiv w:val="1"/>
      <w:marLeft w:val="0"/>
      <w:marRight w:val="0"/>
      <w:marTop w:val="0"/>
      <w:marBottom w:val="0"/>
      <w:divBdr>
        <w:top w:val="none" w:sz="0" w:space="0" w:color="auto"/>
        <w:left w:val="none" w:sz="0" w:space="0" w:color="auto"/>
        <w:bottom w:val="none" w:sz="0" w:space="0" w:color="auto"/>
        <w:right w:val="none" w:sz="0" w:space="0" w:color="auto"/>
      </w:divBdr>
      <w:divsChild>
        <w:div w:id="1342659332">
          <w:marLeft w:val="0"/>
          <w:marRight w:val="0"/>
          <w:marTop w:val="0"/>
          <w:marBottom w:val="0"/>
          <w:divBdr>
            <w:top w:val="none" w:sz="0" w:space="0" w:color="auto"/>
            <w:left w:val="none" w:sz="0" w:space="0" w:color="auto"/>
            <w:bottom w:val="none" w:sz="0" w:space="0" w:color="auto"/>
            <w:right w:val="none" w:sz="0" w:space="0" w:color="auto"/>
          </w:divBdr>
        </w:div>
        <w:div w:id="1560820305">
          <w:marLeft w:val="0"/>
          <w:marRight w:val="0"/>
          <w:marTop w:val="0"/>
          <w:marBottom w:val="0"/>
          <w:divBdr>
            <w:top w:val="none" w:sz="0" w:space="0" w:color="auto"/>
            <w:left w:val="none" w:sz="0" w:space="0" w:color="auto"/>
            <w:bottom w:val="none" w:sz="0" w:space="0" w:color="auto"/>
            <w:right w:val="none" w:sz="0" w:space="0" w:color="auto"/>
          </w:divBdr>
        </w:div>
      </w:divsChild>
    </w:div>
    <w:div w:id="1227063249">
      <w:bodyDiv w:val="1"/>
      <w:marLeft w:val="0"/>
      <w:marRight w:val="0"/>
      <w:marTop w:val="0"/>
      <w:marBottom w:val="0"/>
      <w:divBdr>
        <w:top w:val="none" w:sz="0" w:space="0" w:color="auto"/>
        <w:left w:val="none" w:sz="0" w:space="0" w:color="auto"/>
        <w:bottom w:val="none" w:sz="0" w:space="0" w:color="auto"/>
        <w:right w:val="none" w:sz="0" w:space="0" w:color="auto"/>
      </w:divBdr>
    </w:div>
    <w:div w:id="1233934094">
      <w:bodyDiv w:val="1"/>
      <w:marLeft w:val="0"/>
      <w:marRight w:val="0"/>
      <w:marTop w:val="0"/>
      <w:marBottom w:val="0"/>
      <w:divBdr>
        <w:top w:val="none" w:sz="0" w:space="0" w:color="auto"/>
        <w:left w:val="none" w:sz="0" w:space="0" w:color="auto"/>
        <w:bottom w:val="none" w:sz="0" w:space="0" w:color="auto"/>
        <w:right w:val="none" w:sz="0" w:space="0" w:color="auto"/>
      </w:divBdr>
    </w:div>
    <w:div w:id="1235626485">
      <w:bodyDiv w:val="1"/>
      <w:marLeft w:val="0"/>
      <w:marRight w:val="0"/>
      <w:marTop w:val="0"/>
      <w:marBottom w:val="0"/>
      <w:divBdr>
        <w:top w:val="none" w:sz="0" w:space="0" w:color="auto"/>
        <w:left w:val="none" w:sz="0" w:space="0" w:color="auto"/>
        <w:bottom w:val="none" w:sz="0" w:space="0" w:color="auto"/>
        <w:right w:val="none" w:sz="0" w:space="0" w:color="auto"/>
      </w:divBdr>
    </w:div>
    <w:div w:id="1250654051">
      <w:bodyDiv w:val="1"/>
      <w:marLeft w:val="0"/>
      <w:marRight w:val="0"/>
      <w:marTop w:val="0"/>
      <w:marBottom w:val="0"/>
      <w:divBdr>
        <w:top w:val="none" w:sz="0" w:space="0" w:color="auto"/>
        <w:left w:val="none" w:sz="0" w:space="0" w:color="auto"/>
        <w:bottom w:val="none" w:sz="0" w:space="0" w:color="auto"/>
        <w:right w:val="none" w:sz="0" w:space="0" w:color="auto"/>
      </w:divBdr>
      <w:divsChild>
        <w:div w:id="858519">
          <w:marLeft w:val="0"/>
          <w:marRight w:val="0"/>
          <w:marTop w:val="0"/>
          <w:marBottom w:val="0"/>
          <w:divBdr>
            <w:top w:val="none" w:sz="0" w:space="0" w:color="auto"/>
            <w:left w:val="none" w:sz="0" w:space="0" w:color="auto"/>
            <w:bottom w:val="none" w:sz="0" w:space="0" w:color="auto"/>
            <w:right w:val="none" w:sz="0" w:space="0" w:color="auto"/>
          </w:divBdr>
        </w:div>
        <w:div w:id="864253308">
          <w:marLeft w:val="0"/>
          <w:marRight w:val="0"/>
          <w:marTop w:val="0"/>
          <w:marBottom w:val="0"/>
          <w:divBdr>
            <w:top w:val="none" w:sz="0" w:space="0" w:color="auto"/>
            <w:left w:val="none" w:sz="0" w:space="0" w:color="auto"/>
            <w:bottom w:val="none" w:sz="0" w:space="0" w:color="auto"/>
            <w:right w:val="none" w:sz="0" w:space="0" w:color="auto"/>
          </w:divBdr>
        </w:div>
        <w:div w:id="995497975">
          <w:marLeft w:val="0"/>
          <w:marRight w:val="0"/>
          <w:marTop w:val="0"/>
          <w:marBottom w:val="0"/>
          <w:divBdr>
            <w:top w:val="none" w:sz="0" w:space="0" w:color="auto"/>
            <w:left w:val="none" w:sz="0" w:space="0" w:color="auto"/>
            <w:bottom w:val="none" w:sz="0" w:space="0" w:color="auto"/>
            <w:right w:val="none" w:sz="0" w:space="0" w:color="auto"/>
          </w:divBdr>
        </w:div>
      </w:divsChild>
    </w:div>
    <w:div w:id="1251157323">
      <w:bodyDiv w:val="1"/>
      <w:marLeft w:val="0"/>
      <w:marRight w:val="0"/>
      <w:marTop w:val="0"/>
      <w:marBottom w:val="0"/>
      <w:divBdr>
        <w:top w:val="none" w:sz="0" w:space="0" w:color="auto"/>
        <w:left w:val="none" w:sz="0" w:space="0" w:color="auto"/>
        <w:bottom w:val="none" w:sz="0" w:space="0" w:color="auto"/>
        <w:right w:val="none" w:sz="0" w:space="0" w:color="auto"/>
      </w:divBdr>
    </w:div>
    <w:div w:id="1264529240">
      <w:bodyDiv w:val="1"/>
      <w:marLeft w:val="0"/>
      <w:marRight w:val="0"/>
      <w:marTop w:val="0"/>
      <w:marBottom w:val="0"/>
      <w:divBdr>
        <w:top w:val="none" w:sz="0" w:space="0" w:color="auto"/>
        <w:left w:val="none" w:sz="0" w:space="0" w:color="auto"/>
        <w:bottom w:val="none" w:sz="0" w:space="0" w:color="auto"/>
        <w:right w:val="none" w:sz="0" w:space="0" w:color="auto"/>
      </w:divBdr>
      <w:divsChild>
        <w:div w:id="49693932">
          <w:marLeft w:val="150"/>
          <w:marRight w:val="0"/>
          <w:marTop w:val="0"/>
          <w:marBottom w:val="0"/>
          <w:divBdr>
            <w:top w:val="none" w:sz="0" w:space="0" w:color="auto"/>
            <w:left w:val="none" w:sz="0" w:space="0" w:color="auto"/>
            <w:bottom w:val="none" w:sz="0" w:space="0" w:color="auto"/>
            <w:right w:val="none" w:sz="0" w:space="0" w:color="auto"/>
          </w:divBdr>
        </w:div>
        <w:div w:id="436297623">
          <w:marLeft w:val="300"/>
          <w:marRight w:val="0"/>
          <w:marTop w:val="0"/>
          <w:marBottom w:val="0"/>
          <w:divBdr>
            <w:top w:val="none" w:sz="0" w:space="0" w:color="auto"/>
            <w:left w:val="none" w:sz="0" w:space="0" w:color="auto"/>
            <w:bottom w:val="none" w:sz="0" w:space="0" w:color="auto"/>
            <w:right w:val="none" w:sz="0" w:space="0" w:color="auto"/>
          </w:divBdr>
        </w:div>
      </w:divsChild>
    </w:div>
    <w:div w:id="1268197982">
      <w:bodyDiv w:val="1"/>
      <w:marLeft w:val="0"/>
      <w:marRight w:val="0"/>
      <w:marTop w:val="0"/>
      <w:marBottom w:val="0"/>
      <w:divBdr>
        <w:top w:val="none" w:sz="0" w:space="0" w:color="auto"/>
        <w:left w:val="none" w:sz="0" w:space="0" w:color="auto"/>
        <w:bottom w:val="none" w:sz="0" w:space="0" w:color="auto"/>
        <w:right w:val="none" w:sz="0" w:space="0" w:color="auto"/>
      </w:divBdr>
    </w:div>
    <w:div w:id="1284309881">
      <w:bodyDiv w:val="1"/>
      <w:marLeft w:val="0"/>
      <w:marRight w:val="0"/>
      <w:marTop w:val="0"/>
      <w:marBottom w:val="0"/>
      <w:divBdr>
        <w:top w:val="none" w:sz="0" w:space="0" w:color="auto"/>
        <w:left w:val="none" w:sz="0" w:space="0" w:color="auto"/>
        <w:bottom w:val="none" w:sz="0" w:space="0" w:color="auto"/>
        <w:right w:val="none" w:sz="0" w:space="0" w:color="auto"/>
      </w:divBdr>
    </w:div>
    <w:div w:id="1291979027">
      <w:bodyDiv w:val="1"/>
      <w:marLeft w:val="0"/>
      <w:marRight w:val="0"/>
      <w:marTop w:val="0"/>
      <w:marBottom w:val="0"/>
      <w:divBdr>
        <w:top w:val="none" w:sz="0" w:space="0" w:color="auto"/>
        <w:left w:val="none" w:sz="0" w:space="0" w:color="auto"/>
        <w:bottom w:val="none" w:sz="0" w:space="0" w:color="auto"/>
        <w:right w:val="none" w:sz="0" w:space="0" w:color="auto"/>
      </w:divBdr>
    </w:div>
    <w:div w:id="1315455243">
      <w:bodyDiv w:val="1"/>
      <w:marLeft w:val="0"/>
      <w:marRight w:val="0"/>
      <w:marTop w:val="0"/>
      <w:marBottom w:val="0"/>
      <w:divBdr>
        <w:top w:val="none" w:sz="0" w:space="0" w:color="auto"/>
        <w:left w:val="none" w:sz="0" w:space="0" w:color="auto"/>
        <w:bottom w:val="none" w:sz="0" w:space="0" w:color="auto"/>
        <w:right w:val="none" w:sz="0" w:space="0" w:color="auto"/>
      </w:divBdr>
    </w:div>
    <w:div w:id="1327632538">
      <w:bodyDiv w:val="1"/>
      <w:marLeft w:val="0"/>
      <w:marRight w:val="0"/>
      <w:marTop w:val="0"/>
      <w:marBottom w:val="0"/>
      <w:divBdr>
        <w:top w:val="none" w:sz="0" w:space="0" w:color="auto"/>
        <w:left w:val="none" w:sz="0" w:space="0" w:color="auto"/>
        <w:bottom w:val="none" w:sz="0" w:space="0" w:color="auto"/>
        <w:right w:val="none" w:sz="0" w:space="0" w:color="auto"/>
      </w:divBdr>
    </w:div>
    <w:div w:id="1347056428">
      <w:bodyDiv w:val="1"/>
      <w:marLeft w:val="0"/>
      <w:marRight w:val="0"/>
      <w:marTop w:val="0"/>
      <w:marBottom w:val="0"/>
      <w:divBdr>
        <w:top w:val="none" w:sz="0" w:space="0" w:color="auto"/>
        <w:left w:val="none" w:sz="0" w:space="0" w:color="auto"/>
        <w:bottom w:val="none" w:sz="0" w:space="0" w:color="auto"/>
        <w:right w:val="none" w:sz="0" w:space="0" w:color="auto"/>
      </w:divBdr>
    </w:div>
    <w:div w:id="1357346394">
      <w:bodyDiv w:val="1"/>
      <w:marLeft w:val="0"/>
      <w:marRight w:val="0"/>
      <w:marTop w:val="0"/>
      <w:marBottom w:val="0"/>
      <w:divBdr>
        <w:top w:val="none" w:sz="0" w:space="0" w:color="auto"/>
        <w:left w:val="none" w:sz="0" w:space="0" w:color="auto"/>
        <w:bottom w:val="none" w:sz="0" w:space="0" w:color="auto"/>
        <w:right w:val="none" w:sz="0" w:space="0" w:color="auto"/>
      </w:divBdr>
    </w:div>
    <w:div w:id="1361273625">
      <w:bodyDiv w:val="1"/>
      <w:marLeft w:val="0"/>
      <w:marRight w:val="0"/>
      <w:marTop w:val="0"/>
      <w:marBottom w:val="0"/>
      <w:divBdr>
        <w:top w:val="none" w:sz="0" w:space="0" w:color="auto"/>
        <w:left w:val="none" w:sz="0" w:space="0" w:color="auto"/>
        <w:bottom w:val="none" w:sz="0" w:space="0" w:color="auto"/>
        <w:right w:val="none" w:sz="0" w:space="0" w:color="auto"/>
      </w:divBdr>
    </w:div>
    <w:div w:id="1362365045">
      <w:bodyDiv w:val="1"/>
      <w:marLeft w:val="0"/>
      <w:marRight w:val="0"/>
      <w:marTop w:val="0"/>
      <w:marBottom w:val="0"/>
      <w:divBdr>
        <w:top w:val="none" w:sz="0" w:space="0" w:color="auto"/>
        <w:left w:val="none" w:sz="0" w:space="0" w:color="auto"/>
        <w:bottom w:val="none" w:sz="0" w:space="0" w:color="auto"/>
        <w:right w:val="none" w:sz="0" w:space="0" w:color="auto"/>
      </w:divBdr>
    </w:div>
    <w:div w:id="1363091227">
      <w:bodyDiv w:val="1"/>
      <w:marLeft w:val="0"/>
      <w:marRight w:val="0"/>
      <w:marTop w:val="0"/>
      <w:marBottom w:val="0"/>
      <w:divBdr>
        <w:top w:val="none" w:sz="0" w:space="0" w:color="auto"/>
        <w:left w:val="none" w:sz="0" w:space="0" w:color="auto"/>
        <w:bottom w:val="none" w:sz="0" w:space="0" w:color="auto"/>
        <w:right w:val="none" w:sz="0" w:space="0" w:color="auto"/>
      </w:divBdr>
    </w:div>
    <w:div w:id="1363283457">
      <w:bodyDiv w:val="1"/>
      <w:marLeft w:val="0"/>
      <w:marRight w:val="0"/>
      <w:marTop w:val="0"/>
      <w:marBottom w:val="0"/>
      <w:divBdr>
        <w:top w:val="none" w:sz="0" w:space="0" w:color="auto"/>
        <w:left w:val="none" w:sz="0" w:space="0" w:color="auto"/>
        <w:bottom w:val="none" w:sz="0" w:space="0" w:color="auto"/>
        <w:right w:val="none" w:sz="0" w:space="0" w:color="auto"/>
      </w:divBdr>
    </w:div>
    <w:div w:id="1366251066">
      <w:bodyDiv w:val="1"/>
      <w:marLeft w:val="0"/>
      <w:marRight w:val="0"/>
      <w:marTop w:val="0"/>
      <w:marBottom w:val="0"/>
      <w:divBdr>
        <w:top w:val="none" w:sz="0" w:space="0" w:color="auto"/>
        <w:left w:val="none" w:sz="0" w:space="0" w:color="auto"/>
        <w:bottom w:val="none" w:sz="0" w:space="0" w:color="auto"/>
        <w:right w:val="none" w:sz="0" w:space="0" w:color="auto"/>
      </w:divBdr>
    </w:div>
    <w:div w:id="1373503652">
      <w:bodyDiv w:val="1"/>
      <w:marLeft w:val="0"/>
      <w:marRight w:val="0"/>
      <w:marTop w:val="0"/>
      <w:marBottom w:val="0"/>
      <w:divBdr>
        <w:top w:val="none" w:sz="0" w:space="0" w:color="auto"/>
        <w:left w:val="none" w:sz="0" w:space="0" w:color="auto"/>
        <w:bottom w:val="none" w:sz="0" w:space="0" w:color="auto"/>
        <w:right w:val="none" w:sz="0" w:space="0" w:color="auto"/>
      </w:divBdr>
    </w:div>
    <w:div w:id="1380201751">
      <w:bodyDiv w:val="1"/>
      <w:marLeft w:val="0"/>
      <w:marRight w:val="0"/>
      <w:marTop w:val="0"/>
      <w:marBottom w:val="0"/>
      <w:divBdr>
        <w:top w:val="none" w:sz="0" w:space="0" w:color="auto"/>
        <w:left w:val="none" w:sz="0" w:space="0" w:color="auto"/>
        <w:bottom w:val="none" w:sz="0" w:space="0" w:color="auto"/>
        <w:right w:val="none" w:sz="0" w:space="0" w:color="auto"/>
      </w:divBdr>
    </w:div>
    <w:div w:id="1382443449">
      <w:bodyDiv w:val="1"/>
      <w:marLeft w:val="0"/>
      <w:marRight w:val="0"/>
      <w:marTop w:val="0"/>
      <w:marBottom w:val="0"/>
      <w:divBdr>
        <w:top w:val="none" w:sz="0" w:space="0" w:color="auto"/>
        <w:left w:val="none" w:sz="0" w:space="0" w:color="auto"/>
        <w:bottom w:val="none" w:sz="0" w:space="0" w:color="auto"/>
        <w:right w:val="none" w:sz="0" w:space="0" w:color="auto"/>
      </w:divBdr>
    </w:div>
    <w:div w:id="1423724197">
      <w:bodyDiv w:val="1"/>
      <w:marLeft w:val="0"/>
      <w:marRight w:val="0"/>
      <w:marTop w:val="0"/>
      <w:marBottom w:val="0"/>
      <w:divBdr>
        <w:top w:val="none" w:sz="0" w:space="0" w:color="auto"/>
        <w:left w:val="none" w:sz="0" w:space="0" w:color="auto"/>
        <w:bottom w:val="none" w:sz="0" w:space="0" w:color="auto"/>
        <w:right w:val="none" w:sz="0" w:space="0" w:color="auto"/>
      </w:divBdr>
    </w:div>
    <w:div w:id="1432243021">
      <w:bodyDiv w:val="1"/>
      <w:marLeft w:val="0"/>
      <w:marRight w:val="0"/>
      <w:marTop w:val="0"/>
      <w:marBottom w:val="0"/>
      <w:divBdr>
        <w:top w:val="none" w:sz="0" w:space="0" w:color="auto"/>
        <w:left w:val="none" w:sz="0" w:space="0" w:color="auto"/>
        <w:bottom w:val="none" w:sz="0" w:space="0" w:color="auto"/>
        <w:right w:val="none" w:sz="0" w:space="0" w:color="auto"/>
      </w:divBdr>
    </w:div>
    <w:div w:id="1438796942">
      <w:bodyDiv w:val="1"/>
      <w:marLeft w:val="0"/>
      <w:marRight w:val="0"/>
      <w:marTop w:val="0"/>
      <w:marBottom w:val="0"/>
      <w:divBdr>
        <w:top w:val="none" w:sz="0" w:space="0" w:color="auto"/>
        <w:left w:val="none" w:sz="0" w:space="0" w:color="auto"/>
        <w:bottom w:val="none" w:sz="0" w:space="0" w:color="auto"/>
        <w:right w:val="none" w:sz="0" w:space="0" w:color="auto"/>
      </w:divBdr>
    </w:div>
    <w:div w:id="1446266743">
      <w:bodyDiv w:val="1"/>
      <w:marLeft w:val="0"/>
      <w:marRight w:val="0"/>
      <w:marTop w:val="0"/>
      <w:marBottom w:val="0"/>
      <w:divBdr>
        <w:top w:val="none" w:sz="0" w:space="0" w:color="auto"/>
        <w:left w:val="none" w:sz="0" w:space="0" w:color="auto"/>
        <w:bottom w:val="none" w:sz="0" w:space="0" w:color="auto"/>
        <w:right w:val="none" w:sz="0" w:space="0" w:color="auto"/>
      </w:divBdr>
    </w:div>
    <w:div w:id="1463304957">
      <w:bodyDiv w:val="1"/>
      <w:marLeft w:val="0"/>
      <w:marRight w:val="0"/>
      <w:marTop w:val="0"/>
      <w:marBottom w:val="0"/>
      <w:divBdr>
        <w:top w:val="none" w:sz="0" w:space="0" w:color="auto"/>
        <w:left w:val="none" w:sz="0" w:space="0" w:color="auto"/>
        <w:bottom w:val="none" w:sz="0" w:space="0" w:color="auto"/>
        <w:right w:val="none" w:sz="0" w:space="0" w:color="auto"/>
      </w:divBdr>
    </w:div>
    <w:div w:id="1466964778">
      <w:bodyDiv w:val="1"/>
      <w:marLeft w:val="0"/>
      <w:marRight w:val="0"/>
      <w:marTop w:val="0"/>
      <w:marBottom w:val="0"/>
      <w:divBdr>
        <w:top w:val="none" w:sz="0" w:space="0" w:color="auto"/>
        <w:left w:val="none" w:sz="0" w:space="0" w:color="auto"/>
        <w:bottom w:val="none" w:sz="0" w:space="0" w:color="auto"/>
        <w:right w:val="none" w:sz="0" w:space="0" w:color="auto"/>
      </w:divBdr>
    </w:div>
    <w:div w:id="1470854947">
      <w:bodyDiv w:val="1"/>
      <w:marLeft w:val="0"/>
      <w:marRight w:val="0"/>
      <w:marTop w:val="0"/>
      <w:marBottom w:val="0"/>
      <w:divBdr>
        <w:top w:val="none" w:sz="0" w:space="0" w:color="auto"/>
        <w:left w:val="none" w:sz="0" w:space="0" w:color="auto"/>
        <w:bottom w:val="none" w:sz="0" w:space="0" w:color="auto"/>
        <w:right w:val="none" w:sz="0" w:space="0" w:color="auto"/>
      </w:divBdr>
    </w:div>
    <w:div w:id="1472744347">
      <w:bodyDiv w:val="1"/>
      <w:marLeft w:val="0"/>
      <w:marRight w:val="0"/>
      <w:marTop w:val="0"/>
      <w:marBottom w:val="0"/>
      <w:divBdr>
        <w:top w:val="none" w:sz="0" w:space="0" w:color="auto"/>
        <w:left w:val="none" w:sz="0" w:space="0" w:color="auto"/>
        <w:bottom w:val="none" w:sz="0" w:space="0" w:color="auto"/>
        <w:right w:val="none" w:sz="0" w:space="0" w:color="auto"/>
      </w:divBdr>
      <w:divsChild>
        <w:div w:id="15886587">
          <w:marLeft w:val="0"/>
          <w:marRight w:val="0"/>
          <w:marTop w:val="0"/>
          <w:marBottom w:val="0"/>
          <w:divBdr>
            <w:top w:val="none" w:sz="0" w:space="0" w:color="auto"/>
            <w:left w:val="none" w:sz="0" w:space="0" w:color="auto"/>
            <w:bottom w:val="none" w:sz="0" w:space="0" w:color="auto"/>
            <w:right w:val="none" w:sz="0" w:space="0" w:color="auto"/>
          </w:divBdr>
        </w:div>
        <w:div w:id="86535438">
          <w:marLeft w:val="0"/>
          <w:marRight w:val="0"/>
          <w:marTop w:val="0"/>
          <w:marBottom w:val="0"/>
          <w:divBdr>
            <w:top w:val="none" w:sz="0" w:space="0" w:color="auto"/>
            <w:left w:val="none" w:sz="0" w:space="0" w:color="auto"/>
            <w:bottom w:val="none" w:sz="0" w:space="0" w:color="auto"/>
            <w:right w:val="none" w:sz="0" w:space="0" w:color="auto"/>
          </w:divBdr>
        </w:div>
        <w:div w:id="154339575">
          <w:marLeft w:val="0"/>
          <w:marRight w:val="0"/>
          <w:marTop w:val="0"/>
          <w:marBottom w:val="0"/>
          <w:divBdr>
            <w:top w:val="none" w:sz="0" w:space="0" w:color="auto"/>
            <w:left w:val="none" w:sz="0" w:space="0" w:color="auto"/>
            <w:bottom w:val="none" w:sz="0" w:space="0" w:color="auto"/>
            <w:right w:val="none" w:sz="0" w:space="0" w:color="auto"/>
          </w:divBdr>
        </w:div>
        <w:div w:id="290287110">
          <w:marLeft w:val="0"/>
          <w:marRight w:val="0"/>
          <w:marTop w:val="0"/>
          <w:marBottom w:val="0"/>
          <w:divBdr>
            <w:top w:val="none" w:sz="0" w:space="0" w:color="auto"/>
            <w:left w:val="none" w:sz="0" w:space="0" w:color="auto"/>
            <w:bottom w:val="none" w:sz="0" w:space="0" w:color="auto"/>
            <w:right w:val="none" w:sz="0" w:space="0" w:color="auto"/>
          </w:divBdr>
        </w:div>
        <w:div w:id="314262911">
          <w:marLeft w:val="0"/>
          <w:marRight w:val="0"/>
          <w:marTop w:val="0"/>
          <w:marBottom w:val="0"/>
          <w:divBdr>
            <w:top w:val="none" w:sz="0" w:space="0" w:color="auto"/>
            <w:left w:val="none" w:sz="0" w:space="0" w:color="auto"/>
            <w:bottom w:val="none" w:sz="0" w:space="0" w:color="auto"/>
            <w:right w:val="none" w:sz="0" w:space="0" w:color="auto"/>
          </w:divBdr>
        </w:div>
        <w:div w:id="415791129">
          <w:marLeft w:val="0"/>
          <w:marRight w:val="0"/>
          <w:marTop w:val="0"/>
          <w:marBottom w:val="0"/>
          <w:divBdr>
            <w:top w:val="none" w:sz="0" w:space="0" w:color="auto"/>
            <w:left w:val="none" w:sz="0" w:space="0" w:color="auto"/>
            <w:bottom w:val="none" w:sz="0" w:space="0" w:color="auto"/>
            <w:right w:val="none" w:sz="0" w:space="0" w:color="auto"/>
          </w:divBdr>
        </w:div>
        <w:div w:id="430318788">
          <w:marLeft w:val="0"/>
          <w:marRight w:val="0"/>
          <w:marTop w:val="0"/>
          <w:marBottom w:val="0"/>
          <w:divBdr>
            <w:top w:val="none" w:sz="0" w:space="0" w:color="auto"/>
            <w:left w:val="none" w:sz="0" w:space="0" w:color="auto"/>
            <w:bottom w:val="none" w:sz="0" w:space="0" w:color="auto"/>
            <w:right w:val="none" w:sz="0" w:space="0" w:color="auto"/>
          </w:divBdr>
        </w:div>
        <w:div w:id="435448494">
          <w:marLeft w:val="0"/>
          <w:marRight w:val="0"/>
          <w:marTop w:val="0"/>
          <w:marBottom w:val="0"/>
          <w:divBdr>
            <w:top w:val="none" w:sz="0" w:space="0" w:color="auto"/>
            <w:left w:val="none" w:sz="0" w:space="0" w:color="auto"/>
            <w:bottom w:val="none" w:sz="0" w:space="0" w:color="auto"/>
            <w:right w:val="none" w:sz="0" w:space="0" w:color="auto"/>
          </w:divBdr>
        </w:div>
        <w:div w:id="934443406">
          <w:marLeft w:val="0"/>
          <w:marRight w:val="0"/>
          <w:marTop w:val="0"/>
          <w:marBottom w:val="0"/>
          <w:divBdr>
            <w:top w:val="none" w:sz="0" w:space="0" w:color="auto"/>
            <w:left w:val="none" w:sz="0" w:space="0" w:color="auto"/>
            <w:bottom w:val="none" w:sz="0" w:space="0" w:color="auto"/>
            <w:right w:val="none" w:sz="0" w:space="0" w:color="auto"/>
          </w:divBdr>
        </w:div>
        <w:div w:id="1060903420">
          <w:marLeft w:val="0"/>
          <w:marRight w:val="0"/>
          <w:marTop w:val="0"/>
          <w:marBottom w:val="0"/>
          <w:divBdr>
            <w:top w:val="none" w:sz="0" w:space="0" w:color="auto"/>
            <w:left w:val="none" w:sz="0" w:space="0" w:color="auto"/>
            <w:bottom w:val="none" w:sz="0" w:space="0" w:color="auto"/>
            <w:right w:val="none" w:sz="0" w:space="0" w:color="auto"/>
          </w:divBdr>
        </w:div>
        <w:div w:id="1144272315">
          <w:marLeft w:val="0"/>
          <w:marRight w:val="0"/>
          <w:marTop w:val="0"/>
          <w:marBottom w:val="0"/>
          <w:divBdr>
            <w:top w:val="none" w:sz="0" w:space="0" w:color="auto"/>
            <w:left w:val="none" w:sz="0" w:space="0" w:color="auto"/>
            <w:bottom w:val="none" w:sz="0" w:space="0" w:color="auto"/>
            <w:right w:val="none" w:sz="0" w:space="0" w:color="auto"/>
          </w:divBdr>
        </w:div>
        <w:div w:id="1392533755">
          <w:marLeft w:val="0"/>
          <w:marRight w:val="0"/>
          <w:marTop w:val="0"/>
          <w:marBottom w:val="0"/>
          <w:divBdr>
            <w:top w:val="none" w:sz="0" w:space="0" w:color="auto"/>
            <w:left w:val="none" w:sz="0" w:space="0" w:color="auto"/>
            <w:bottom w:val="none" w:sz="0" w:space="0" w:color="auto"/>
            <w:right w:val="none" w:sz="0" w:space="0" w:color="auto"/>
          </w:divBdr>
        </w:div>
        <w:div w:id="1789548655">
          <w:marLeft w:val="0"/>
          <w:marRight w:val="0"/>
          <w:marTop w:val="0"/>
          <w:marBottom w:val="0"/>
          <w:divBdr>
            <w:top w:val="none" w:sz="0" w:space="0" w:color="auto"/>
            <w:left w:val="none" w:sz="0" w:space="0" w:color="auto"/>
            <w:bottom w:val="none" w:sz="0" w:space="0" w:color="auto"/>
            <w:right w:val="none" w:sz="0" w:space="0" w:color="auto"/>
          </w:divBdr>
        </w:div>
        <w:div w:id="1841265049">
          <w:marLeft w:val="0"/>
          <w:marRight w:val="0"/>
          <w:marTop w:val="0"/>
          <w:marBottom w:val="0"/>
          <w:divBdr>
            <w:top w:val="none" w:sz="0" w:space="0" w:color="auto"/>
            <w:left w:val="none" w:sz="0" w:space="0" w:color="auto"/>
            <w:bottom w:val="none" w:sz="0" w:space="0" w:color="auto"/>
            <w:right w:val="none" w:sz="0" w:space="0" w:color="auto"/>
          </w:divBdr>
        </w:div>
        <w:div w:id="2124879157">
          <w:marLeft w:val="0"/>
          <w:marRight w:val="0"/>
          <w:marTop w:val="0"/>
          <w:marBottom w:val="0"/>
          <w:divBdr>
            <w:top w:val="none" w:sz="0" w:space="0" w:color="auto"/>
            <w:left w:val="none" w:sz="0" w:space="0" w:color="auto"/>
            <w:bottom w:val="none" w:sz="0" w:space="0" w:color="auto"/>
            <w:right w:val="none" w:sz="0" w:space="0" w:color="auto"/>
          </w:divBdr>
        </w:div>
      </w:divsChild>
    </w:div>
    <w:div w:id="1475836393">
      <w:bodyDiv w:val="1"/>
      <w:marLeft w:val="0"/>
      <w:marRight w:val="0"/>
      <w:marTop w:val="0"/>
      <w:marBottom w:val="0"/>
      <w:divBdr>
        <w:top w:val="none" w:sz="0" w:space="0" w:color="auto"/>
        <w:left w:val="none" w:sz="0" w:space="0" w:color="auto"/>
        <w:bottom w:val="none" w:sz="0" w:space="0" w:color="auto"/>
        <w:right w:val="none" w:sz="0" w:space="0" w:color="auto"/>
      </w:divBdr>
    </w:div>
    <w:div w:id="1476097737">
      <w:bodyDiv w:val="1"/>
      <w:marLeft w:val="0"/>
      <w:marRight w:val="0"/>
      <w:marTop w:val="0"/>
      <w:marBottom w:val="0"/>
      <w:divBdr>
        <w:top w:val="none" w:sz="0" w:space="0" w:color="auto"/>
        <w:left w:val="none" w:sz="0" w:space="0" w:color="auto"/>
        <w:bottom w:val="none" w:sz="0" w:space="0" w:color="auto"/>
        <w:right w:val="none" w:sz="0" w:space="0" w:color="auto"/>
      </w:divBdr>
    </w:div>
    <w:div w:id="1476482568">
      <w:bodyDiv w:val="1"/>
      <w:marLeft w:val="0"/>
      <w:marRight w:val="0"/>
      <w:marTop w:val="0"/>
      <w:marBottom w:val="0"/>
      <w:divBdr>
        <w:top w:val="none" w:sz="0" w:space="0" w:color="auto"/>
        <w:left w:val="none" w:sz="0" w:space="0" w:color="auto"/>
        <w:bottom w:val="none" w:sz="0" w:space="0" w:color="auto"/>
        <w:right w:val="none" w:sz="0" w:space="0" w:color="auto"/>
      </w:divBdr>
    </w:div>
    <w:div w:id="1488127834">
      <w:bodyDiv w:val="1"/>
      <w:marLeft w:val="0"/>
      <w:marRight w:val="0"/>
      <w:marTop w:val="0"/>
      <w:marBottom w:val="0"/>
      <w:divBdr>
        <w:top w:val="none" w:sz="0" w:space="0" w:color="auto"/>
        <w:left w:val="none" w:sz="0" w:space="0" w:color="auto"/>
        <w:bottom w:val="none" w:sz="0" w:space="0" w:color="auto"/>
        <w:right w:val="none" w:sz="0" w:space="0" w:color="auto"/>
      </w:divBdr>
    </w:div>
    <w:div w:id="1494101241">
      <w:bodyDiv w:val="1"/>
      <w:marLeft w:val="0"/>
      <w:marRight w:val="0"/>
      <w:marTop w:val="0"/>
      <w:marBottom w:val="0"/>
      <w:divBdr>
        <w:top w:val="none" w:sz="0" w:space="0" w:color="auto"/>
        <w:left w:val="none" w:sz="0" w:space="0" w:color="auto"/>
        <w:bottom w:val="none" w:sz="0" w:space="0" w:color="auto"/>
        <w:right w:val="none" w:sz="0" w:space="0" w:color="auto"/>
      </w:divBdr>
    </w:div>
    <w:div w:id="1537741866">
      <w:bodyDiv w:val="1"/>
      <w:marLeft w:val="0"/>
      <w:marRight w:val="0"/>
      <w:marTop w:val="0"/>
      <w:marBottom w:val="0"/>
      <w:divBdr>
        <w:top w:val="none" w:sz="0" w:space="0" w:color="auto"/>
        <w:left w:val="none" w:sz="0" w:space="0" w:color="auto"/>
        <w:bottom w:val="none" w:sz="0" w:space="0" w:color="auto"/>
        <w:right w:val="none" w:sz="0" w:space="0" w:color="auto"/>
      </w:divBdr>
    </w:div>
    <w:div w:id="1542935666">
      <w:bodyDiv w:val="1"/>
      <w:marLeft w:val="0"/>
      <w:marRight w:val="0"/>
      <w:marTop w:val="0"/>
      <w:marBottom w:val="0"/>
      <w:divBdr>
        <w:top w:val="none" w:sz="0" w:space="0" w:color="auto"/>
        <w:left w:val="none" w:sz="0" w:space="0" w:color="auto"/>
        <w:bottom w:val="none" w:sz="0" w:space="0" w:color="auto"/>
        <w:right w:val="none" w:sz="0" w:space="0" w:color="auto"/>
      </w:divBdr>
    </w:div>
    <w:div w:id="1556773644">
      <w:bodyDiv w:val="1"/>
      <w:marLeft w:val="0"/>
      <w:marRight w:val="0"/>
      <w:marTop w:val="0"/>
      <w:marBottom w:val="0"/>
      <w:divBdr>
        <w:top w:val="none" w:sz="0" w:space="0" w:color="auto"/>
        <w:left w:val="none" w:sz="0" w:space="0" w:color="auto"/>
        <w:bottom w:val="none" w:sz="0" w:space="0" w:color="auto"/>
        <w:right w:val="none" w:sz="0" w:space="0" w:color="auto"/>
      </w:divBdr>
    </w:div>
    <w:div w:id="1572234812">
      <w:bodyDiv w:val="1"/>
      <w:marLeft w:val="0"/>
      <w:marRight w:val="0"/>
      <w:marTop w:val="0"/>
      <w:marBottom w:val="0"/>
      <w:divBdr>
        <w:top w:val="none" w:sz="0" w:space="0" w:color="auto"/>
        <w:left w:val="none" w:sz="0" w:space="0" w:color="auto"/>
        <w:bottom w:val="none" w:sz="0" w:space="0" w:color="auto"/>
        <w:right w:val="none" w:sz="0" w:space="0" w:color="auto"/>
      </w:divBdr>
    </w:div>
    <w:div w:id="1579486146">
      <w:bodyDiv w:val="1"/>
      <w:marLeft w:val="0"/>
      <w:marRight w:val="0"/>
      <w:marTop w:val="0"/>
      <w:marBottom w:val="0"/>
      <w:divBdr>
        <w:top w:val="none" w:sz="0" w:space="0" w:color="auto"/>
        <w:left w:val="none" w:sz="0" w:space="0" w:color="auto"/>
        <w:bottom w:val="none" w:sz="0" w:space="0" w:color="auto"/>
        <w:right w:val="none" w:sz="0" w:space="0" w:color="auto"/>
      </w:divBdr>
    </w:div>
    <w:div w:id="1580166357">
      <w:bodyDiv w:val="1"/>
      <w:marLeft w:val="0"/>
      <w:marRight w:val="0"/>
      <w:marTop w:val="0"/>
      <w:marBottom w:val="0"/>
      <w:divBdr>
        <w:top w:val="none" w:sz="0" w:space="0" w:color="auto"/>
        <w:left w:val="none" w:sz="0" w:space="0" w:color="auto"/>
        <w:bottom w:val="none" w:sz="0" w:space="0" w:color="auto"/>
        <w:right w:val="none" w:sz="0" w:space="0" w:color="auto"/>
      </w:divBdr>
    </w:div>
    <w:div w:id="1589650759">
      <w:bodyDiv w:val="1"/>
      <w:marLeft w:val="0"/>
      <w:marRight w:val="0"/>
      <w:marTop w:val="0"/>
      <w:marBottom w:val="0"/>
      <w:divBdr>
        <w:top w:val="none" w:sz="0" w:space="0" w:color="auto"/>
        <w:left w:val="none" w:sz="0" w:space="0" w:color="auto"/>
        <w:bottom w:val="none" w:sz="0" w:space="0" w:color="auto"/>
        <w:right w:val="none" w:sz="0" w:space="0" w:color="auto"/>
      </w:divBdr>
    </w:div>
    <w:div w:id="1598563269">
      <w:bodyDiv w:val="1"/>
      <w:marLeft w:val="0"/>
      <w:marRight w:val="0"/>
      <w:marTop w:val="0"/>
      <w:marBottom w:val="0"/>
      <w:divBdr>
        <w:top w:val="none" w:sz="0" w:space="0" w:color="auto"/>
        <w:left w:val="none" w:sz="0" w:space="0" w:color="auto"/>
        <w:bottom w:val="none" w:sz="0" w:space="0" w:color="auto"/>
        <w:right w:val="none" w:sz="0" w:space="0" w:color="auto"/>
      </w:divBdr>
    </w:div>
    <w:div w:id="1602910317">
      <w:bodyDiv w:val="1"/>
      <w:marLeft w:val="0"/>
      <w:marRight w:val="0"/>
      <w:marTop w:val="0"/>
      <w:marBottom w:val="0"/>
      <w:divBdr>
        <w:top w:val="none" w:sz="0" w:space="0" w:color="auto"/>
        <w:left w:val="none" w:sz="0" w:space="0" w:color="auto"/>
        <w:bottom w:val="none" w:sz="0" w:space="0" w:color="auto"/>
        <w:right w:val="none" w:sz="0" w:space="0" w:color="auto"/>
      </w:divBdr>
    </w:div>
    <w:div w:id="1607614736">
      <w:bodyDiv w:val="1"/>
      <w:marLeft w:val="0"/>
      <w:marRight w:val="0"/>
      <w:marTop w:val="0"/>
      <w:marBottom w:val="0"/>
      <w:divBdr>
        <w:top w:val="none" w:sz="0" w:space="0" w:color="auto"/>
        <w:left w:val="none" w:sz="0" w:space="0" w:color="auto"/>
        <w:bottom w:val="none" w:sz="0" w:space="0" w:color="auto"/>
        <w:right w:val="none" w:sz="0" w:space="0" w:color="auto"/>
      </w:divBdr>
    </w:div>
    <w:div w:id="1620448859">
      <w:bodyDiv w:val="1"/>
      <w:marLeft w:val="0"/>
      <w:marRight w:val="0"/>
      <w:marTop w:val="0"/>
      <w:marBottom w:val="0"/>
      <w:divBdr>
        <w:top w:val="none" w:sz="0" w:space="0" w:color="auto"/>
        <w:left w:val="none" w:sz="0" w:space="0" w:color="auto"/>
        <w:bottom w:val="none" w:sz="0" w:space="0" w:color="auto"/>
        <w:right w:val="none" w:sz="0" w:space="0" w:color="auto"/>
      </w:divBdr>
    </w:div>
    <w:div w:id="1633056190">
      <w:bodyDiv w:val="1"/>
      <w:marLeft w:val="0"/>
      <w:marRight w:val="0"/>
      <w:marTop w:val="0"/>
      <w:marBottom w:val="0"/>
      <w:divBdr>
        <w:top w:val="none" w:sz="0" w:space="0" w:color="auto"/>
        <w:left w:val="none" w:sz="0" w:space="0" w:color="auto"/>
        <w:bottom w:val="none" w:sz="0" w:space="0" w:color="auto"/>
        <w:right w:val="none" w:sz="0" w:space="0" w:color="auto"/>
      </w:divBdr>
    </w:div>
    <w:div w:id="1642616644">
      <w:bodyDiv w:val="1"/>
      <w:marLeft w:val="0"/>
      <w:marRight w:val="0"/>
      <w:marTop w:val="0"/>
      <w:marBottom w:val="0"/>
      <w:divBdr>
        <w:top w:val="none" w:sz="0" w:space="0" w:color="auto"/>
        <w:left w:val="none" w:sz="0" w:space="0" w:color="auto"/>
        <w:bottom w:val="none" w:sz="0" w:space="0" w:color="auto"/>
        <w:right w:val="none" w:sz="0" w:space="0" w:color="auto"/>
      </w:divBdr>
    </w:div>
    <w:div w:id="1646353584">
      <w:bodyDiv w:val="1"/>
      <w:marLeft w:val="0"/>
      <w:marRight w:val="0"/>
      <w:marTop w:val="0"/>
      <w:marBottom w:val="0"/>
      <w:divBdr>
        <w:top w:val="none" w:sz="0" w:space="0" w:color="auto"/>
        <w:left w:val="none" w:sz="0" w:space="0" w:color="auto"/>
        <w:bottom w:val="none" w:sz="0" w:space="0" w:color="auto"/>
        <w:right w:val="none" w:sz="0" w:space="0" w:color="auto"/>
      </w:divBdr>
    </w:div>
    <w:div w:id="1655259314">
      <w:bodyDiv w:val="1"/>
      <w:marLeft w:val="0"/>
      <w:marRight w:val="0"/>
      <w:marTop w:val="0"/>
      <w:marBottom w:val="0"/>
      <w:divBdr>
        <w:top w:val="none" w:sz="0" w:space="0" w:color="auto"/>
        <w:left w:val="none" w:sz="0" w:space="0" w:color="auto"/>
        <w:bottom w:val="none" w:sz="0" w:space="0" w:color="auto"/>
        <w:right w:val="none" w:sz="0" w:space="0" w:color="auto"/>
      </w:divBdr>
    </w:div>
    <w:div w:id="1666472518">
      <w:bodyDiv w:val="1"/>
      <w:marLeft w:val="0"/>
      <w:marRight w:val="0"/>
      <w:marTop w:val="0"/>
      <w:marBottom w:val="0"/>
      <w:divBdr>
        <w:top w:val="none" w:sz="0" w:space="0" w:color="auto"/>
        <w:left w:val="none" w:sz="0" w:space="0" w:color="auto"/>
        <w:bottom w:val="none" w:sz="0" w:space="0" w:color="auto"/>
        <w:right w:val="none" w:sz="0" w:space="0" w:color="auto"/>
      </w:divBdr>
    </w:div>
    <w:div w:id="1671249610">
      <w:bodyDiv w:val="1"/>
      <w:marLeft w:val="0"/>
      <w:marRight w:val="0"/>
      <w:marTop w:val="0"/>
      <w:marBottom w:val="0"/>
      <w:divBdr>
        <w:top w:val="none" w:sz="0" w:space="0" w:color="auto"/>
        <w:left w:val="none" w:sz="0" w:space="0" w:color="auto"/>
        <w:bottom w:val="none" w:sz="0" w:space="0" w:color="auto"/>
        <w:right w:val="none" w:sz="0" w:space="0" w:color="auto"/>
      </w:divBdr>
    </w:div>
    <w:div w:id="1682050216">
      <w:bodyDiv w:val="1"/>
      <w:marLeft w:val="0"/>
      <w:marRight w:val="0"/>
      <w:marTop w:val="0"/>
      <w:marBottom w:val="0"/>
      <w:divBdr>
        <w:top w:val="none" w:sz="0" w:space="0" w:color="auto"/>
        <w:left w:val="none" w:sz="0" w:space="0" w:color="auto"/>
        <w:bottom w:val="none" w:sz="0" w:space="0" w:color="auto"/>
        <w:right w:val="none" w:sz="0" w:space="0" w:color="auto"/>
      </w:divBdr>
    </w:div>
    <w:div w:id="1695378900">
      <w:bodyDiv w:val="1"/>
      <w:marLeft w:val="0"/>
      <w:marRight w:val="0"/>
      <w:marTop w:val="0"/>
      <w:marBottom w:val="0"/>
      <w:divBdr>
        <w:top w:val="none" w:sz="0" w:space="0" w:color="auto"/>
        <w:left w:val="none" w:sz="0" w:space="0" w:color="auto"/>
        <w:bottom w:val="none" w:sz="0" w:space="0" w:color="auto"/>
        <w:right w:val="none" w:sz="0" w:space="0" w:color="auto"/>
      </w:divBdr>
    </w:div>
    <w:div w:id="1706589574">
      <w:bodyDiv w:val="1"/>
      <w:marLeft w:val="0"/>
      <w:marRight w:val="0"/>
      <w:marTop w:val="0"/>
      <w:marBottom w:val="0"/>
      <w:divBdr>
        <w:top w:val="none" w:sz="0" w:space="0" w:color="auto"/>
        <w:left w:val="none" w:sz="0" w:space="0" w:color="auto"/>
        <w:bottom w:val="none" w:sz="0" w:space="0" w:color="auto"/>
        <w:right w:val="none" w:sz="0" w:space="0" w:color="auto"/>
      </w:divBdr>
    </w:div>
    <w:div w:id="1717317899">
      <w:bodyDiv w:val="1"/>
      <w:marLeft w:val="0"/>
      <w:marRight w:val="0"/>
      <w:marTop w:val="0"/>
      <w:marBottom w:val="0"/>
      <w:divBdr>
        <w:top w:val="none" w:sz="0" w:space="0" w:color="auto"/>
        <w:left w:val="none" w:sz="0" w:space="0" w:color="auto"/>
        <w:bottom w:val="none" w:sz="0" w:space="0" w:color="auto"/>
        <w:right w:val="none" w:sz="0" w:space="0" w:color="auto"/>
      </w:divBdr>
    </w:div>
    <w:div w:id="1719471984">
      <w:bodyDiv w:val="1"/>
      <w:marLeft w:val="0"/>
      <w:marRight w:val="0"/>
      <w:marTop w:val="0"/>
      <w:marBottom w:val="0"/>
      <w:divBdr>
        <w:top w:val="none" w:sz="0" w:space="0" w:color="auto"/>
        <w:left w:val="none" w:sz="0" w:space="0" w:color="auto"/>
        <w:bottom w:val="none" w:sz="0" w:space="0" w:color="auto"/>
        <w:right w:val="none" w:sz="0" w:space="0" w:color="auto"/>
      </w:divBdr>
    </w:div>
    <w:div w:id="1725370635">
      <w:bodyDiv w:val="1"/>
      <w:marLeft w:val="0"/>
      <w:marRight w:val="0"/>
      <w:marTop w:val="0"/>
      <w:marBottom w:val="0"/>
      <w:divBdr>
        <w:top w:val="none" w:sz="0" w:space="0" w:color="auto"/>
        <w:left w:val="none" w:sz="0" w:space="0" w:color="auto"/>
        <w:bottom w:val="none" w:sz="0" w:space="0" w:color="auto"/>
        <w:right w:val="none" w:sz="0" w:space="0" w:color="auto"/>
      </w:divBdr>
    </w:div>
    <w:div w:id="1727217556">
      <w:bodyDiv w:val="1"/>
      <w:marLeft w:val="0"/>
      <w:marRight w:val="0"/>
      <w:marTop w:val="0"/>
      <w:marBottom w:val="0"/>
      <w:divBdr>
        <w:top w:val="none" w:sz="0" w:space="0" w:color="auto"/>
        <w:left w:val="none" w:sz="0" w:space="0" w:color="auto"/>
        <w:bottom w:val="none" w:sz="0" w:space="0" w:color="auto"/>
        <w:right w:val="none" w:sz="0" w:space="0" w:color="auto"/>
      </w:divBdr>
    </w:div>
    <w:div w:id="1730571650">
      <w:bodyDiv w:val="1"/>
      <w:marLeft w:val="0"/>
      <w:marRight w:val="0"/>
      <w:marTop w:val="0"/>
      <w:marBottom w:val="0"/>
      <w:divBdr>
        <w:top w:val="none" w:sz="0" w:space="0" w:color="auto"/>
        <w:left w:val="none" w:sz="0" w:space="0" w:color="auto"/>
        <w:bottom w:val="none" w:sz="0" w:space="0" w:color="auto"/>
        <w:right w:val="none" w:sz="0" w:space="0" w:color="auto"/>
      </w:divBdr>
    </w:div>
    <w:div w:id="1742021430">
      <w:bodyDiv w:val="1"/>
      <w:marLeft w:val="0"/>
      <w:marRight w:val="0"/>
      <w:marTop w:val="0"/>
      <w:marBottom w:val="0"/>
      <w:divBdr>
        <w:top w:val="none" w:sz="0" w:space="0" w:color="auto"/>
        <w:left w:val="none" w:sz="0" w:space="0" w:color="auto"/>
        <w:bottom w:val="none" w:sz="0" w:space="0" w:color="auto"/>
        <w:right w:val="none" w:sz="0" w:space="0" w:color="auto"/>
      </w:divBdr>
    </w:div>
    <w:div w:id="1746224259">
      <w:bodyDiv w:val="1"/>
      <w:marLeft w:val="0"/>
      <w:marRight w:val="0"/>
      <w:marTop w:val="0"/>
      <w:marBottom w:val="0"/>
      <w:divBdr>
        <w:top w:val="none" w:sz="0" w:space="0" w:color="auto"/>
        <w:left w:val="none" w:sz="0" w:space="0" w:color="auto"/>
        <w:bottom w:val="none" w:sz="0" w:space="0" w:color="auto"/>
        <w:right w:val="none" w:sz="0" w:space="0" w:color="auto"/>
      </w:divBdr>
    </w:div>
    <w:div w:id="1752460007">
      <w:bodyDiv w:val="1"/>
      <w:marLeft w:val="0"/>
      <w:marRight w:val="0"/>
      <w:marTop w:val="0"/>
      <w:marBottom w:val="0"/>
      <w:divBdr>
        <w:top w:val="none" w:sz="0" w:space="0" w:color="auto"/>
        <w:left w:val="none" w:sz="0" w:space="0" w:color="auto"/>
        <w:bottom w:val="none" w:sz="0" w:space="0" w:color="auto"/>
        <w:right w:val="none" w:sz="0" w:space="0" w:color="auto"/>
      </w:divBdr>
    </w:div>
    <w:div w:id="1754472138">
      <w:bodyDiv w:val="1"/>
      <w:marLeft w:val="0"/>
      <w:marRight w:val="0"/>
      <w:marTop w:val="0"/>
      <w:marBottom w:val="0"/>
      <w:divBdr>
        <w:top w:val="none" w:sz="0" w:space="0" w:color="auto"/>
        <w:left w:val="none" w:sz="0" w:space="0" w:color="auto"/>
        <w:bottom w:val="none" w:sz="0" w:space="0" w:color="auto"/>
        <w:right w:val="none" w:sz="0" w:space="0" w:color="auto"/>
      </w:divBdr>
    </w:div>
    <w:div w:id="1758013563">
      <w:bodyDiv w:val="1"/>
      <w:marLeft w:val="0"/>
      <w:marRight w:val="0"/>
      <w:marTop w:val="0"/>
      <w:marBottom w:val="0"/>
      <w:divBdr>
        <w:top w:val="none" w:sz="0" w:space="0" w:color="auto"/>
        <w:left w:val="none" w:sz="0" w:space="0" w:color="auto"/>
        <w:bottom w:val="none" w:sz="0" w:space="0" w:color="auto"/>
        <w:right w:val="none" w:sz="0" w:space="0" w:color="auto"/>
      </w:divBdr>
    </w:div>
    <w:div w:id="1767267640">
      <w:bodyDiv w:val="1"/>
      <w:marLeft w:val="0"/>
      <w:marRight w:val="0"/>
      <w:marTop w:val="0"/>
      <w:marBottom w:val="0"/>
      <w:divBdr>
        <w:top w:val="none" w:sz="0" w:space="0" w:color="auto"/>
        <w:left w:val="none" w:sz="0" w:space="0" w:color="auto"/>
        <w:bottom w:val="none" w:sz="0" w:space="0" w:color="auto"/>
        <w:right w:val="none" w:sz="0" w:space="0" w:color="auto"/>
      </w:divBdr>
    </w:div>
    <w:div w:id="1773669554">
      <w:bodyDiv w:val="1"/>
      <w:marLeft w:val="0"/>
      <w:marRight w:val="0"/>
      <w:marTop w:val="0"/>
      <w:marBottom w:val="0"/>
      <w:divBdr>
        <w:top w:val="none" w:sz="0" w:space="0" w:color="auto"/>
        <w:left w:val="none" w:sz="0" w:space="0" w:color="auto"/>
        <w:bottom w:val="none" w:sz="0" w:space="0" w:color="auto"/>
        <w:right w:val="none" w:sz="0" w:space="0" w:color="auto"/>
      </w:divBdr>
    </w:div>
    <w:div w:id="1777215307">
      <w:bodyDiv w:val="1"/>
      <w:marLeft w:val="0"/>
      <w:marRight w:val="0"/>
      <w:marTop w:val="0"/>
      <w:marBottom w:val="0"/>
      <w:divBdr>
        <w:top w:val="none" w:sz="0" w:space="0" w:color="auto"/>
        <w:left w:val="none" w:sz="0" w:space="0" w:color="auto"/>
        <w:bottom w:val="none" w:sz="0" w:space="0" w:color="auto"/>
        <w:right w:val="none" w:sz="0" w:space="0" w:color="auto"/>
      </w:divBdr>
    </w:div>
    <w:div w:id="1802530444">
      <w:bodyDiv w:val="1"/>
      <w:marLeft w:val="0"/>
      <w:marRight w:val="0"/>
      <w:marTop w:val="0"/>
      <w:marBottom w:val="0"/>
      <w:divBdr>
        <w:top w:val="none" w:sz="0" w:space="0" w:color="auto"/>
        <w:left w:val="none" w:sz="0" w:space="0" w:color="auto"/>
        <w:bottom w:val="none" w:sz="0" w:space="0" w:color="auto"/>
        <w:right w:val="none" w:sz="0" w:space="0" w:color="auto"/>
      </w:divBdr>
    </w:div>
    <w:div w:id="1806921787">
      <w:bodyDiv w:val="1"/>
      <w:marLeft w:val="0"/>
      <w:marRight w:val="0"/>
      <w:marTop w:val="0"/>
      <w:marBottom w:val="0"/>
      <w:divBdr>
        <w:top w:val="none" w:sz="0" w:space="0" w:color="auto"/>
        <w:left w:val="none" w:sz="0" w:space="0" w:color="auto"/>
        <w:bottom w:val="none" w:sz="0" w:space="0" w:color="auto"/>
        <w:right w:val="none" w:sz="0" w:space="0" w:color="auto"/>
      </w:divBdr>
    </w:div>
    <w:div w:id="1808474246">
      <w:bodyDiv w:val="1"/>
      <w:marLeft w:val="0"/>
      <w:marRight w:val="0"/>
      <w:marTop w:val="0"/>
      <w:marBottom w:val="0"/>
      <w:divBdr>
        <w:top w:val="none" w:sz="0" w:space="0" w:color="auto"/>
        <w:left w:val="none" w:sz="0" w:space="0" w:color="auto"/>
        <w:bottom w:val="none" w:sz="0" w:space="0" w:color="auto"/>
        <w:right w:val="none" w:sz="0" w:space="0" w:color="auto"/>
      </w:divBdr>
    </w:div>
    <w:div w:id="1818498987">
      <w:bodyDiv w:val="1"/>
      <w:marLeft w:val="0"/>
      <w:marRight w:val="0"/>
      <w:marTop w:val="0"/>
      <w:marBottom w:val="0"/>
      <w:divBdr>
        <w:top w:val="none" w:sz="0" w:space="0" w:color="auto"/>
        <w:left w:val="none" w:sz="0" w:space="0" w:color="auto"/>
        <w:bottom w:val="none" w:sz="0" w:space="0" w:color="auto"/>
        <w:right w:val="none" w:sz="0" w:space="0" w:color="auto"/>
      </w:divBdr>
    </w:div>
    <w:div w:id="1825318202">
      <w:bodyDiv w:val="1"/>
      <w:marLeft w:val="0"/>
      <w:marRight w:val="0"/>
      <w:marTop w:val="0"/>
      <w:marBottom w:val="0"/>
      <w:divBdr>
        <w:top w:val="none" w:sz="0" w:space="0" w:color="auto"/>
        <w:left w:val="none" w:sz="0" w:space="0" w:color="auto"/>
        <w:bottom w:val="none" w:sz="0" w:space="0" w:color="auto"/>
        <w:right w:val="none" w:sz="0" w:space="0" w:color="auto"/>
      </w:divBdr>
    </w:div>
    <w:div w:id="1831562226">
      <w:bodyDiv w:val="1"/>
      <w:marLeft w:val="0"/>
      <w:marRight w:val="0"/>
      <w:marTop w:val="0"/>
      <w:marBottom w:val="0"/>
      <w:divBdr>
        <w:top w:val="none" w:sz="0" w:space="0" w:color="auto"/>
        <w:left w:val="none" w:sz="0" w:space="0" w:color="auto"/>
        <w:bottom w:val="none" w:sz="0" w:space="0" w:color="auto"/>
        <w:right w:val="none" w:sz="0" w:space="0" w:color="auto"/>
      </w:divBdr>
    </w:div>
    <w:div w:id="1840190798">
      <w:bodyDiv w:val="1"/>
      <w:marLeft w:val="0"/>
      <w:marRight w:val="0"/>
      <w:marTop w:val="0"/>
      <w:marBottom w:val="0"/>
      <w:divBdr>
        <w:top w:val="none" w:sz="0" w:space="0" w:color="auto"/>
        <w:left w:val="none" w:sz="0" w:space="0" w:color="auto"/>
        <w:bottom w:val="none" w:sz="0" w:space="0" w:color="auto"/>
        <w:right w:val="none" w:sz="0" w:space="0" w:color="auto"/>
      </w:divBdr>
    </w:div>
    <w:div w:id="1869635295">
      <w:bodyDiv w:val="1"/>
      <w:marLeft w:val="0"/>
      <w:marRight w:val="0"/>
      <w:marTop w:val="0"/>
      <w:marBottom w:val="0"/>
      <w:divBdr>
        <w:top w:val="none" w:sz="0" w:space="0" w:color="auto"/>
        <w:left w:val="none" w:sz="0" w:space="0" w:color="auto"/>
        <w:bottom w:val="none" w:sz="0" w:space="0" w:color="auto"/>
        <w:right w:val="none" w:sz="0" w:space="0" w:color="auto"/>
      </w:divBdr>
    </w:div>
    <w:div w:id="1871142753">
      <w:bodyDiv w:val="1"/>
      <w:marLeft w:val="0"/>
      <w:marRight w:val="0"/>
      <w:marTop w:val="0"/>
      <w:marBottom w:val="0"/>
      <w:divBdr>
        <w:top w:val="none" w:sz="0" w:space="0" w:color="auto"/>
        <w:left w:val="none" w:sz="0" w:space="0" w:color="auto"/>
        <w:bottom w:val="none" w:sz="0" w:space="0" w:color="auto"/>
        <w:right w:val="none" w:sz="0" w:space="0" w:color="auto"/>
      </w:divBdr>
    </w:div>
    <w:div w:id="1871409271">
      <w:bodyDiv w:val="1"/>
      <w:marLeft w:val="0"/>
      <w:marRight w:val="0"/>
      <w:marTop w:val="0"/>
      <w:marBottom w:val="0"/>
      <w:divBdr>
        <w:top w:val="none" w:sz="0" w:space="0" w:color="auto"/>
        <w:left w:val="none" w:sz="0" w:space="0" w:color="auto"/>
        <w:bottom w:val="none" w:sz="0" w:space="0" w:color="auto"/>
        <w:right w:val="none" w:sz="0" w:space="0" w:color="auto"/>
      </w:divBdr>
    </w:div>
    <w:div w:id="1886142020">
      <w:bodyDiv w:val="1"/>
      <w:marLeft w:val="0"/>
      <w:marRight w:val="0"/>
      <w:marTop w:val="0"/>
      <w:marBottom w:val="0"/>
      <w:divBdr>
        <w:top w:val="none" w:sz="0" w:space="0" w:color="auto"/>
        <w:left w:val="none" w:sz="0" w:space="0" w:color="auto"/>
        <w:bottom w:val="none" w:sz="0" w:space="0" w:color="auto"/>
        <w:right w:val="none" w:sz="0" w:space="0" w:color="auto"/>
      </w:divBdr>
    </w:div>
    <w:div w:id="1891990654">
      <w:bodyDiv w:val="1"/>
      <w:marLeft w:val="0"/>
      <w:marRight w:val="0"/>
      <w:marTop w:val="0"/>
      <w:marBottom w:val="0"/>
      <w:divBdr>
        <w:top w:val="none" w:sz="0" w:space="0" w:color="auto"/>
        <w:left w:val="none" w:sz="0" w:space="0" w:color="auto"/>
        <w:bottom w:val="none" w:sz="0" w:space="0" w:color="auto"/>
        <w:right w:val="none" w:sz="0" w:space="0" w:color="auto"/>
      </w:divBdr>
    </w:div>
    <w:div w:id="1917401350">
      <w:bodyDiv w:val="1"/>
      <w:marLeft w:val="0"/>
      <w:marRight w:val="0"/>
      <w:marTop w:val="0"/>
      <w:marBottom w:val="0"/>
      <w:divBdr>
        <w:top w:val="none" w:sz="0" w:space="0" w:color="auto"/>
        <w:left w:val="none" w:sz="0" w:space="0" w:color="auto"/>
        <w:bottom w:val="none" w:sz="0" w:space="0" w:color="auto"/>
        <w:right w:val="none" w:sz="0" w:space="0" w:color="auto"/>
      </w:divBdr>
    </w:div>
    <w:div w:id="1940945454">
      <w:bodyDiv w:val="1"/>
      <w:marLeft w:val="0"/>
      <w:marRight w:val="0"/>
      <w:marTop w:val="0"/>
      <w:marBottom w:val="0"/>
      <w:divBdr>
        <w:top w:val="none" w:sz="0" w:space="0" w:color="auto"/>
        <w:left w:val="none" w:sz="0" w:space="0" w:color="auto"/>
        <w:bottom w:val="none" w:sz="0" w:space="0" w:color="auto"/>
        <w:right w:val="none" w:sz="0" w:space="0" w:color="auto"/>
      </w:divBdr>
    </w:div>
    <w:div w:id="1953635551">
      <w:bodyDiv w:val="1"/>
      <w:marLeft w:val="0"/>
      <w:marRight w:val="0"/>
      <w:marTop w:val="0"/>
      <w:marBottom w:val="0"/>
      <w:divBdr>
        <w:top w:val="none" w:sz="0" w:space="0" w:color="auto"/>
        <w:left w:val="none" w:sz="0" w:space="0" w:color="auto"/>
        <w:bottom w:val="none" w:sz="0" w:space="0" w:color="auto"/>
        <w:right w:val="none" w:sz="0" w:space="0" w:color="auto"/>
      </w:divBdr>
    </w:div>
    <w:div w:id="1958292202">
      <w:bodyDiv w:val="1"/>
      <w:marLeft w:val="0"/>
      <w:marRight w:val="0"/>
      <w:marTop w:val="0"/>
      <w:marBottom w:val="0"/>
      <w:divBdr>
        <w:top w:val="none" w:sz="0" w:space="0" w:color="auto"/>
        <w:left w:val="none" w:sz="0" w:space="0" w:color="auto"/>
        <w:bottom w:val="none" w:sz="0" w:space="0" w:color="auto"/>
        <w:right w:val="none" w:sz="0" w:space="0" w:color="auto"/>
      </w:divBdr>
    </w:div>
    <w:div w:id="1980576944">
      <w:bodyDiv w:val="1"/>
      <w:marLeft w:val="0"/>
      <w:marRight w:val="0"/>
      <w:marTop w:val="0"/>
      <w:marBottom w:val="0"/>
      <w:divBdr>
        <w:top w:val="none" w:sz="0" w:space="0" w:color="auto"/>
        <w:left w:val="none" w:sz="0" w:space="0" w:color="auto"/>
        <w:bottom w:val="none" w:sz="0" w:space="0" w:color="auto"/>
        <w:right w:val="none" w:sz="0" w:space="0" w:color="auto"/>
      </w:divBdr>
    </w:div>
    <w:div w:id="2006661476">
      <w:bodyDiv w:val="1"/>
      <w:marLeft w:val="0"/>
      <w:marRight w:val="0"/>
      <w:marTop w:val="0"/>
      <w:marBottom w:val="0"/>
      <w:divBdr>
        <w:top w:val="none" w:sz="0" w:space="0" w:color="auto"/>
        <w:left w:val="none" w:sz="0" w:space="0" w:color="auto"/>
        <w:bottom w:val="none" w:sz="0" w:space="0" w:color="auto"/>
        <w:right w:val="none" w:sz="0" w:space="0" w:color="auto"/>
      </w:divBdr>
      <w:divsChild>
        <w:div w:id="780950478">
          <w:marLeft w:val="0"/>
          <w:marRight w:val="0"/>
          <w:marTop w:val="0"/>
          <w:marBottom w:val="0"/>
          <w:divBdr>
            <w:top w:val="none" w:sz="0" w:space="0" w:color="auto"/>
            <w:left w:val="none" w:sz="0" w:space="0" w:color="auto"/>
            <w:bottom w:val="none" w:sz="0" w:space="0" w:color="auto"/>
            <w:right w:val="none" w:sz="0" w:space="0" w:color="auto"/>
          </w:divBdr>
        </w:div>
        <w:div w:id="811487569">
          <w:marLeft w:val="0"/>
          <w:marRight w:val="0"/>
          <w:marTop w:val="0"/>
          <w:marBottom w:val="0"/>
          <w:divBdr>
            <w:top w:val="none" w:sz="0" w:space="0" w:color="auto"/>
            <w:left w:val="none" w:sz="0" w:space="0" w:color="auto"/>
            <w:bottom w:val="none" w:sz="0" w:space="0" w:color="auto"/>
            <w:right w:val="none" w:sz="0" w:space="0" w:color="auto"/>
          </w:divBdr>
        </w:div>
      </w:divsChild>
    </w:div>
    <w:div w:id="2034572979">
      <w:bodyDiv w:val="1"/>
      <w:marLeft w:val="0"/>
      <w:marRight w:val="0"/>
      <w:marTop w:val="0"/>
      <w:marBottom w:val="0"/>
      <w:divBdr>
        <w:top w:val="none" w:sz="0" w:space="0" w:color="auto"/>
        <w:left w:val="none" w:sz="0" w:space="0" w:color="auto"/>
        <w:bottom w:val="none" w:sz="0" w:space="0" w:color="auto"/>
        <w:right w:val="none" w:sz="0" w:space="0" w:color="auto"/>
      </w:divBdr>
    </w:div>
    <w:div w:id="2044406765">
      <w:bodyDiv w:val="1"/>
      <w:marLeft w:val="0"/>
      <w:marRight w:val="0"/>
      <w:marTop w:val="0"/>
      <w:marBottom w:val="0"/>
      <w:divBdr>
        <w:top w:val="none" w:sz="0" w:space="0" w:color="auto"/>
        <w:left w:val="none" w:sz="0" w:space="0" w:color="auto"/>
        <w:bottom w:val="none" w:sz="0" w:space="0" w:color="auto"/>
        <w:right w:val="none" w:sz="0" w:space="0" w:color="auto"/>
      </w:divBdr>
    </w:div>
    <w:div w:id="2048601297">
      <w:bodyDiv w:val="1"/>
      <w:marLeft w:val="0"/>
      <w:marRight w:val="0"/>
      <w:marTop w:val="0"/>
      <w:marBottom w:val="0"/>
      <w:divBdr>
        <w:top w:val="none" w:sz="0" w:space="0" w:color="auto"/>
        <w:left w:val="none" w:sz="0" w:space="0" w:color="auto"/>
        <w:bottom w:val="none" w:sz="0" w:space="0" w:color="auto"/>
        <w:right w:val="none" w:sz="0" w:space="0" w:color="auto"/>
      </w:divBdr>
    </w:div>
    <w:div w:id="2054034839">
      <w:bodyDiv w:val="1"/>
      <w:marLeft w:val="0"/>
      <w:marRight w:val="0"/>
      <w:marTop w:val="0"/>
      <w:marBottom w:val="0"/>
      <w:divBdr>
        <w:top w:val="none" w:sz="0" w:space="0" w:color="auto"/>
        <w:left w:val="none" w:sz="0" w:space="0" w:color="auto"/>
        <w:bottom w:val="none" w:sz="0" w:space="0" w:color="auto"/>
        <w:right w:val="none" w:sz="0" w:space="0" w:color="auto"/>
      </w:divBdr>
    </w:div>
    <w:div w:id="2055498734">
      <w:bodyDiv w:val="1"/>
      <w:marLeft w:val="0"/>
      <w:marRight w:val="0"/>
      <w:marTop w:val="0"/>
      <w:marBottom w:val="0"/>
      <w:divBdr>
        <w:top w:val="none" w:sz="0" w:space="0" w:color="auto"/>
        <w:left w:val="none" w:sz="0" w:space="0" w:color="auto"/>
        <w:bottom w:val="none" w:sz="0" w:space="0" w:color="auto"/>
        <w:right w:val="none" w:sz="0" w:space="0" w:color="auto"/>
      </w:divBdr>
    </w:div>
    <w:div w:id="2102673827">
      <w:bodyDiv w:val="1"/>
      <w:marLeft w:val="0"/>
      <w:marRight w:val="0"/>
      <w:marTop w:val="0"/>
      <w:marBottom w:val="0"/>
      <w:divBdr>
        <w:top w:val="none" w:sz="0" w:space="0" w:color="auto"/>
        <w:left w:val="none" w:sz="0" w:space="0" w:color="auto"/>
        <w:bottom w:val="none" w:sz="0" w:space="0" w:color="auto"/>
        <w:right w:val="none" w:sz="0" w:space="0" w:color="auto"/>
      </w:divBdr>
    </w:div>
    <w:div w:id="2115706214">
      <w:bodyDiv w:val="1"/>
      <w:marLeft w:val="0"/>
      <w:marRight w:val="0"/>
      <w:marTop w:val="0"/>
      <w:marBottom w:val="0"/>
      <w:divBdr>
        <w:top w:val="none" w:sz="0" w:space="0" w:color="auto"/>
        <w:left w:val="none" w:sz="0" w:space="0" w:color="auto"/>
        <w:bottom w:val="none" w:sz="0" w:space="0" w:color="auto"/>
        <w:right w:val="none" w:sz="0" w:space="0" w:color="auto"/>
      </w:divBdr>
    </w:div>
    <w:div w:id="21410233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https://www.ukbiobank.ac.uk/enable-your-research" TargetMode="External"/><Relationship Id="rId26" Type="http://schemas.microsoft.com/office/2020/10/relationships/intelligence" Target="intelligence2.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www.mrc-mbu.cam.ac.uk/research-resources-and-facilities/impi" TargetMode="External"/><Relationship Id="rId25"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hyperlink" Target="https://www.unicef.cn/en/figure-27-national-gini-index-20032017" TargetMode="External"/><Relationship Id="rId20" Type="http://schemas.openxmlformats.org/officeDocument/2006/relationships/hyperlink" Target="mailto:christopherdwhelan@outlook.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github.com/anbai106/mlni" TargetMode="Externa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hyperlink" Target="https://biobank.ndph.ox.ac.uk/showcase/label.cgi?id=1839"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ntTable" Target="fontTable.xml"/></Relationships>
</file>

<file path=word/documenttasks/documenttasks1.xml><?xml version="1.0" encoding="utf-8"?>
<t:Tasks xmlns:t="http://schemas.microsoft.com/office/tasks/2019/documenttasks" xmlns:oel="http://schemas.microsoft.com/office/2019/extlst">
  <t:Task id="{A29F31E3-A6BE-4170-B4D6-869993B171D9}">
    <t:Anchor>
      <t:Comment id="263056943"/>
    </t:Anchor>
    <t:History>
      <t:Event id="{056A04E5-2642-43C7-8F6E-9C8285670F7A}" time="2025-03-26T21:36:40.803Z">
        <t:Attribution userId="S::kblighe1@its.jnj.com::5df2d4b8-d36d-408e-a5b6-32995f24156e" userProvider="AD" userName="Blighe, Kevin [JANUS Non-J&amp;J]"/>
        <t:Anchor>
          <t:Comment id="2060548121"/>
        </t:Anchor>
        <t:Create/>
      </t:Event>
      <t:Event id="{AC5005EC-8738-4BB1-9B9F-3812A30A7006}" time="2025-03-26T21:36:40.803Z">
        <t:Attribution userId="S::kblighe1@its.jnj.com::5df2d4b8-d36d-408e-a5b6-32995f24156e" userProvider="AD" userName="Blighe, Kevin [JANUS Non-J&amp;J]"/>
        <t:Anchor>
          <t:Comment id="2060548121"/>
        </t:Anchor>
        <t:Assign userId="S::MSpronk1@its.jnj.com::07e0d5ea-4c2d-42bd-8453-12107f933d95" userProvider="AD" userName="Spronk, Marjolein [JRDUS NON-J&amp;J]"/>
      </t:Event>
      <t:Event id="{0A931720-E210-49EA-ACDB-0B8F6E12A4F0}" time="2025-03-26T21:36:40.803Z">
        <t:Attribution userId="S::kblighe1@its.jnj.com::5df2d4b8-d36d-408e-a5b6-32995f24156e" userProvider="AD" userName="Blighe, Kevin [JANUS Non-J&amp;J]"/>
        <t:Anchor>
          <t:Comment id="2060548121"/>
        </t:Anchor>
        <t:SetTitle title="I have to assign this to @Spronk, Marjolein [JRDUS NON-J&amp;J], as I am unable to answer."/>
      </t:Event>
    </t:History>
  </t:Task>
  <t:Task id="{48F83F25-11C9-4AD3-B532-80D0E7125158}">
    <t:Anchor>
      <t:Comment id="354981659"/>
    </t:Anchor>
    <t:History>
      <t:Event id="{0EE53E8C-B128-4E1B-B654-3FE4CDF77A19}" time="2024-12-04T20:22:48.191Z">
        <t:Attribution userId="S::kblighe1@its.jnj.com::5df2d4b8-d36d-408e-a5b6-32995f24156e" userProvider="AD" userName="Blighe, Kevin [JANUS Non-J&amp;J]"/>
        <t:Anchor>
          <t:Comment id="354981659"/>
        </t:Anchor>
        <t:Create/>
      </t:Event>
      <t:Event id="{349EB89D-1422-46E6-BF2B-919F04E99B94}" time="2024-12-04T20:22:48.191Z">
        <t:Attribution userId="S::kblighe1@its.jnj.com::5df2d4b8-d36d-408e-a5b6-32995f24156e" userProvider="AD" userName="Blighe, Kevin [JANUS Non-J&amp;J]"/>
        <t:Anchor>
          <t:Comment id="354981659"/>
        </t:Anchor>
        <t:Assign userId="S::GAbdelAz@its.jnj.com::389b08ae-8569-47b5-b9f3-77ec0d977813" userProvider="AD" userName="ABDEL-AZIM, GAMAL [JANUS]"/>
      </t:Event>
      <t:Event id="{3C68D34C-60E2-483D-A7F8-B57FE2DD8DF8}" time="2024-12-04T20:22:48.191Z">
        <t:Attribution userId="S::kblighe1@its.jnj.com::5df2d4b8-d36d-408e-a5b6-32995f24156e" userProvider="AD" userName="Blighe, Kevin [JANUS Non-J&amp;J]"/>
        <t:Anchor>
          <t:Comment id="354981659"/>
        </t:Anchor>
        <t:SetTitle title="Hi @ABDEL-AZIM, GAMAL [JANUS], this methods section is for you, I believe."/>
      </t:Event>
      <t:Event id="{C12ECA60-6F10-41D1-8B75-2C8504270B2F}" time="2025-02-03T21:04:36.037Z">
        <t:Attribution userId="S::kblighe1@its.jnj.com::5df2d4b8-d36d-408e-a5b6-32995f24156e" userProvider="AD" userName="Blighe, Kevin [JANUS Non-J&amp;J]"/>
        <t:Progress percentComplete="100"/>
      </t:Event>
    </t:History>
  </t:Task>
  <t:Task id="{33242A48-9E9D-49D4-AA34-C82640770D3A}">
    <t:Anchor>
      <t:Comment id="866501838"/>
    </t:Anchor>
    <t:History>
      <t:Event id="{5336ECCD-DA04-4F28-9E7C-85BD354BD922}" time="2025-03-11T19:53:14.575Z">
        <t:Attribution userId="S::kblighe1@its.jnj.com::5df2d4b8-d36d-408e-a5b6-32995f24156e" userProvider="AD" userName="Blighe, Kevin [JANUS Non-J&amp;J]"/>
        <t:Anchor>
          <t:Comment id="866501838"/>
        </t:Anchor>
        <t:Create/>
      </t:Event>
      <t:Event id="{75A2134E-0389-4B93-BC83-471CE54F453D}" time="2025-03-11T19:53:14.575Z">
        <t:Attribution userId="S::kblighe1@its.jnj.com::5df2d4b8-d36d-408e-a5b6-32995f24156e" userProvider="AD" userName="Blighe, Kevin [JANUS Non-J&amp;J]"/>
        <t:Anchor>
          <t:Comment id="866501838"/>
        </t:Anchor>
        <t:Assign userId="S::MSpronk1@its.jnj.com::07e0d5ea-4c2d-42bd-8453-12107f933d95" userProvider="AD" userName="Spronk, Marjolein [JRDUS NON-J&amp;J]"/>
      </t:Event>
      <t:Event id="{F27E0909-5A24-4EFD-8585-1CAF0E65BDB2}" time="2025-03-11T19:53:14.575Z">
        <t:Attribution userId="S::kblighe1@its.jnj.com::5df2d4b8-d36d-408e-a5b6-32995f24156e" userProvider="AD" userName="Blighe, Kevin [JANUS Non-J&amp;J]"/>
        <t:Anchor>
          <t:Comment id="866501838"/>
        </t:Anchor>
        <t:SetTitle title="For @Spronk, Marjolein [JRDUS NON-J&amp;J]"/>
      </t:Event>
      <t:Event id="{8A783D28-20AE-4813-A628-7B8FC7BB2BEA}" time="2025-03-13T15:44:11.72Z">
        <t:Attribution userId="S::KBlighe1@its.jnj.com::5df2d4b8-d36d-408e-a5b6-32995f24156e" userProvider="AD" userName="Blighe, Kevin [JANUS Non-J&amp;J]"/>
        <t:Progress percentComplete="100"/>
      </t:Event>
    </t:History>
  </t:Task>
  <t:Task id="{DD30B07A-6904-47B4-A292-A26FAF854092}">
    <t:Anchor>
      <t:Comment id="409554926"/>
    </t:Anchor>
    <t:History>
      <t:Event id="{543F3594-7892-4601-B219-2386A4067E22}" time="2024-12-04T20:23:23.496Z">
        <t:Attribution userId="S::kblighe1@its.jnj.com::5df2d4b8-d36d-408e-a5b6-32995f24156e" userProvider="AD" userName="Blighe, Kevin [JANUS Non-J&amp;J]"/>
        <t:Anchor>
          <t:Comment id="409554926"/>
        </t:Anchor>
        <t:Create/>
      </t:Event>
      <t:Event id="{B96DDA3E-9D39-4993-BFA1-A77B3E65870A}" time="2024-12-04T20:23:23.496Z">
        <t:Attribution userId="S::kblighe1@its.jnj.com::5df2d4b8-d36d-408e-a5b6-32995f24156e" userProvider="AD" userName="Blighe, Kevin [JANUS Non-J&amp;J]"/>
        <t:Anchor>
          <t:Comment id="409554926"/>
        </t:Anchor>
        <t:Assign userId="S::MSpronk1@its.jnj.com::07e0d5ea-4c2d-42bd-8453-12107f933d95" userProvider="AD" userName="Spronk, Marjolein [JRDUS NON-J&amp;J]"/>
      </t:Event>
      <t:Event id="{904913EA-1E02-4114-B96C-08F0CBDC9BB2}" time="2024-12-04T20:23:23.496Z">
        <t:Attribution userId="S::kblighe1@its.jnj.com::5df2d4b8-d36d-408e-a5b6-32995f24156e" userProvider="AD" userName="Blighe, Kevin [JANUS Non-J&amp;J]"/>
        <t:Anchor>
          <t:Comment id="409554926"/>
        </t:Anchor>
        <t:SetTitle title="Final part for you, @Spronk, Marjolein [JRDUS NON-J&amp;J]"/>
      </t:Event>
    </t:History>
  </t:Task>
  <t:Task id="{7BE7C075-181D-4145-A56B-61B335054C67}">
    <t:Anchor>
      <t:Comment id="1164941034"/>
    </t:Anchor>
    <t:History>
      <t:Event id="{D8537E78-515E-4ECB-AFD5-3FDE04ED40E4}" time="2025-02-03T21:06:46.352Z">
        <t:Attribution userId="S::kblighe1@its.jnj.com::5df2d4b8-d36d-408e-a5b6-32995f24156e" userProvider="AD" userName="Blighe, Kevin [JANUS Non-J&amp;J]"/>
        <t:Anchor>
          <t:Comment id="1164941034"/>
        </t:Anchor>
        <t:Create/>
      </t:Event>
      <t:Event id="{F9CF5F6E-DBCA-40E5-AC9E-B49BA7AC5E67}" time="2025-02-03T21:06:46.352Z">
        <t:Attribution userId="S::kblighe1@its.jnj.com::5df2d4b8-d36d-408e-a5b6-32995f24156e" userProvider="AD" userName="Blighe, Kevin [JANUS Non-J&amp;J]"/>
        <t:Anchor>
          <t:Comment id="1164941034"/>
        </t:Anchor>
        <t:Assign userId="S::GAbdelAz@its.jnj.com::389b08ae-8569-47b5-b9f3-77ec0d977813" userProvider="AD" userName="ABDEL-AZIM, GAMAL [JANUS]"/>
      </t:Event>
      <t:Event id="{F95686E4-00BC-47F0-8420-90FB3A59CA16}" time="2025-02-03T21:06:46.352Z">
        <t:Attribution userId="S::kblighe1@its.jnj.com::5df2d4b8-d36d-408e-a5b6-32995f24156e" userProvider="AD" userName="Blighe, Kevin [JANUS Non-J&amp;J]"/>
        <t:Anchor>
          <t:Comment id="1164941034"/>
        </t:Anchor>
        <t:SetTitle title="Hi @ABDEL-AZIM, GAMAL, my apologies to bother you again. Thank you for adding the MRI methods. I have moved these figures to the Supplementary Results. Could you maybe add just brief sentences in a paragraph to explain the results that are shown in the …"/>
      </t:Event>
    </t:History>
  </t:Task>
  <t:Task id="{2080CAC0-F417-4580-A678-20720530A530}">
    <t:Anchor>
      <t:Comment id="279914290"/>
    </t:Anchor>
    <t:History>
      <t:Event id="{3CEC5956-E1EE-4B84-8D88-47D531B0A8C8}" time="2025-03-26T12:06:18.958Z">
        <t:Attribution userId="S::cwhelan4@its.jnj.com::1f3e1228-9746-4599-a660-68f50125a861" userProvider="AD" userName="Whelan, Christopher   [JRDUS]"/>
        <t:Anchor>
          <t:Comment id="587167291"/>
        </t:Anchor>
        <t:Create/>
      </t:Event>
      <t:Event id="{4BE93DBB-076A-4292-A51C-6C5D46C5DA39}" time="2025-03-26T12:06:18.958Z">
        <t:Attribution userId="S::cwhelan4@its.jnj.com::1f3e1228-9746-4599-a660-68f50125a861" userProvider="AD" userName="Whelan, Christopher   [JRDUS]"/>
        <t:Anchor>
          <t:Comment id="587167291"/>
        </t:Anchor>
        <t:Assign userId="S::KBlighe1@its.jnj.com::5df2d4b8-d36d-408e-a5b6-32995f24156e" userProvider="AD" userName="Blighe, Kevin [JANUS Non-J&amp;J]"/>
      </t:Event>
      <t:Event id="{F071A3B6-80AF-489C-A86B-646CDB6B3A52}" time="2025-03-26T12:06:18.958Z">
        <t:Attribution userId="S::cwhelan4@its.jnj.com::1f3e1228-9746-4599-a660-68f50125a861" userProvider="AD" userName="Whelan, Christopher   [JRDUS]"/>
        <t:Anchor>
          <t:Comment id="587167291"/>
        </t:Anchor>
        <t:SetTitle title="Agreed. @Blighe, Kevin [JANUS Non-J&amp;J] or @Spronk, Marjolein [JRDUS NON-J&amp;J] - can you please include a paragraph on the Mental Wellbeing Questionnaire in the Methods?"/>
      </t:Event>
      <t:Event id="{D3E9AFC9-B0B6-4B41-A08A-464E3FE97C47}" time="2025-03-26T21:44:00.942Z">
        <t:Attribution userId="S::KBlighe1@its.jnj.com::5df2d4b8-d36d-408e-a5b6-32995f24156e" userProvider="AD" userName="Blighe, Kevin [JANUS Non-J&amp;J]"/>
        <t:Progress percentComplete="100"/>
      </t:Event>
    </t:History>
  </t:Task>
  <t:Task id="{00C9E896-8E10-4035-A525-580963D54B7F}">
    <t:Anchor>
      <t:Comment id="1099577747"/>
    </t:Anchor>
    <t:History>
      <t:Event id="{E4063620-4733-4E3A-98BE-46ECE443CE71}" time="2024-12-04T20:19:54.991Z">
        <t:Attribution userId="S::kblighe1@its.jnj.com::5df2d4b8-d36d-408e-a5b6-32995f24156e" userProvider="AD" userName="Blighe, Kevin [JANUS Non-J&amp;J]"/>
        <t:Anchor>
          <t:Comment id="1099577747"/>
        </t:Anchor>
        <t:Create/>
      </t:Event>
      <t:Event id="{AF83B937-C4E1-4264-BA67-DA15775BA478}" time="2024-12-04T20:19:54.991Z">
        <t:Attribution userId="S::kblighe1@its.jnj.com::5df2d4b8-d36d-408e-a5b6-32995f24156e" userProvider="AD" userName="Blighe, Kevin [JANUS Non-J&amp;J]"/>
        <t:Anchor>
          <t:Comment id="1099577747"/>
        </t:Anchor>
        <t:Assign userId="S::MSpronk1@its.jnj.com::07e0d5ea-4c2d-42bd-8453-12107f933d95" userProvider="AD" userName="Spronk, Marjolein [JRDUS NON-J&amp;J]"/>
      </t:Event>
      <t:Event id="{BFC00C12-A1FF-47D9-B890-BB2A1C5DBB07}" time="2024-12-04T20:19:54.991Z">
        <t:Attribution userId="S::kblighe1@its.jnj.com::5df2d4b8-d36d-408e-a5b6-32995f24156e" userProvider="AD" userName="Blighe, Kevin [JANUS Non-J&amp;J]"/>
        <t:Anchor>
          <t:Comment id="1099577747"/>
        </t:Anchor>
        <t:SetTitle title="Also here, @Spronk, Marjolein [JRDUS NON-J&amp;J]"/>
      </t:Event>
    </t:History>
  </t:Task>
  <t:Task id="{FCC46FC6-D706-4A3F-851B-0CEB7470BA37}">
    <t:Anchor>
      <t:Comment id="47673415"/>
    </t:Anchor>
    <t:History>
      <t:Event id="{01C21C0C-86D6-463F-8543-392A060F7472}" time="2022-06-07T17:37:53.418Z">
        <t:Attribution userId="S::chris.whelan1@biogen.com::7e67b61d-c047-4b61-9ffd-e01e3f7ddb55" userProvider="AD" userName="Chris Whelan"/>
        <t:Anchor>
          <t:Comment id="47673415"/>
        </t:Anchor>
        <t:Create/>
      </t:Event>
      <t:Event id="{75EB0762-3223-4B71-8F09-3F1EC13D531D}" time="2022-06-07T17:37:53.418Z">
        <t:Attribution userId="S::chris.whelan1@biogen.com::7e67b61d-c047-4b61-9ffd-e01e3f7ddb55" userProvider="AD" userName="Chris Whelan"/>
        <t:Anchor>
          <t:Comment id="47673415"/>
        </t:Anchor>
        <t:Assign userId="S::benjamin.sun@biogen.com::86740dd6-f506-4304-8232-519555074757" userProvider="AD" userName="Benjamin Sun"/>
      </t:Event>
      <t:Event id="{145A7C15-FCC3-4172-BF32-3934A292F90A}" time="2022-06-07T17:37:53.418Z">
        <t:Attribution userId="S::chris.whelan1@biogen.com::7e67b61d-c047-4b61-9ffd-e01e3f7ddb55" userProvider="AD" userName="Chris Whelan"/>
        <t:Anchor>
          <t:Comment id="47673415"/>
        </t:Anchor>
        <t:SetTitle title="@Benjamin Sun should you pop the RSID of that specific pQTL here?"/>
      </t:Event>
    </t:History>
  </t:Task>
  <t:Task id="{DF0FCA10-C041-40EF-9F67-A1B8252E3808}">
    <t:Anchor>
      <t:Comment id="1795089054"/>
    </t:Anchor>
    <t:History>
      <t:Event id="{9EF086DA-0E00-4ED4-8111-5C37A235B0B8}" time="2025-02-16T20:57:50.09Z">
        <t:Attribution userId="S::kblighe1@its.jnj.com::5df2d4b8-d36d-408e-a5b6-32995f24156e" userProvider="AD" userName="Blighe, Kevin [JANUS Non-J&amp;J]"/>
        <t:Anchor>
          <t:Comment id="925885649"/>
        </t:Anchor>
        <t:Create/>
      </t:Event>
      <t:Event id="{9D4FE271-1518-4943-803E-5ABA2226B2E1}" time="2025-02-16T20:57:50.09Z">
        <t:Attribution userId="S::kblighe1@its.jnj.com::5df2d4b8-d36d-408e-a5b6-32995f24156e" userProvider="AD" userName="Blighe, Kevin [JANUS Non-J&amp;J]"/>
        <t:Anchor>
          <t:Comment id="925885649"/>
        </t:Anchor>
        <t:Assign userId="S::GAbdelAz@its.jnj.com::389b08ae-8569-47b5-b9f3-77ec0d977813" userProvider="AD" userName="ABDEL-AZIM, GAMAL [JANUS]"/>
      </t:Event>
      <t:Event id="{FF17CE8C-DD72-4023-A138-8347195E7AF7}" time="2025-02-16T20:57:50.09Z">
        <t:Attribution userId="S::kblighe1@its.jnj.com::5df2d4b8-d36d-408e-a5b6-32995f24156e" userProvider="AD" userName="Blighe, Kevin [JANUS Non-J&amp;J]"/>
        <t:Anchor>
          <t:Comment id="925885649"/>
        </t:Anchor>
        <t:SetTitle title="@ABDEL-AZIM, GAMAL [JANUS]"/>
      </t:Event>
    </t:History>
  </t:Task>
  <t:Task id="{F7E18981-A255-4F94-AEC3-962A13BB674A}">
    <t:Anchor>
      <t:Comment id="864936925"/>
    </t:Anchor>
    <t:History>
      <t:Event id="{0F741004-A46B-4F9B-8EE4-2C94B7CF649E}" time="2024-12-04T20:19:30.224Z">
        <t:Attribution userId="S::kblighe1@its.jnj.com::5df2d4b8-d36d-408e-a5b6-32995f24156e" userProvider="AD" userName="Blighe, Kevin [JANUS Non-J&amp;J]"/>
        <t:Anchor>
          <t:Comment id="864936925"/>
        </t:Anchor>
        <t:Create/>
      </t:Event>
      <t:Event id="{550F84DD-0771-48D1-9928-AB0A82B0FE41}" time="2024-12-04T20:19:30.224Z">
        <t:Attribution userId="S::kblighe1@its.jnj.com::5df2d4b8-d36d-408e-a5b6-32995f24156e" userProvider="AD" userName="Blighe, Kevin [JANUS Non-J&amp;J]"/>
        <t:Anchor>
          <t:Comment id="864936925"/>
        </t:Anchor>
        <t:Assign userId="S::MSpronk1@its.jnj.com::07e0d5ea-4c2d-42bd-8453-12107f933d95" userProvider="AD" userName="Spronk, Marjolein [JRDUS NON-J&amp;J]"/>
      </t:Event>
      <t:Event id="{E7E5A88B-09AB-436E-8554-4F521FC1DA28}" time="2024-12-04T20:19:30.224Z">
        <t:Attribution userId="S::kblighe1@its.jnj.com::5df2d4b8-d36d-408e-a5b6-32995f24156e" userProvider="AD" userName="Blighe, Kevin [JANUS Non-J&amp;J]"/>
        <t:Anchor>
          <t:Comment id="864936925"/>
        </t:Anchor>
        <t:SetTitle title="Hi Spronk, Marjolein [JRDUS NON-J&amp;J] , may you add information here about the preparation of this?"/>
      </t:Event>
    </t:History>
  </t:Task>
  <t:Task id="{D70207C3-5FD5-434B-95C0-6E04B264BD08}">
    <t:Anchor>
      <t:Comment id="539737264"/>
    </t:Anchor>
    <t:History>
      <t:Event id="{F963786C-C6FD-473B-A790-E5165332E030}" time="2025-02-16T20:57:35.648Z">
        <t:Attribution userId="S::kblighe1@its.jnj.com::5df2d4b8-d36d-408e-a5b6-32995f24156e" userProvider="AD" userName="Blighe, Kevin [JANUS Non-J&amp;J]"/>
        <t:Anchor>
          <t:Comment id="2084655325"/>
        </t:Anchor>
        <t:Create/>
      </t:Event>
      <t:Event id="{3836FE6D-18A7-4237-B623-B5F4D4F87960}" time="2025-02-16T20:57:35.648Z">
        <t:Attribution userId="S::kblighe1@its.jnj.com::5df2d4b8-d36d-408e-a5b6-32995f24156e" userProvider="AD" userName="Blighe, Kevin [JANUS Non-J&amp;J]"/>
        <t:Anchor>
          <t:Comment id="2084655325"/>
        </t:Anchor>
        <t:Assign userId="S::GAbdelAz@its.jnj.com::389b08ae-8569-47b5-b9f3-77ec0d977813" userProvider="AD" userName="ABDEL-AZIM, GAMAL [JANUS]"/>
      </t:Event>
      <t:Event id="{BB9D60E1-2C47-43EB-AF42-09F37AF8CBC3}" time="2025-02-16T20:57:35.648Z">
        <t:Attribution userId="S::kblighe1@its.jnj.com::5df2d4b8-d36d-408e-a5b6-32995f24156e" userProvider="AD" userName="Blighe, Kevin [JANUS Non-J&amp;J]"/>
        <t:Anchor>
          <t:Comment id="2084655325"/>
        </t:Anchor>
        <t:SetTitle title="@ABDEL-AZIM, GAMAL [JANUS]"/>
      </t:Event>
    </t:History>
  </t:Task>
  <t:Task id="{27ED1CAB-E00B-4E38-94A8-59BCD5AFE7BD}">
    <t:Anchor>
      <t:Comment id="2019064331"/>
    </t:Anchor>
    <t:History>
      <t:Event id="{2EE892F2-7863-4DD7-AAA4-16B1ADD8E278}" time="2024-12-04T20:22:48.191Z">
        <t:Attribution userId="S::kblighe1@its.jnj.com::5df2d4b8-d36d-408e-a5b6-32995f24156e" userProvider="AD" userName="Blighe, Kevin [JANUS Non-J&amp;J]"/>
        <t:Anchor>
          <t:Comment id="2019064331"/>
        </t:Anchor>
        <t:Create/>
      </t:Event>
      <t:Event id="{3A73173A-A7EE-439A-B0B8-09FF49B5447C}" time="2024-12-04T20:22:48.191Z">
        <t:Attribution userId="S::kblighe1@its.jnj.com::5df2d4b8-d36d-408e-a5b6-32995f24156e" userProvider="AD" userName="Blighe, Kevin [JANUS Non-J&amp;J]"/>
        <t:Anchor>
          <t:Comment id="2019064331"/>
        </t:Anchor>
        <t:Assign userId="S::GAbdelAz@its.jnj.com::389b08ae-8569-47b5-b9f3-77ec0d977813" userProvider="AD" userName="ABDEL-AZIM, GAMAL [JANUS]"/>
      </t:Event>
      <t:Event id="{1DEDB84B-D9B2-4CD0-B0E5-A9B7891938C1}" time="2024-12-04T20:22:48.191Z">
        <t:Attribution userId="S::kblighe1@its.jnj.com::5df2d4b8-d36d-408e-a5b6-32995f24156e" userProvider="AD" userName="Blighe, Kevin [JANUS Non-J&amp;J]"/>
        <t:Anchor>
          <t:Comment id="2019064331"/>
        </t:Anchor>
        <t:SetTitle title="Hi @ABDEL-AZIM, GAMAL [JANUS], this methods section is for you, I believ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EFE0EC749CD074E8AFD9BD7947897BA" ma:contentTypeVersion="6" ma:contentTypeDescription="Create a new document." ma:contentTypeScope="" ma:versionID="2d81847b3b2629d7496669d05a19f10d">
  <xsd:schema xmlns:xsd="http://www.w3.org/2001/XMLSchema" xmlns:xs="http://www.w3.org/2001/XMLSchema" xmlns:p="http://schemas.microsoft.com/office/2006/metadata/properties" xmlns:ns2="fb685e86-a8bd-4b8a-802d-6348c83c86ec" xmlns:ns3="ab206f53-33a2-4748-a905-bd08e5fabb11" targetNamespace="http://schemas.microsoft.com/office/2006/metadata/properties" ma:root="true" ma:fieldsID="2cb90f8b29281471dc3c05d879a9fd5a" ns2:_="" ns3:_="">
    <xsd:import namespace="fb685e86-a8bd-4b8a-802d-6348c83c86ec"/>
    <xsd:import namespace="ab206f53-33a2-4748-a905-bd08e5fabb1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685e86-a8bd-4b8a-802d-6348c83c86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b206f53-33a2-4748-a905-bd08e5fabb1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p:properties xmlns:p="http://schemas.microsoft.com/office/2006/metadata/properties" xmlns:xsi="http://www.w3.org/2001/XMLSchema-instance" xmlns:pc="http://schemas.microsoft.com/office/infopath/2007/PartnerControls">
  <documentManagement>
    <SharedWithUsers xmlns="ab206f53-33a2-4748-a905-bd08e5fabb11">
      <UserInfo>
        <DisplayName>Tinchi Lin</DisplayName>
        <AccountId>54</AccountId>
        <AccountType/>
      </UserInfo>
      <UserInfo>
        <DisplayName>Kyle Ferber</DisplayName>
        <AccountId>16</AccountId>
        <AccountType/>
      </UserInfo>
      <UserInfo>
        <DisplayName>Jake Gagnon</DisplayName>
        <AccountId>17</AccountId>
        <AccountType/>
      </UserInfo>
      <UserInfo>
        <DisplayName>Chia-Yen Chen</DisplayName>
        <AccountId>85</AccountId>
        <AccountType/>
      </UserInfo>
    </SharedWithUsers>
  </documentManagement>
</p:properties>
</file>

<file path=customXml/itemProps1.xml><?xml version="1.0" encoding="utf-8"?>
<ds:datastoreItem xmlns:ds="http://schemas.openxmlformats.org/officeDocument/2006/customXml" ds:itemID="{327B5B25-6D33-4089-ACD2-17F19639A9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685e86-a8bd-4b8a-802d-6348c83c86ec"/>
    <ds:schemaRef ds:uri="ab206f53-33a2-4748-a905-bd08e5fabb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033127-7F65-4044-8709-A0CDC0D3959D}">
  <ds:schemaRefs>
    <ds:schemaRef ds:uri="http://schemas.microsoft.com/sharepoint/v3/contenttype/forms"/>
  </ds:schemaRefs>
</ds:datastoreItem>
</file>

<file path=customXml/itemProps3.xml><?xml version="1.0" encoding="utf-8"?>
<ds:datastoreItem xmlns:ds="http://schemas.openxmlformats.org/officeDocument/2006/customXml" ds:itemID="{923D992D-A298-C343-A51C-07195933A047}">
  <ds:schemaRefs>
    <ds:schemaRef ds:uri="http://schemas.openxmlformats.org/officeDocument/2006/bibliography"/>
  </ds:schemaRefs>
</ds:datastoreItem>
</file>

<file path=customXml/itemProps4.xml><?xml version="1.0" encoding="utf-8"?>
<ds:datastoreItem xmlns:ds="http://schemas.openxmlformats.org/officeDocument/2006/customXml" ds:itemID="{E37B0FED-E201-4EB7-995A-15F8067FE7E8}">
  <ds:schemaRefs>
    <ds:schemaRef ds:uri="http://schemas.microsoft.com/office/2006/metadata/properties"/>
    <ds:schemaRef ds:uri="http://schemas.microsoft.com/office/infopath/2007/PartnerControls"/>
    <ds:schemaRef ds:uri="ab206f53-33a2-4748-a905-bd08e5fabb11"/>
  </ds:schemaRefs>
</ds:datastoreItem>
</file>

<file path=docMetadata/LabelInfo.xml><?xml version="1.0" encoding="utf-8"?>
<clbl:labelList xmlns:clbl="http://schemas.microsoft.com/office/2020/mipLabelMetadata">
  <clbl:label id="{3ca48ea3-8c75-4d36-b64f-70604b11fd22}" enabled="1" method="Standard" siteId="{3ac94b33-9135-4821-9502-eafda6592a35}"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35</Pages>
  <Words>17902</Words>
  <Characters>102048</Characters>
  <Application>Microsoft Office Word</Application>
  <DocSecurity>0</DocSecurity>
  <Lines>850</Lines>
  <Paragraphs>239</Paragraphs>
  <ScaleCrop>false</ScaleCrop>
  <Manager/>
  <Company>Biogen</Company>
  <LinksUpToDate>false</LinksUpToDate>
  <CharactersWithSpaces>119711</CharactersWithSpaces>
  <SharedDoc>false</SharedDoc>
  <HyperlinkBase/>
  <HLinks>
    <vt:vector size="84" baseType="variant">
      <vt:variant>
        <vt:i4>7405656</vt:i4>
      </vt:variant>
      <vt:variant>
        <vt:i4>390</vt:i4>
      </vt:variant>
      <vt:variant>
        <vt:i4>0</vt:i4>
      </vt:variant>
      <vt:variant>
        <vt:i4>5</vt:i4>
      </vt:variant>
      <vt:variant>
        <vt:lpwstr>mailto:christopherdwhelan@outlook.com</vt:lpwstr>
      </vt:variant>
      <vt:variant>
        <vt:lpwstr/>
      </vt:variant>
      <vt:variant>
        <vt:i4>524316</vt:i4>
      </vt:variant>
      <vt:variant>
        <vt:i4>387</vt:i4>
      </vt:variant>
      <vt:variant>
        <vt:i4>0</vt:i4>
      </vt:variant>
      <vt:variant>
        <vt:i4>5</vt:i4>
      </vt:variant>
      <vt:variant>
        <vt:lpwstr>https://biobank.ndph.ox.ac.uk/showcase/label.cgi?id=1839</vt:lpwstr>
      </vt:variant>
      <vt:variant>
        <vt:lpwstr/>
      </vt:variant>
      <vt:variant>
        <vt:i4>196685</vt:i4>
      </vt:variant>
      <vt:variant>
        <vt:i4>384</vt:i4>
      </vt:variant>
      <vt:variant>
        <vt:i4>0</vt:i4>
      </vt:variant>
      <vt:variant>
        <vt:i4>5</vt:i4>
      </vt:variant>
      <vt:variant>
        <vt:lpwstr>https://www.ukbiobank.ac.uk/enable-your-research</vt:lpwstr>
      </vt:variant>
      <vt:variant>
        <vt:lpwstr/>
      </vt:variant>
      <vt:variant>
        <vt:i4>327747</vt:i4>
      </vt:variant>
      <vt:variant>
        <vt:i4>130</vt:i4>
      </vt:variant>
      <vt:variant>
        <vt:i4>0</vt:i4>
      </vt:variant>
      <vt:variant>
        <vt:i4>5</vt:i4>
      </vt:variant>
      <vt:variant>
        <vt:lpwstr>https://www.mrc-mbu.cam.ac.uk/research-resources-and-facilities/impi</vt:lpwstr>
      </vt:variant>
      <vt:variant>
        <vt:lpwstr/>
      </vt:variant>
      <vt:variant>
        <vt:i4>2424942</vt:i4>
      </vt:variant>
      <vt:variant>
        <vt:i4>107</vt:i4>
      </vt:variant>
      <vt:variant>
        <vt:i4>0</vt:i4>
      </vt:variant>
      <vt:variant>
        <vt:i4>5</vt:i4>
      </vt:variant>
      <vt:variant>
        <vt:lpwstr>https://www.unicef.cn/en/figure-27-national-gini-index-20032017</vt:lpwstr>
      </vt:variant>
      <vt:variant>
        <vt:lpwstr/>
      </vt:variant>
      <vt:variant>
        <vt:i4>786499</vt:i4>
      </vt:variant>
      <vt:variant>
        <vt:i4>98</vt:i4>
      </vt:variant>
      <vt:variant>
        <vt:i4>0</vt:i4>
      </vt:variant>
      <vt:variant>
        <vt:i4>5</vt:i4>
      </vt:variant>
      <vt:variant>
        <vt:lpwstr>https://github.com/anbai106/mlni</vt:lpwstr>
      </vt:variant>
      <vt:variant>
        <vt:lpwstr/>
      </vt:variant>
      <vt:variant>
        <vt:i4>5374049</vt:i4>
      </vt:variant>
      <vt:variant>
        <vt:i4>21</vt:i4>
      </vt:variant>
      <vt:variant>
        <vt:i4>0</vt:i4>
      </vt:variant>
      <vt:variant>
        <vt:i4>5</vt:i4>
      </vt:variant>
      <vt:variant>
        <vt:lpwstr>mailto:KBlighe1@its.jnj.com</vt:lpwstr>
      </vt:variant>
      <vt:variant>
        <vt:lpwstr/>
      </vt:variant>
      <vt:variant>
        <vt:i4>5111917</vt:i4>
      </vt:variant>
      <vt:variant>
        <vt:i4>18</vt:i4>
      </vt:variant>
      <vt:variant>
        <vt:i4>0</vt:i4>
      </vt:variant>
      <vt:variant>
        <vt:i4>5</vt:i4>
      </vt:variant>
      <vt:variant>
        <vt:lpwstr>mailto:MSpronk1@its.jnj.com</vt:lpwstr>
      </vt:variant>
      <vt:variant>
        <vt:lpwstr/>
      </vt:variant>
      <vt:variant>
        <vt:i4>5374049</vt:i4>
      </vt:variant>
      <vt:variant>
        <vt:i4>15</vt:i4>
      </vt:variant>
      <vt:variant>
        <vt:i4>0</vt:i4>
      </vt:variant>
      <vt:variant>
        <vt:i4>5</vt:i4>
      </vt:variant>
      <vt:variant>
        <vt:lpwstr>mailto:KBlighe1@its.jnj.com</vt:lpwstr>
      </vt:variant>
      <vt:variant>
        <vt:lpwstr/>
      </vt:variant>
      <vt:variant>
        <vt:i4>5111917</vt:i4>
      </vt:variant>
      <vt:variant>
        <vt:i4>12</vt:i4>
      </vt:variant>
      <vt:variant>
        <vt:i4>0</vt:i4>
      </vt:variant>
      <vt:variant>
        <vt:i4>5</vt:i4>
      </vt:variant>
      <vt:variant>
        <vt:lpwstr>mailto:MSpronk1@its.jnj.com</vt:lpwstr>
      </vt:variant>
      <vt:variant>
        <vt:lpwstr/>
      </vt:variant>
      <vt:variant>
        <vt:i4>5111917</vt:i4>
      </vt:variant>
      <vt:variant>
        <vt:i4>9</vt:i4>
      </vt:variant>
      <vt:variant>
        <vt:i4>0</vt:i4>
      </vt:variant>
      <vt:variant>
        <vt:i4>5</vt:i4>
      </vt:variant>
      <vt:variant>
        <vt:lpwstr>mailto:MSpronk1@its.jnj.com</vt:lpwstr>
      </vt:variant>
      <vt:variant>
        <vt:lpwstr/>
      </vt:variant>
      <vt:variant>
        <vt:i4>5374049</vt:i4>
      </vt:variant>
      <vt:variant>
        <vt:i4>6</vt:i4>
      </vt:variant>
      <vt:variant>
        <vt:i4>0</vt:i4>
      </vt:variant>
      <vt:variant>
        <vt:i4>5</vt:i4>
      </vt:variant>
      <vt:variant>
        <vt:lpwstr>mailto:KBlighe1@its.jnj.com</vt:lpwstr>
      </vt:variant>
      <vt:variant>
        <vt:lpwstr/>
      </vt:variant>
      <vt:variant>
        <vt:i4>5111917</vt:i4>
      </vt:variant>
      <vt:variant>
        <vt:i4>3</vt:i4>
      </vt:variant>
      <vt:variant>
        <vt:i4>0</vt:i4>
      </vt:variant>
      <vt:variant>
        <vt:i4>5</vt:i4>
      </vt:variant>
      <vt:variant>
        <vt:lpwstr>mailto:MSpronk1@its.jnj.com</vt:lpwstr>
      </vt:variant>
      <vt:variant>
        <vt:lpwstr/>
      </vt:variant>
      <vt:variant>
        <vt:i4>5374049</vt:i4>
      </vt:variant>
      <vt:variant>
        <vt:i4>0</vt:i4>
      </vt:variant>
      <vt:variant>
        <vt:i4>0</vt:i4>
      </vt:variant>
      <vt:variant>
        <vt:i4>5</vt:i4>
      </vt:variant>
      <vt:variant>
        <vt:lpwstr>mailto:KBlighe1@its.jnj.com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D. Whelan</dc:creator>
  <cp:keywords/>
  <dc:description/>
  <cp:lastModifiedBy>Whelan, Christopher   [JRDUS]</cp:lastModifiedBy>
  <cp:revision>2</cp:revision>
  <cp:lastPrinted>2023-04-22T00:15:00Z</cp:lastPrinted>
  <dcterms:created xsi:type="dcterms:W3CDTF">2025-03-27T23:03:00Z</dcterms:created>
  <dcterms:modified xsi:type="dcterms:W3CDTF">2025-03-27T23:03:00Z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6f521d7b-7166-312f-a839-75bc7cfb3b49</vt:lpwstr>
  </property>
  <property fmtid="{D5CDD505-2E9C-101B-9397-08002B2CF9AE}" pid="4" name="Mendeley Citation Style_1">
    <vt:lpwstr>http://www.zotero.org/styles/nature</vt:lpwstr>
  </property>
  <property fmtid="{D5CDD505-2E9C-101B-9397-08002B2CF9AE}" pid="5" name="docIndexRef">
    <vt:lpwstr>fd909890-2d8e-46b0-966e-f68d6ac5201b</vt:lpwstr>
  </property>
  <property fmtid="{D5CDD505-2E9C-101B-9397-08002B2CF9AE}" pid="6" name="bjSaver">
    <vt:lpwstr>1uEH88Ea0h6endRcv27ydZInRfXM7gGV</vt:lpwstr>
  </property>
  <property fmtid="{D5CDD505-2E9C-101B-9397-08002B2CF9AE}" pid="7" name="bjDocumentLabelXML">
    <vt:lpwstr>&lt;?xml version="1.0" encoding="us-ascii"?&gt;&lt;sisl xmlns:xsi="http://www.w3.org/2001/XMLSchema-instance" xmlns:xsd="http://www.w3.org/2001/XMLSchema" sislVersion="0" policy="a10f9ac0-5937-4b4f-b459-96aedd9ed2c5" xmlns="http://www.boldonjames.com/2008/01/sie/i</vt:lpwstr>
  </property>
  <property fmtid="{D5CDD505-2E9C-101B-9397-08002B2CF9AE}" pid="8" name="bjDocumentLabelXML-0">
    <vt:lpwstr>nternal/label"&gt;&lt;element uid="9920fcc9-9f43-4d43-9e3e-b98a219cfd55" value="" /&gt;&lt;/sisl&gt;</vt:lpwstr>
  </property>
  <property fmtid="{D5CDD505-2E9C-101B-9397-08002B2CF9AE}" pid="9" name="bjDocumentSecurityLabel">
    <vt:lpwstr>Not Classified</vt:lpwstr>
  </property>
  <property fmtid="{D5CDD505-2E9C-101B-9397-08002B2CF9AE}" pid="10" name="_NewReviewCycle">
    <vt:lpwstr/>
  </property>
  <property fmtid="{D5CDD505-2E9C-101B-9397-08002B2CF9AE}" pid="11" name="Mendeley Recent Style Id 0_1">
    <vt:lpwstr>http://www.zotero.org/styles/american-medical-association</vt:lpwstr>
  </property>
  <property fmtid="{D5CDD505-2E9C-101B-9397-08002B2CF9AE}" pid="12" name="Mendeley Recent Style Name 0_1">
    <vt:lpwstr>American Medical Association</vt:lpwstr>
  </property>
  <property fmtid="{D5CDD505-2E9C-101B-9397-08002B2CF9AE}" pid="13" name="Mendeley Recent Style Id 1_1">
    <vt:lpwstr>http://www.zotero.org/styles/american-political-science-association</vt:lpwstr>
  </property>
  <property fmtid="{D5CDD505-2E9C-101B-9397-08002B2CF9AE}" pid="14" name="Mendeley Recent Style Name 1_1">
    <vt:lpwstr>American Political Science Association</vt:lpwstr>
  </property>
  <property fmtid="{D5CDD505-2E9C-101B-9397-08002B2CF9AE}" pid="15" name="Mendeley Recent Style Id 2_1">
    <vt:lpwstr>http://www.zotero.org/styles/apa</vt:lpwstr>
  </property>
  <property fmtid="{D5CDD505-2E9C-101B-9397-08002B2CF9AE}" pid="16" name="Mendeley Recent Style Name 2_1">
    <vt:lpwstr>American Psychological Association 6th edition</vt:lpwstr>
  </property>
  <property fmtid="{D5CDD505-2E9C-101B-9397-08002B2CF9AE}" pid="17" name="Mendeley Recent Style Id 3_1">
    <vt:lpwstr>http://www.zotero.org/styles/american-sociological-association</vt:lpwstr>
  </property>
  <property fmtid="{D5CDD505-2E9C-101B-9397-08002B2CF9AE}" pid="18" name="Mendeley Recent Style Name 3_1">
    <vt:lpwstr>American Sociological Association</vt:lpwstr>
  </property>
  <property fmtid="{D5CDD505-2E9C-101B-9397-08002B2CF9AE}" pid="19" name="Mendeley Recent Style Id 4_1">
    <vt:lpwstr>http://www.zotero.org/styles/chicago-author-date</vt:lpwstr>
  </property>
  <property fmtid="{D5CDD505-2E9C-101B-9397-08002B2CF9AE}" pid="20" name="Mendeley Recent Style Name 4_1">
    <vt:lpwstr>Chicago Manual of Style 16th edition (author-date)</vt:lpwstr>
  </property>
  <property fmtid="{D5CDD505-2E9C-101B-9397-08002B2CF9AE}" pid="21" name="Mendeley Recent Style Id 5_1">
    <vt:lpwstr>http://www.zotero.org/styles/harvard1</vt:lpwstr>
  </property>
  <property fmtid="{D5CDD505-2E9C-101B-9397-08002B2CF9AE}" pid="22" name="Mendeley Recent Style Name 5_1">
    <vt:lpwstr>Harvard Reference format 1 (author-date)</vt:lpwstr>
  </property>
  <property fmtid="{D5CDD505-2E9C-101B-9397-08002B2CF9AE}" pid="23" name="Mendeley Recent Style Id 6_1">
    <vt:lpwstr>http://www.zotero.org/styles/ieee</vt:lpwstr>
  </property>
  <property fmtid="{D5CDD505-2E9C-101B-9397-08002B2CF9AE}" pid="24" name="Mendeley Recent Style Name 6_1">
    <vt:lpwstr>IEEE</vt:lpwstr>
  </property>
  <property fmtid="{D5CDD505-2E9C-101B-9397-08002B2CF9AE}" pid="25" name="Mendeley Recent Style Id 7_1">
    <vt:lpwstr>http://www.zotero.org/styles/modern-humanities-research-association</vt:lpwstr>
  </property>
  <property fmtid="{D5CDD505-2E9C-101B-9397-08002B2CF9AE}" pid="26" name="Mendeley Recent Style Name 7_1">
    <vt:lpwstr>Modern Humanities Research Association 3rd edition (note with bibliography)</vt:lpwstr>
  </property>
  <property fmtid="{D5CDD505-2E9C-101B-9397-08002B2CF9AE}" pid="27" name="Mendeley Recent Style Id 8_1">
    <vt:lpwstr>http://www.zotero.org/styles/modern-language-association</vt:lpwstr>
  </property>
  <property fmtid="{D5CDD505-2E9C-101B-9397-08002B2CF9AE}" pid="28" name="Mendeley Recent Style Name 8_1">
    <vt:lpwstr>Modern Language Association 7th edition</vt:lpwstr>
  </property>
  <property fmtid="{D5CDD505-2E9C-101B-9397-08002B2CF9AE}" pid="29" name="Mendeley Recent Style Id 9_1">
    <vt:lpwstr>http://www.zotero.org/styles/nature</vt:lpwstr>
  </property>
  <property fmtid="{D5CDD505-2E9C-101B-9397-08002B2CF9AE}" pid="30" name="Mendeley Recent Style Name 9_1">
    <vt:lpwstr>Nature</vt:lpwstr>
  </property>
  <property fmtid="{D5CDD505-2E9C-101B-9397-08002B2CF9AE}" pid="31" name="ContentTypeId">
    <vt:lpwstr>0x0101003EFE0EC749CD074E8AFD9BD7947897BA</vt:lpwstr>
  </property>
  <property fmtid="{D5CDD505-2E9C-101B-9397-08002B2CF9AE}" pid="32" name="MediaServiceImageTags">
    <vt:lpwstr/>
  </property>
  <property fmtid="{D5CDD505-2E9C-101B-9397-08002B2CF9AE}" pid="33" name="MSIP_Label_4791b42f-c435-42ca-9531-75a3f42aae3d_Enabled">
    <vt:lpwstr>true</vt:lpwstr>
  </property>
  <property fmtid="{D5CDD505-2E9C-101B-9397-08002B2CF9AE}" pid="34" name="MSIP_Label_4791b42f-c435-42ca-9531-75a3f42aae3d_SetDate">
    <vt:lpwstr>2023-03-22T04:34:55Z</vt:lpwstr>
  </property>
  <property fmtid="{D5CDD505-2E9C-101B-9397-08002B2CF9AE}" pid="35" name="MSIP_Label_4791b42f-c435-42ca-9531-75a3f42aae3d_Method">
    <vt:lpwstr>Privileged</vt:lpwstr>
  </property>
  <property fmtid="{D5CDD505-2E9C-101B-9397-08002B2CF9AE}" pid="36" name="MSIP_Label_4791b42f-c435-42ca-9531-75a3f42aae3d_Name">
    <vt:lpwstr>4791b42f-c435-42ca-9531-75a3f42aae3d</vt:lpwstr>
  </property>
  <property fmtid="{D5CDD505-2E9C-101B-9397-08002B2CF9AE}" pid="37" name="MSIP_Label_4791b42f-c435-42ca-9531-75a3f42aae3d_SiteId">
    <vt:lpwstr>7a916015-20ae-4ad1-9170-eefd915e9272</vt:lpwstr>
  </property>
  <property fmtid="{D5CDD505-2E9C-101B-9397-08002B2CF9AE}" pid="38" name="MSIP_Label_4791b42f-c435-42ca-9531-75a3f42aae3d_ActionId">
    <vt:lpwstr>dcee474f-24cc-4e34-ab01-efc1f680d2d6</vt:lpwstr>
  </property>
  <property fmtid="{D5CDD505-2E9C-101B-9397-08002B2CF9AE}" pid="39" name="MSIP_Label_4791b42f-c435-42ca-9531-75a3f42aae3d_ContentBits">
    <vt:lpwstr>0</vt:lpwstr>
  </property>
</Properties>
</file>